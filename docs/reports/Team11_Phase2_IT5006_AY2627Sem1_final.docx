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A494" w14:textId="77777777" w:rsidR="006001A2" w:rsidRDefault="00EE501D">
      <w:pPr>
        <w:pStyle w:val="Title"/>
      </w:pPr>
      <w:r>
        <w:rPr>
          <w:sz w:val="40"/>
        </w:rPr>
        <w:t>End-to-End E-Commerce Predictive Analytics: Delivery Lead Time Regression and Review Detractor Classification at Checkout</w:t>
      </w:r>
    </w:p>
    <w:p w14:paraId="10219C05" w14:textId="77777777" w:rsidR="006001A2" w:rsidRDefault="00EE501D">
      <w:pPr>
        <w:pStyle w:val="Subtitle"/>
      </w:pPr>
      <w:r>
        <w:rPr>
          <w:b/>
        </w:rPr>
        <w:t>Course</w:t>
      </w:r>
      <w:r>
        <w:t>: IT5006 — Fundamentals of Data Analytics (AY 2026/2027 Semester 1)</w:t>
      </w:r>
    </w:p>
    <w:p w14:paraId="746B134D" w14:textId="77777777" w:rsidR="006001A2" w:rsidRDefault="00EE501D">
      <w:pPr>
        <w:spacing w:after="240"/>
      </w:pPr>
      <w:r>
        <w:rPr>
          <w:b/>
          <w:sz w:val="21"/>
        </w:rPr>
        <w:t>Team</w:t>
      </w:r>
      <w:r>
        <w:rPr>
          <w:sz w:val="21"/>
        </w:rPr>
        <w:t>: Team 11</w:t>
      </w:r>
    </w:p>
    <w:p w14:paraId="4AD0669C" w14:textId="77777777" w:rsidR="006001A2" w:rsidRDefault="00EE501D">
      <w:r>
        <w:rPr>
          <w:b/>
        </w:rPr>
        <w:t>Project Phase</w:t>
      </w:r>
      <w:r>
        <w:t>: Phase / Milestone 2: Analytics Implementation — Problem Definition, Model Building &amp; Evaluation</w:t>
      </w:r>
    </w:p>
    <w:p w14:paraId="37FD4F41" w14:textId="77777777" w:rsidR="006001A2" w:rsidRDefault="00EE501D">
      <w:r>
        <w:rPr>
          <w:b/>
        </w:rPr>
        <w:t>Target Audience</w:t>
      </w:r>
      <w:r>
        <w:t>: Academic Reviewers, Course Instructors, and Enterprise Analytics Leadership</w:t>
      </w:r>
    </w:p>
    <w:p w14:paraId="0BD64FA0" w14:textId="77777777" w:rsidR="006001A2" w:rsidRDefault="00EE501D">
      <w:del w:id="2777" w:author="OpenAI Codex" w:date="2026-10-11T06:02:09Z">
        <w:r>
          <w:rPr>
            <w:b/>
          </w:rPr>
          <w:delText>Deliverable Document</w:delText>
        </w:r>
      </w:del>
      <w:del w:id="2778" w:author="OpenAI Codex" w:date="2026-10-11T06:02:09Z">
        <w:r>
          <w:delText>: Technical Report (6–8 Page Core Narrative Body with Self-Contained Verification Appendices)</w:delText>
        </w:r>
      </w:del>
      <w:ins w:id="2779" w:author="OpenAI Codex" w:date="2026-10-11T06:02:09Z">
        <w:r>
          <w:rPr>
            <w:b/>
          </w:rPr>
          <w:t xml:space="preserve">Deliverable Document: Technical Report with Reproducible Modelling Evidence</w:t>
        </w:r>
      </w:ins>
    </w:p>
    <w:p w14:paraId="37B96CE4" w14:textId="77777777" w:rsidR="006001A2" w:rsidRDefault="00EE501D">
      <w:r>
        <w:rPr>
          <w:b/>
        </w:rPr>
        <w:t>Canonical Repository</w:t>
      </w:r>
      <w:r>
        <w:t xml:space="preserve">: </w:t>
      </w:r>
      <w:hyperlink r:id="rId8">
        <w:r>
          <w:rPr>
            <w:color w:val="0563C1"/>
            <w:u w:val="single"/>
          </w:rPr>
          <w:t>https://github.com/wuqianzong/Team11_IT5006_Ecommerce_Analytics_AY2627Sem1</w:t>
        </w:r>
      </w:hyperlink>
      <w:r>
        <w:t xml:space="preserve"> (Branch: </w:t>
      </w:r>
      <w:r>
        <w:rPr>
          <w:rFonts w:ascii="Consolas" w:hAnsi="Consolas"/>
          <w:color w:val="8A1E38"/>
          <w:sz w:val="21"/>
        </w:rPr>
        <w:t>milestone-2</w:t>
      </w:r>
      <w:r>
        <w:t>)</w:t>
      </w:r>
    </w:p>
    <w:p w14:paraId="5F933068" w14:textId="77777777" w:rsidR="006001A2" w:rsidRDefault="00EE501D">
      <w:pPr>
        <w:pStyle w:val="Heading1"/>
        <w:pageBreakBefore/>
      </w:pPr>
      <w:r>
        <w:lastRenderedPageBreak/>
        <w:t>1. Executive Summary &amp; Problem Formulation</w:t>
      </w:r>
    </w:p>
    <w:p w14:paraId="2CB4EDDC" w14:textId="2B88B9C9" w:rsidR="006001A2" w:rsidRDefault="00EE501D">
      <w:r>
        <w:t>This report evaluates checkout-time delivery lead-time regression and low-review classification through one pipeline with two modelling cycles. Cycle 1 establishes nine-feature plain-model and single-tree baselines. Cycle 2 tests task-specific features, transformations, regularization and forests on the same five customer-purged chronological folds. Development selection chose expanded input/target-log forest (leaf 50) for regression (validation MAE 5.0858 ± 1.2092 days) and expanded input-log regularized logistic for classification (validation 0.2349 ± 0.0617 AP). Terminal diagnostic MAE is 3.7277 days; classification AP is 0.1752 versus prevalence 0.1083. The development-selected threshold 0.13740 yields illustrative loss 9,902, compared with 8,535 for no alerts. The terminal cohort was previously inspected; these results do not establish untouched-test performance. Checkout availability is reconstructed and remains an operational assumption.</w:t>
      </w:r>
    </w:p>
    <w:p w14:paraId="3415CFDD" w14:textId="77777777" w:rsidR="006001A2" w:rsidRDefault="00EE501D">
      <w:pPr>
        <w:spacing w:after="50"/>
        <w:ind w:left="403" w:hanging="259"/>
      </w:pPr>
      <w:r>
        <w:rPr>
          <w:b/>
          <w:color w:val="1F4E79"/>
          <w:sz w:val="21"/>
        </w:rPr>
        <w:t xml:space="preserve">1. </w:t>
      </w:r>
      <w:r>
        <w:rPr>
          <w:b/>
          <w:sz w:val="21"/>
        </w:rPr>
        <w:t>Task 1: Fulfilment Lead Time Regression (Logistics &amp; Supply Chain Operations Stakeholder)</w:t>
      </w:r>
      <w:r>
        <w:rPr>
          <w:sz w:val="21"/>
        </w:rPr>
        <w:t>:</w:t>
      </w:r>
    </w:p>
    <w:p w14:paraId="43D41AF1" w14:textId="77777777" w:rsidR="006001A2" w:rsidRDefault="00EE501D">
      <w:pPr>
        <w:spacing w:after="50"/>
        <w:ind w:left="360" w:hanging="216"/>
      </w:pPr>
      <w:r>
        <w:rPr>
          <w:rFonts w:ascii="Arial" w:hAnsi="Arial"/>
          <w:b/>
          <w:color w:val="1F4E79"/>
          <w:sz w:val="20"/>
        </w:rPr>
        <w:t xml:space="preserve">• </w:t>
      </w:r>
      <w:r>
        <w:rPr>
          <w:b/>
          <w:sz w:val="21"/>
        </w:rPr>
        <w:t>Target Formulation</w:t>
      </w:r>
      <w:r>
        <w:rPr>
          <w:sz w:val="21"/>
        </w:rPr>
        <w:t xml:space="preserve">: Continuous delivery lead duration </w:t>
      </w:r>
      <w:proofErr w:type="spellStart"/>
      <w:r>
        <w:rPr>
          <w:rFonts w:ascii="Cambria Math" w:hAnsi="Cambria Math"/>
          <w:sz w:val="21"/>
        </w:rPr>
        <w:t>lead_days</w:t>
      </w:r>
      <w:proofErr w:type="spellEnd"/>
      <w:r>
        <w:rPr>
          <w:rFonts w:ascii="Cambria Math" w:hAnsi="Cambria Math"/>
          <w:sz w:val="21"/>
        </w:rPr>
        <w:t xml:space="preserve"> = (</w:t>
      </w:r>
      <w:proofErr w:type="spellStart"/>
      <w:r>
        <w:rPr>
          <w:rFonts w:ascii="Cambria Math" w:hAnsi="Cambria Math"/>
          <w:sz w:val="21"/>
        </w:rPr>
        <w:t>order_delivered_customer_date</w:t>
      </w:r>
      <w:proofErr w:type="spellEnd"/>
      <w:r>
        <w:rPr>
          <w:rFonts w:ascii="Cambria Math" w:hAnsi="Cambria Math"/>
          <w:sz w:val="21"/>
        </w:rPr>
        <w:t xml:space="preserve"> - </w:t>
      </w:r>
      <w:proofErr w:type="spellStart"/>
      <w:r>
        <w:rPr>
          <w:rFonts w:ascii="Cambria Math" w:hAnsi="Cambria Math"/>
          <w:sz w:val="21"/>
        </w:rPr>
        <w:t>order_purchase_timestamp</w:t>
      </w:r>
      <w:proofErr w:type="spellEnd"/>
      <w:r>
        <w:rPr>
          <w:rFonts w:ascii="Cambria Math" w:hAnsi="Cambria Math"/>
          <w:sz w:val="21"/>
        </w:rPr>
        <w:t>)</w:t>
      </w:r>
      <w:r>
        <w:rPr>
          <w:sz w:val="21"/>
        </w:rPr>
        <w:t xml:space="preserve"> in elapsed fractional calendar days.</w:t>
      </w:r>
    </w:p>
    <w:p w14:paraId="3B1A583B" w14:textId="77777777" w:rsidR="006001A2" w:rsidRDefault="00EE501D">
      <w:pPr>
        <w:spacing w:after="50"/>
        <w:ind w:left="360" w:hanging="216"/>
      </w:pPr>
      <w:r>
        <w:rPr>
          <w:rFonts w:ascii="Arial" w:hAnsi="Arial"/>
          <w:b/>
          <w:color w:val="1F4E79"/>
          <w:sz w:val="20"/>
        </w:rPr>
        <w:t xml:space="preserve">• </w:t>
      </w:r>
      <w:r>
        <w:rPr>
          <w:b/>
          <w:sz w:val="21"/>
        </w:rPr>
        <w:t>Operational Objective</w:t>
      </w:r>
      <w:r>
        <w:rPr>
          <w:sz w:val="21"/>
        </w:rPr>
        <w:t>: Enable the logistics dispatch desk to provide accurate delivery commitments, dynamically calibrate estimated delivery dates (EDD), and proactively identify long-haul logistics bottlenecks.</w:t>
      </w:r>
    </w:p>
    <w:p w14:paraId="7CB7B09D" w14:textId="5DC6C9D2" w:rsidR="006001A2" w:rsidRDefault="00EE501D">
      <w:pPr>
        <w:spacing w:after="50"/>
        <w:ind w:left="360" w:hanging="216"/>
      </w:pPr>
      <w:r>
        <w:rPr>
          <w:rFonts w:ascii="Arial" w:hAnsi="Arial"/>
          <w:b/>
          <w:color w:val="1F4E79"/>
          <w:sz w:val="20"/>
        </w:rPr>
        <w:t>• Evaluation Metrics: Primary MAE reports typical absolute prediction error in elapsed days; secondary RMSE emphasizes large errors and R² compares squared error with a constant-mean reference. Metrics are reported on the original day scale (James et al., 2023). The fitted forests use squared-error training, not an absolute-error objective.</w:t>
      </w:r>
    </w:p>
    <w:p w14:paraId="2DFF676E" w14:textId="77777777" w:rsidR="006001A2" w:rsidRDefault="00EE501D">
      <w:pPr>
        <w:spacing w:after="50"/>
        <w:ind w:left="403" w:hanging="259"/>
      </w:pPr>
      <w:r>
        <w:rPr>
          <w:b/>
          <w:color w:val="1F4E79"/>
          <w:sz w:val="21"/>
        </w:rPr>
        <w:t xml:space="preserve">2. </w:t>
      </w:r>
      <w:r>
        <w:rPr>
          <w:b/>
          <w:sz w:val="21"/>
        </w:rPr>
        <w:t>Task 2: Review Detractor Classification (Customer Experience &amp; Retention Stakeholder)</w:t>
      </w:r>
      <w:r>
        <w:rPr>
          <w:sz w:val="21"/>
        </w:rPr>
        <w:t>:</w:t>
      </w:r>
    </w:p>
    <w:p w14:paraId="3A2FAC1F" w14:textId="016916D9" w:rsidR="006001A2" w:rsidRDefault="00EE501D">
      <w:pPr>
        <w:spacing w:after="50"/>
        <w:ind w:left="360" w:hanging="216"/>
      </w:pPr>
      <w:r>
        <w:rPr>
          <w:rFonts w:ascii="Arial" w:hAnsi="Arial"/>
          <w:b/>
          <w:color w:val="1F4E79"/>
          <w:sz w:val="20"/>
        </w:rPr>
        <w:t xml:space="preserve">• Target Formulation: For each order, take the minimum valid review score across its review records. </w:t>
      </w:r>
      <w:proofErr w:type="spellStart"/>
      <w:r>
        <w:rPr>
          <w:rFonts w:ascii="Arial" w:hAnsi="Arial"/>
          <w:b/>
          <w:color w:val="1F4E79"/>
          <w:sz w:val="20"/>
        </w:rPr>
        <w:t>is_detractor</w:t>
      </w:r>
      <w:proofErr w:type="spellEnd"/>
      <w:r>
        <w:rPr>
          <w:rFonts w:ascii="Arial" w:hAnsi="Arial"/>
          <w:b/>
          <w:color w:val="1F4E79"/>
          <w:sz w:val="20"/>
        </w:rPr>
        <w:t xml:space="preserve"> = </w:t>
      </w:r>
      <w:proofErr w:type="gramStart"/>
      <w:r>
        <w:rPr>
          <w:rFonts w:ascii="Arial" w:hAnsi="Arial"/>
          <w:b/>
          <w:color w:val="1F4E79"/>
          <w:sz w:val="20"/>
        </w:rPr>
        <w:t>I(</w:t>
      </w:r>
      <w:proofErr w:type="spellStart"/>
      <w:proofErr w:type="gramEnd"/>
      <w:r>
        <w:rPr>
          <w:rFonts w:ascii="Arial" w:hAnsi="Arial"/>
          <w:b/>
          <w:color w:val="1F4E79"/>
          <w:sz w:val="20"/>
        </w:rPr>
        <w:t>review_score_min</w:t>
      </w:r>
      <w:proofErr w:type="spellEnd"/>
      <w:r>
        <w:rPr>
          <w:rFonts w:ascii="Arial" w:hAnsi="Arial"/>
          <w:b/>
          <w:color w:val="1F4E79"/>
          <w:sz w:val="20"/>
        </w:rPr>
        <w:t xml:space="preserve"> ≤ 2) </w:t>
      </w:r>
      <w:proofErr w:type="gramStart"/>
      <w:r>
        <w:rPr>
          <w:rFonts w:ascii="Arial" w:hAnsi="Arial"/>
          <w:b/>
          <w:color w:val="1F4E79"/>
          <w:sz w:val="20"/>
        </w:rPr>
        <w:t>identifies</w:t>
      </w:r>
      <w:proofErr w:type="gramEnd"/>
      <w:r>
        <w:rPr>
          <w:rFonts w:ascii="Arial" w:hAnsi="Arial"/>
          <w:b/>
          <w:color w:val="1F4E79"/>
          <w:sz w:val="20"/>
        </w:rPr>
        <w:t xml:space="preserve"> orders with at least one valid 1-star or 2-star review. Review records are used for labels only; review timing is checked for label maturity.</w:t>
      </w:r>
    </w:p>
    <w:p w14:paraId="51EAEDD6" w14:textId="77777777" w:rsidR="006001A2" w:rsidRDefault="00EE501D">
      <w:pPr>
        <w:spacing w:after="50"/>
        <w:ind w:left="360" w:hanging="216"/>
      </w:pPr>
      <w:r>
        <w:rPr>
          <w:rFonts w:ascii="Arial" w:hAnsi="Arial"/>
          <w:b/>
          <w:color w:val="1F4E79"/>
          <w:sz w:val="20"/>
        </w:rPr>
        <w:t xml:space="preserve">• </w:t>
      </w:r>
      <w:r>
        <w:rPr>
          <w:b/>
          <w:sz w:val="21"/>
        </w:rPr>
        <w:t>Operational Objective</w:t>
      </w:r>
      <w:r>
        <w:rPr>
          <w:sz w:val="21"/>
        </w:rPr>
        <w:t>: Flag high-risk shipments at the instant of checkout to trigger proactive customer care workflows (e.g., automated tracking notifications, priority packing, or customer service outreach) prior to fulfilment failure.</w:t>
      </w:r>
    </w:p>
    <w:p w14:paraId="3CB31D02" w14:textId="4C6D7926" w:rsidR="006001A2" w:rsidRDefault="00EE501D">
      <w:pPr>
        <w:spacing w:after="50"/>
        <w:ind w:left="360" w:hanging="216"/>
      </w:pPr>
      <w:r>
        <w:rPr>
          <w:rFonts w:ascii="Arial" w:hAnsi="Arial"/>
          <w:b/>
          <w:color w:val="1F4E79"/>
          <w:sz w:val="20"/>
        </w:rPr>
        <w:t>• Evaluation Metrics: Primary: Average Precision (AP), summarizing precision-recall ranking under class imbalance (10.83% terminal prevalence; 1,707 / 15,769). Secondary: ROC-AUC, Brier score, precision, recall, F1 and illustrative loss with FP cost 1 and FN cost 5. AP is the average-precision implementation rather than trapezoidal PR-curve area. He and Garcia (2009) motivate evaluation beyond accuracy for imbalanced targets; the costs are team assumptions, not measured churn or financial loss.</w:t>
      </w:r>
    </w:p>
    <w:p w14:paraId="3E6CAFA4" w14:textId="77777777" w:rsidR="006001A2" w:rsidRDefault="00EE501D">
      <w:pPr>
        <w:pStyle w:val="Heading2"/>
      </w:pPr>
      <w:r>
        <w:t>Problem Scoping Checklist Verification (Project Brief Compliance)</w:t>
      </w:r>
    </w:p>
    <w:p w14:paraId="6A9AFF37" w14:textId="4F28B074" w:rsidR="006001A2" w:rsidRDefault="00EE501D">
      <w:del w:id="2780" w:author="OpenAI Codex" w:date="2026-10-11T06:02:09Z">
        <w:r>
          <w:delText>The following checklist connects the two task definitions to the project brief. The matched baseline evidence is provided in Sections 4–5 and Appendix H; operational and evaluation limits are stated in Section 8.</w:delText>
        </w:r>
      </w:del>
      <w:ins w:id="2781" w:author="OpenAI Codex" w:date="2026-10-11T06:02:09Z">
        <w:r>
          <w:t xml:space="preserve">The following checklist connects the two task definitions to the project brief. Matched baseline and refinement evidence is provided in Sections 4–5; final diagnostics appear in Section 7 and Appendix C. Operational and evaluation limits are stated in Section 8.</w:t>
        </w:r>
      </w:ins>
    </w:p>
    <w:p w14:paraId="573DDC9C" w14:textId="77777777" w:rsidR="006001A2" w:rsidRDefault="00EE501D">
      <w:pPr>
        <w:spacing w:after="50"/>
        <w:ind w:left="403" w:hanging="259"/>
      </w:pPr>
      <w:r>
        <w:rPr>
          <w:b/>
          <w:color w:val="1F4E79"/>
          <w:sz w:val="21"/>
        </w:rPr>
        <w:t xml:space="preserve">1. </w:t>
      </w:r>
      <w:r>
        <w:rPr>
          <w:i/>
          <w:sz w:val="21"/>
        </w:rPr>
        <w:t>Derivable Target</w:t>
      </w:r>
      <w:r>
        <w:rPr>
          <w:sz w:val="21"/>
        </w:rPr>
        <w:t xml:space="preserve">: Both targets are derived directly from </w:t>
      </w:r>
      <w:proofErr w:type="spellStart"/>
      <w:r>
        <w:rPr>
          <w:sz w:val="21"/>
        </w:rPr>
        <w:t>Olist</w:t>
      </w:r>
      <w:proofErr w:type="spellEnd"/>
      <w:r>
        <w:rPr>
          <w:sz w:val="21"/>
        </w:rPr>
        <w:t xml:space="preserve"> transactional timestamps and review records without external data dependencies.</w:t>
      </w:r>
    </w:p>
    <w:p w14:paraId="7B4541A2" w14:textId="6F2C28AA" w:rsidR="006001A2" w:rsidRDefault="00EE501D">
      <w:pPr>
        <w:spacing w:after="50"/>
        <w:ind w:left="403" w:hanging="259"/>
      </w:pPr>
      <w:r>
        <w:rPr>
          <w:b/>
          <w:color w:val="1F4E79"/>
          <w:sz w:val="21"/>
        </w:rPr>
        <w:t>2. Realistic Features: Predictors are scoped to information assumed available at order purchase (</w:t>
      </w:r>
      <w:proofErr w:type="spellStart"/>
      <w:r>
        <w:rPr>
          <w:b/>
          <w:color w:val="1F4E79"/>
          <w:sz w:val="21"/>
        </w:rPr>
        <w:t>τ_checkout</w:t>
      </w:r>
      <w:proofErr w:type="spellEnd"/>
      <w:r>
        <w:rPr>
          <w:b/>
          <w:color w:val="1F4E79"/>
          <w:sz w:val="21"/>
        </w:rPr>
        <w:t>), using an item-present cohort reconstructed from historical records; prospective item availability requires event-time snapshots.</w:t>
      </w:r>
    </w:p>
    <w:p w14:paraId="2AF3D273" w14:textId="6DA09051" w:rsidR="006001A2" w:rsidRDefault="00EE501D">
      <w:pPr>
        <w:spacing w:after="50"/>
        <w:ind w:left="403" w:hanging="259"/>
      </w:pPr>
      <w:r>
        <w:rPr>
          <w:b/>
          <w:color w:val="1F4E79"/>
          <w:sz w:val="21"/>
        </w:rPr>
        <w:t>3. Predictive Signal: Development analysis motivates spatial, cart and calendar inputs. Their predictive value is assessed through the reported comparisons; descriptive associations do not establish causal effects.</w:t>
      </w:r>
    </w:p>
    <w:p w14:paraId="66DD3D26" w14:textId="05C6774E" w:rsidR="006001A2" w:rsidRDefault="00EE501D">
      <w:pPr>
        <w:spacing w:after="50"/>
        <w:ind w:left="403" w:hanging="259"/>
      </w:pPr>
      <w:r>
        <w:rPr>
          <w:b/>
          <w:color w:val="1F4E79"/>
          <w:sz w:val="21"/>
        </w:rPr>
        <w:t>4. Manageable Imbalance: Evaluated through precision-recall ranking, reliability assessment, and a frozen threshold policy with illustrative asymmetric error costs (FP cost 1; FN cost 5).</w:t>
      </w:r>
    </w:p>
    <w:p w14:paraId="507FBD8F" w14:textId="77777777" w:rsidR="006001A2" w:rsidRDefault="00EE501D">
      <w:pPr>
        <w:spacing w:after="50"/>
        <w:ind w:left="403" w:hanging="259"/>
      </w:pPr>
      <w:r>
        <w:rPr>
          <w:b/>
          <w:color w:val="1F4E79"/>
          <w:sz w:val="21"/>
        </w:rPr>
        <w:t xml:space="preserve">5. </w:t>
      </w:r>
      <w:r>
        <w:rPr>
          <w:i/>
          <w:sz w:val="21"/>
        </w:rPr>
        <w:t>Clear Stakeholders</w:t>
      </w:r>
      <w:r>
        <w:rPr>
          <w:sz w:val="21"/>
        </w:rPr>
        <w:t>: Directly mapped to Logistics Operations (dispatch buffering) and Customer Experience (detractor intervention).</w:t>
      </w:r>
    </w:p>
    <w:p w14:paraId="4F980039" w14:textId="67CA75DB" w:rsidR="006001A2" w:rsidRDefault="00EE501D">
      <w:pPr>
        <w:spacing w:before="80" w:after="120" w:line="269" w:lineRule="auto"/>
        <w:ind w:left="504" w:right="288"/>
      </w:pPr>
      <w:del w:id="2782" w:author="OpenAI Codex" w:date="2026-10-11T06:02:09Z">
        <w:r>
          <w:lastRenderedPageBreak/>
          <w:delText>Table A.1 summarizes the current tasks and selected results; Appendix H supplies the authoritative matched two-cycle comparisons and final diagnostics.</w:delText>
        </w:r>
      </w:del>
      <w:ins w:id="2783" w:author="OpenAI Codex" w:date="2026-10-11T06:02:09Z">
        <w:r>
          <w:t xml:space="preserve">Table A.1 summarizes the tasks and selected results. Sections 4–5 provide the matched two-cycle comparisons; Section 7 and Appendix C provide final diagnostic results.</w:t>
        </w:r>
      </w:ins>
    </w:p>
    <w:p w14:paraId="154D6C6B" w14:textId="77777777" w:rsidR="006001A2" w:rsidRDefault="00EE501D">
      <w:pPr>
        <w:pStyle w:val="Heading1"/>
        <w:pageBreakBefore/>
      </w:pPr>
      <w:r>
        <w:lastRenderedPageBreak/>
        <w:t>2. Data Governance, Relational Architecture &amp; Leakage Elimination</w:t>
      </w:r>
    </w:p>
    <w:p w14:paraId="5644F2F3" w14:textId="77777777" w:rsidR="006001A2" w:rsidRDefault="00EE501D">
      <w:pPr>
        <w:pStyle w:val="Heading2"/>
      </w:pPr>
      <w:r>
        <w:t>2.1 Relational Data Model &amp; Pre-Checkout Integration</w:t>
      </w:r>
    </w:p>
    <w:p w14:paraId="2E294951" w14:textId="5D183DEE" w:rsidR="006001A2" w:rsidRDefault="00EE501D">
      <w:r>
        <w:t>The modelling table contains one row per order. Item, payment and valid-review records are aggregated before order-level joins to avoid multiplying transactions. The following seven tables supply the final task inputs and labels. The full 27-input candidate preparation also joins olist_products_dataset.csv and product_category_name_translation.csv for product summaries. The geography lookup uses filtered median coordinates for composite (ZIP prefix, state) keys. A pinned IBGE BR_Pais_2024 country boundary is a documented, label-independent quality-control reference for 2016–2018 orders; it is not an outcome-derived predictor (References 8–9).</w:t>
      </w:r>
    </w:p>
    <w:p w14:paraId="00EE77A1" w14:textId="77777777" w:rsidR="006001A2" w:rsidRDefault="00EE501D">
      <w:pPr>
        <w:spacing w:after="50"/>
        <w:ind w:left="403" w:hanging="259"/>
      </w:pPr>
      <w:r>
        <w:rPr>
          <w:b/>
          <w:color w:val="1F4E79"/>
          <w:sz w:val="21"/>
        </w:rPr>
        <w:t xml:space="preserve">1. </w:t>
      </w:r>
      <w:r>
        <w:rPr>
          <w:rFonts w:ascii="Consolas" w:hAnsi="Consolas"/>
          <w:color w:val="8A1E38"/>
          <w:sz w:val="20"/>
        </w:rPr>
        <w:t>olist_orders_dataset.csv</w:t>
      </w:r>
      <w:r>
        <w:rPr>
          <w:sz w:val="21"/>
        </w:rPr>
        <w:t xml:space="preserve">: Central transaction backbone providing </w:t>
      </w:r>
      <w:proofErr w:type="spellStart"/>
      <w:r>
        <w:rPr>
          <w:rFonts w:ascii="Consolas" w:hAnsi="Consolas"/>
          <w:color w:val="8A1E38"/>
          <w:sz w:val="20"/>
        </w:rPr>
        <w:t>order_id</w:t>
      </w:r>
      <w:proofErr w:type="spellEnd"/>
      <w:r>
        <w:rPr>
          <w:sz w:val="21"/>
        </w:rPr>
        <w:t xml:space="preserve">, </w:t>
      </w:r>
      <w:proofErr w:type="spellStart"/>
      <w:r>
        <w:rPr>
          <w:rFonts w:ascii="Consolas" w:hAnsi="Consolas"/>
          <w:color w:val="8A1E38"/>
          <w:sz w:val="20"/>
        </w:rPr>
        <w:t>customer_id</w:t>
      </w:r>
      <w:proofErr w:type="spellEnd"/>
      <w:r>
        <w:rPr>
          <w:sz w:val="21"/>
        </w:rPr>
        <w:t xml:space="preserve">, and </w:t>
      </w:r>
      <w:proofErr w:type="spellStart"/>
      <w:r>
        <w:rPr>
          <w:rFonts w:ascii="Consolas" w:hAnsi="Consolas"/>
          <w:color w:val="8A1E38"/>
          <w:sz w:val="20"/>
        </w:rPr>
        <w:t>order_purchase_timestamp</w:t>
      </w:r>
      <w:proofErr w:type="spellEnd"/>
      <w:r>
        <w:rPr>
          <w:sz w:val="21"/>
        </w:rPr>
        <w:t>.</w:t>
      </w:r>
    </w:p>
    <w:p w14:paraId="57700EBD" w14:textId="77777777" w:rsidR="006001A2" w:rsidRDefault="00EE501D">
      <w:pPr>
        <w:spacing w:after="50"/>
        <w:ind w:left="403" w:hanging="259"/>
      </w:pPr>
      <w:r>
        <w:rPr>
          <w:b/>
          <w:color w:val="1F4E79"/>
          <w:sz w:val="21"/>
        </w:rPr>
        <w:t xml:space="preserve">2. </w:t>
      </w:r>
      <w:r>
        <w:rPr>
          <w:rFonts w:ascii="Consolas" w:hAnsi="Consolas"/>
          <w:color w:val="8A1E38"/>
          <w:sz w:val="20"/>
        </w:rPr>
        <w:t>olist_order_items_dataset.csv</w:t>
      </w:r>
      <w:r>
        <w:rPr>
          <w:sz w:val="21"/>
        </w:rPr>
        <w:t xml:space="preserve">: Merged on </w:t>
      </w:r>
      <w:proofErr w:type="spellStart"/>
      <w:r>
        <w:rPr>
          <w:rFonts w:ascii="Consolas" w:hAnsi="Consolas"/>
          <w:color w:val="8A1E38"/>
          <w:sz w:val="20"/>
        </w:rPr>
        <w:t>order_id</w:t>
      </w:r>
      <w:proofErr w:type="spellEnd"/>
      <w:r>
        <w:rPr>
          <w:sz w:val="21"/>
        </w:rPr>
        <w:t xml:space="preserve"> to aggregate item counts, item prices, freight sums, and assigned seller keys.</w:t>
      </w:r>
    </w:p>
    <w:p w14:paraId="00F24BCC" w14:textId="0E251F9F" w:rsidR="006001A2" w:rsidRDefault="00EE501D">
      <w:pPr>
        <w:spacing w:after="50"/>
        <w:ind w:left="403" w:hanging="259"/>
      </w:pPr>
      <w:r>
        <w:rPr>
          <w:b/>
          <w:color w:val="1F4E79"/>
          <w:sz w:val="21"/>
        </w:rPr>
        <w:t xml:space="preserve">3. olist_order_payments_dataset.csv: Aggregated on </w:t>
      </w:r>
      <w:proofErr w:type="spellStart"/>
      <w:r>
        <w:rPr>
          <w:b/>
          <w:color w:val="1F4E79"/>
          <w:sz w:val="21"/>
        </w:rPr>
        <w:t>order_id</w:t>
      </w:r>
      <w:proofErr w:type="spellEnd"/>
      <w:r>
        <w:rPr>
          <w:b/>
          <w:color w:val="1F4E79"/>
          <w:sz w:val="21"/>
        </w:rPr>
        <w:t xml:space="preserve"> for candidate payment summaries and eligibility auditing; these payment summaries are not inputs to the final 11/12-feature recipes.</w:t>
      </w:r>
    </w:p>
    <w:p w14:paraId="6A527599" w14:textId="792D7190" w:rsidR="006001A2" w:rsidRDefault="00EE501D">
      <w:pPr>
        <w:spacing w:after="50"/>
        <w:ind w:left="403" w:hanging="259"/>
      </w:pPr>
      <w:r>
        <w:rPr>
          <w:b/>
          <w:color w:val="1F4E79"/>
          <w:sz w:val="21"/>
        </w:rPr>
        <w:t xml:space="preserve">4. olist_order_reviews_dataset.csv: Valid scores are aggregated on </w:t>
      </w:r>
      <w:proofErr w:type="spellStart"/>
      <w:r>
        <w:rPr>
          <w:b/>
          <w:color w:val="1F4E79"/>
          <w:sz w:val="21"/>
        </w:rPr>
        <w:t>order_id</w:t>
      </w:r>
      <w:proofErr w:type="spellEnd"/>
      <w:r>
        <w:rPr>
          <w:b/>
          <w:color w:val="1F4E79"/>
          <w:sz w:val="21"/>
        </w:rPr>
        <w:t xml:space="preserve"> using their minimum for the classification label; review timestamps support maturity checks and are excluded from predictors.</w:t>
      </w:r>
    </w:p>
    <w:p w14:paraId="78765A07" w14:textId="77777777" w:rsidR="006001A2" w:rsidRDefault="00EE501D">
      <w:pPr>
        <w:spacing w:after="50"/>
        <w:ind w:left="403" w:hanging="259"/>
      </w:pPr>
      <w:r>
        <w:rPr>
          <w:b/>
          <w:color w:val="1F4E79"/>
          <w:sz w:val="21"/>
        </w:rPr>
        <w:t xml:space="preserve">5. </w:t>
      </w:r>
      <w:r>
        <w:rPr>
          <w:rFonts w:ascii="Consolas" w:hAnsi="Consolas"/>
          <w:color w:val="8A1E38"/>
          <w:sz w:val="20"/>
        </w:rPr>
        <w:t>olist_customers_dataset.csv</w:t>
      </w:r>
      <w:r>
        <w:rPr>
          <w:sz w:val="21"/>
        </w:rPr>
        <w:t xml:space="preserve">: Merged on </w:t>
      </w:r>
      <w:proofErr w:type="spellStart"/>
      <w:r>
        <w:rPr>
          <w:rFonts w:ascii="Consolas" w:hAnsi="Consolas"/>
          <w:color w:val="8A1E38"/>
          <w:sz w:val="20"/>
        </w:rPr>
        <w:t>customer_id</w:t>
      </w:r>
      <w:proofErr w:type="spellEnd"/>
      <w:r>
        <w:rPr>
          <w:sz w:val="21"/>
        </w:rPr>
        <w:t xml:space="preserve"> to resolve </w:t>
      </w:r>
      <w:proofErr w:type="spellStart"/>
      <w:r>
        <w:rPr>
          <w:rFonts w:ascii="Consolas" w:hAnsi="Consolas"/>
          <w:color w:val="8A1E38"/>
          <w:sz w:val="20"/>
        </w:rPr>
        <w:t>customer_unique_id</w:t>
      </w:r>
      <w:proofErr w:type="spellEnd"/>
      <w:r>
        <w:rPr>
          <w:sz w:val="21"/>
        </w:rPr>
        <w:t xml:space="preserve">, </w:t>
      </w:r>
      <w:proofErr w:type="spellStart"/>
      <w:r>
        <w:rPr>
          <w:rFonts w:ascii="Consolas" w:hAnsi="Consolas"/>
          <w:color w:val="8A1E38"/>
          <w:sz w:val="20"/>
        </w:rPr>
        <w:t>customer_state</w:t>
      </w:r>
      <w:proofErr w:type="spellEnd"/>
      <w:r>
        <w:rPr>
          <w:sz w:val="21"/>
        </w:rPr>
        <w:t>, and delivery zip-code prefixes.</w:t>
      </w:r>
    </w:p>
    <w:p w14:paraId="6F68B5FA" w14:textId="77777777" w:rsidR="006001A2" w:rsidRDefault="00EE501D">
      <w:pPr>
        <w:spacing w:after="50"/>
        <w:ind w:left="403" w:hanging="259"/>
      </w:pPr>
      <w:r>
        <w:rPr>
          <w:b/>
          <w:color w:val="1F4E79"/>
          <w:sz w:val="21"/>
        </w:rPr>
        <w:t xml:space="preserve">6. </w:t>
      </w:r>
      <w:r>
        <w:rPr>
          <w:rFonts w:ascii="Consolas" w:hAnsi="Consolas"/>
          <w:color w:val="8A1E38"/>
          <w:sz w:val="20"/>
        </w:rPr>
        <w:t>olist_sellers_dataset.csv</w:t>
      </w:r>
      <w:r>
        <w:rPr>
          <w:sz w:val="21"/>
        </w:rPr>
        <w:t xml:space="preserve">: Merged on </w:t>
      </w:r>
      <w:proofErr w:type="spellStart"/>
      <w:r>
        <w:rPr>
          <w:rFonts w:ascii="Consolas" w:hAnsi="Consolas"/>
          <w:color w:val="8A1E38"/>
          <w:sz w:val="20"/>
        </w:rPr>
        <w:t>seller_id</w:t>
      </w:r>
      <w:proofErr w:type="spellEnd"/>
      <w:r>
        <w:rPr>
          <w:sz w:val="21"/>
        </w:rPr>
        <w:t xml:space="preserve"> to capture seller warehouse states and origin zip codes.</w:t>
      </w:r>
    </w:p>
    <w:p w14:paraId="1F1A2631" w14:textId="2ECE1880" w:rsidR="006001A2" w:rsidRDefault="00EE501D">
      <w:pPr>
        <w:spacing w:after="50"/>
        <w:ind w:left="403" w:hanging="259"/>
      </w:pPr>
      <w:r>
        <w:rPr>
          <w:b/>
          <w:color w:val="1F4E79"/>
          <w:sz w:val="21"/>
        </w:rPr>
        <w:t>7. olist_geolocation_dataset.csv: Coordinates are filtered and summarized at composite (ZIP prefix, state) grain, then joined to customer and distinct-seller keys for Haversine distances. Distance is straight-line separation between centroids, not observed route length.</w:t>
      </w:r>
    </w:p>
    <w:p w14:paraId="4937EEB5" w14:textId="77777777" w:rsidR="006001A2" w:rsidRDefault="00EE501D">
      <w:pPr>
        <w:pStyle w:val="Heading2"/>
      </w:pPr>
      <w:r>
        <w:t>2.2 The Point-of-Checkout Contract &amp; Quarantined Attributes</w:t>
      </w:r>
    </w:p>
    <w:p w14:paraId="01CD657B" w14:textId="77777777" w:rsidR="006001A2" w:rsidRDefault="00EE501D">
      <w:r>
        <w:t xml:space="preserve">A fatal failure mode in transactional analytics is target leakage—training models on variables generated downstream of the prediction point (Project Brief Warning &amp; Teacher Pitfall 2). We establish a strict </w:t>
      </w:r>
      <w:r>
        <w:rPr>
          <w:b/>
        </w:rPr>
        <w:t>Point-of-Checkout Contract</w:t>
      </w:r>
      <w:r>
        <w:t>:</w:t>
      </w:r>
    </w:p>
    <w:p w14:paraId="3FBADD5A" w14:textId="77777777" w:rsidR="006001A2" w:rsidRDefault="00EE501D">
      <w:pPr>
        <w:keepNext/>
        <w:spacing w:before="120" w:after="120"/>
        <w:jc w:val="center"/>
      </w:pPr>
      <w:proofErr w:type="spellStart"/>
      <w:r>
        <w:rPr>
          <w:rFonts w:ascii="Cambria Math" w:hAnsi="Cambria Math"/>
          <w:b/>
        </w:rPr>
        <w:t>I_known</w:t>
      </w:r>
      <w:proofErr w:type="spellEnd"/>
      <w:r>
        <w:rPr>
          <w:rFonts w:ascii="Cambria Math" w:hAnsi="Cambria Math"/>
          <w:b/>
        </w:rPr>
        <w:t>(</w:t>
      </w:r>
      <w:proofErr w:type="spellStart"/>
      <w:r>
        <w:rPr>
          <w:rFonts w:ascii="Cambria Math" w:hAnsi="Cambria Math"/>
          <w:b/>
        </w:rPr>
        <w:t>τ_checkout</w:t>
      </w:r>
      <w:proofErr w:type="spellEnd"/>
      <w:r>
        <w:rPr>
          <w:rFonts w:ascii="Cambria Math" w:hAnsi="Cambria Math"/>
          <w:b/>
        </w:rPr>
        <w:t xml:space="preserve">) = {x ∈ D | </w:t>
      </w:r>
      <w:proofErr w:type="spellStart"/>
      <w:r>
        <w:rPr>
          <w:rFonts w:ascii="Cambria Math" w:hAnsi="Cambria Math"/>
          <w:b/>
        </w:rPr>
        <w:t>t_event</w:t>
      </w:r>
      <w:proofErr w:type="spellEnd"/>
      <w:r>
        <w:rPr>
          <w:rFonts w:ascii="Cambria Math" w:hAnsi="Cambria Math"/>
          <w:b/>
        </w:rPr>
        <w:t xml:space="preserve">(x) ≤ </w:t>
      </w:r>
      <w:proofErr w:type="spellStart"/>
      <w:r>
        <w:rPr>
          <w:rFonts w:ascii="Cambria Math" w:hAnsi="Cambria Math"/>
          <w:b/>
        </w:rPr>
        <w:t>τ_checkout</w:t>
      </w:r>
      <w:proofErr w:type="spellEnd"/>
      <w:r>
        <w:rPr>
          <w:rFonts w:ascii="Cambria Math" w:hAnsi="Cambria Math"/>
          <w:b/>
        </w:rPr>
        <w:t>}</w:t>
      </w:r>
    </w:p>
    <w:p w14:paraId="7ECA8BFA" w14:textId="77777777" w:rsidR="006001A2" w:rsidRDefault="00EE501D">
      <w:r>
        <w:t xml:space="preserve">Downstream fields are strictly quarantined and barred from the feature design matrix </w:t>
      </w:r>
      <w:r>
        <w:rPr>
          <w:rFonts w:ascii="Cambria Math" w:hAnsi="Cambria Math"/>
        </w:rPr>
        <w:t>X</w:t>
      </w:r>
      <w:r>
        <w:t>:</w:t>
      </w:r>
    </w:p>
    <w:p w14:paraId="3B68F533" w14:textId="77777777" w:rsidR="006001A2" w:rsidRDefault="00EE501D">
      <w:pPr>
        <w:spacing w:after="50"/>
        <w:ind w:left="360" w:hanging="216"/>
      </w:pPr>
      <w:r>
        <w:rPr>
          <w:rFonts w:ascii="Arial" w:hAnsi="Arial"/>
          <w:b/>
          <w:color w:val="1F4E79"/>
          <w:sz w:val="20"/>
        </w:rPr>
        <w:t xml:space="preserve">• </w:t>
      </w:r>
      <w:r>
        <w:rPr>
          <w:b/>
          <w:sz w:val="21"/>
        </w:rPr>
        <w:t>Quarantined Carrier Milestones</w:t>
      </w:r>
      <w:r>
        <w:rPr>
          <w:sz w:val="21"/>
        </w:rPr>
        <w:t xml:space="preserve">: </w:t>
      </w:r>
      <w:proofErr w:type="spellStart"/>
      <w:r>
        <w:rPr>
          <w:rFonts w:ascii="Consolas" w:hAnsi="Consolas"/>
          <w:color w:val="8A1E38"/>
          <w:sz w:val="20"/>
        </w:rPr>
        <w:t>order_delivered_carrier_date</w:t>
      </w:r>
      <w:proofErr w:type="spellEnd"/>
      <w:r>
        <w:rPr>
          <w:sz w:val="21"/>
        </w:rPr>
        <w:t xml:space="preserve">, </w:t>
      </w:r>
      <w:proofErr w:type="spellStart"/>
      <w:r>
        <w:rPr>
          <w:rFonts w:ascii="Consolas" w:hAnsi="Consolas"/>
          <w:color w:val="8A1E38"/>
          <w:sz w:val="20"/>
        </w:rPr>
        <w:t>order_estimated_delivery_date</w:t>
      </w:r>
      <w:proofErr w:type="spellEnd"/>
      <w:r>
        <w:rPr>
          <w:sz w:val="21"/>
        </w:rPr>
        <w:t xml:space="preserve">, </w:t>
      </w:r>
      <w:proofErr w:type="spellStart"/>
      <w:r>
        <w:rPr>
          <w:rFonts w:ascii="Consolas" w:hAnsi="Consolas"/>
          <w:color w:val="8A1E38"/>
          <w:sz w:val="20"/>
        </w:rPr>
        <w:t>order_delivered_customer_date</w:t>
      </w:r>
      <w:proofErr w:type="spellEnd"/>
      <w:r>
        <w:rPr>
          <w:sz w:val="21"/>
        </w:rPr>
        <w:t>.</w:t>
      </w:r>
    </w:p>
    <w:p w14:paraId="44937746" w14:textId="77777777" w:rsidR="006001A2" w:rsidRDefault="00EE501D">
      <w:pPr>
        <w:spacing w:after="50"/>
        <w:ind w:left="360" w:hanging="216"/>
      </w:pPr>
      <w:r>
        <w:rPr>
          <w:rFonts w:ascii="Arial" w:hAnsi="Arial"/>
          <w:b/>
          <w:color w:val="1F4E79"/>
          <w:sz w:val="20"/>
        </w:rPr>
        <w:t xml:space="preserve">• </w:t>
      </w:r>
      <w:r>
        <w:rPr>
          <w:b/>
          <w:sz w:val="21"/>
        </w:rPr>
        <w:t>Quarantined Outcome Variables</w:t>
      </w:r>
      <w:r>
        <w:rPr>
          <w:sz w:val="21"/>
        </w:rPr>
        <w:t xml:space="preserve">: </w:t>
      </w:r>
      <w:proofErr w:type="spellStart"/>
      <w:r>
        <w:rPr>
          <w:rFonts w:ascii="Consolas" w:hAnsi="Consolas"/>
          <w:color w:val="8A1E38"/>
          <w:sz w:val="20"/>
        </w:rPr>
        <w:t>order_status</w:t>
      </w:r>
      <w:proofErr w:type="spellEnd"/>
      <w:r>
        <w:rPr>
          <w:sz w:val="21"/>
        </w:rPr>
        <w:t xml:space="preserve"> (contains </w:t>
      </w:r>
      <w:r>
        <w:rPr>
          <w:rFonts w:ascii="Consolas" w:hAnsi="Consolas"/>
          <w:color w:val="8A1E38"/>
          <w:sz w:val="20"/>
        </w:rPr>
        <w:t>delivered</w:t>
      </w:r>
      <w:r>
        <w:rPr>
          <w:sz w:val="21"/>
        </w:rPr>
        <w:t xml:space="preserve">, </w:t>
      </w:r>
      <w:r>
        <w:rPr>
          <w:rFonts w:ascii="Consolas" w:hAnsi="Consolas"/>
          <w:color w:val="8A1E38"/>
          <w:sz w:val="20"/>
        </w:rPr>
        <w:t>canceled</w:t>
      </w:r>
      <w:r>
        <w:rPr>
          <w:sz w:val="21"/>
        </w:rPr>
        <w:t xml:space="preserve">), </w:t>
      </w:r>
      <w:proofErr w:type="spellStart"/>
      <w:r>
        <w:rPr>
          <w:rFonts w:ascii="Consolas" w:hAnsi="Consolas"/>
          <w:color w:val="8A1E38"/>
          <w:sz w:val="20"/>
        </w:rPr>
        <w:t>review_score</w:t>
      </w:r>
      <w:proofErr w:type="spellEnd"/>
      <w:r>
        <w:rPr>
          <w:sz w:val="21"/>
        </w:rPr>
        <w:t xml:space="preserve">, </w:t>
      </w:r>
      <w:proofErr w:type="spellStart"/>
      <w:r>
        <w:rPr>
          <w:rFonts w:ascii="Consolas" w:hAnsi="Consolas"/>
          <w:color w:val="8A1E38"/>
          <w:sz w:val="20"/>
        </w:rPr>
        <w:t>review_comment_message</w:t>
      </w:r>
      <w:proofErr w:type="spellEnd"/>
      <w:r>
        <w:rPr>
          <w:sz w:val="21"/>
        </w:rPr>
        <w:t>.</w:t>
      </w:r>
    </w:p>
    <w:p w14:paraId="685398C9" w14:textId="77777777" w:rsidR="006001A2" w:rsidRDefault="00EE501D">
      <w:pPr>
        <w:spacing w:after="50"/>
        <w:ind w:left="360" w:hanging="216"/>
      </w:pPr>
      <w:r>
        <w:rPr>
          <w:rFonts w:ascii="Arial" w:hAnsi="Arial"/>
          <w:b/>
          <w:color w:val="1F4E79"/>
          <w:sz w:val="20"/>
        </w:rPr>
        <w:t xml:space="preserve">• </w:t>
      </w:r>
      <w:r>
        <w:rPr>
          <w:b/>
          <w:sz w:val="21"/>
        </w:rPr>
        <w:t>Quarantined Post-Purchase Approvals</w:t>
      </w:r>
      <w:r>
        <w:rPr>
          <w:sz w:val="21"/>
        </w:rPr>
        <w:t xml:space="preserve">: </w:t>
      </w:r>
      <w:proofErr w:type="spellStart"/>
      <w:r>
        <w:rPr>
          <w:rFonts w:ascii="Consolas" w:hAnsi="Consolas"/>
          <w:color w:val="8A1E38"/>
          <w:sz w:val="20"/>
        </w:rPr>
        <w:t>payment_sequential</w:t>
      </w:r>
      <w:proofErr w:type="spellEnd"/>
      <w:r>
        <w:rPr>
          <w:sz w:val="21"/>
        </w:rPr>
        <w:t xml:space="preserve"> updates, post-order payment </w:t>
      </w:r>
      <w:proofErr w:type="gramStart"/>
      <w:r>
        <w:rPr>
          <w:sz w:val="21"/>
        </w:rPr>
        <w:t>retry</w:t>
      </w:r>
      <w:proofErr w:type="gramEnd"/>
      <w:r>
        <w:rPr>
          <w:sz w:val="21"/>
        </w:rPr>
        <w:t xml:space="preserve"> flags.</w:t>
      </w:r>
    </w:p>
    <w:p w14:paraId="6A19477C" w14:textId="77777777" w:rsidR="006001A2" w:rsidRDefault="00EE501D">
      <w:pPr>
        <w:pStyle w:val="Heading2"/>
      </w:pPr>
      <w:r>
        <w:t>2.3 Cart Checkout Scoping &amp; Zero-Item Ex-Post Cancellation Leakage Remediation</w:t>
      </w:r>
    </w:p>
    <w:p w14:paraId="66D85289" w14:textId="338EB15B" w:rsidR="006001A2" w:rsidRDefault="00EE501D">
      <w:r>
        <w:t>Transactional auditing identified a potential retrospective shortcut associated with zero-item records; the final model is scoped to an item-present reconstructed cohort:</w:t>
      </w:r>
    </w:p>
    <w:p w14:paraId="13E34097" w14:textId="0436B525" w:rsidR="006001A2" w:rsidRDefault="00EE501D">
      <w:pPr>
        <w:spacing w:after="50"/>
        <w:ind w:left="360" w:hanging="216"/>
      </w:pPr>
      <w:r>
        <w:t>• The Conceptual Flaw: In an e-commerce checkout interface, an order cannot be placed with an empty shopping cart; by definition, every legitimate checkout contains at least one line item (</w:t>
      </w:r>
      <w:proofErr w:type="spellStart"/>
      <w:r>
        <w:t>n_items</w:t>
      </w:r>
      <w:proofErr w:type="spellEnd"/>
      <w:r>
        <w:t xml:space="preserve"> &gt;= 1). Across the entire raw </w:t>
      </w:r>
      <w:proofErr w:type="spellStart"/>
      <w:r>
        <w:t>Olist</w:t>
      </w:r>
      <w:proofErr w:type="spellEnd"/>
      <w:r>
        <w:t xml:space="preserve"> base of 99,441 orders, 775 orders contain 0 rows in olist_order_items_dataset.csv (603 unavailable, 164 canceled, 5 created, 2 invoiced, 1 shipped). Of these 775 zero-item orders, 772 possess usable payment records, and 756 are review-eligible, among which 79.497% (601/756) are 1-star or 2-star detractor reviews.</w:t>
      </w:r>
    </w:p>
    <w:p w14:paraId="1031AD23" w14:textId="66514CBE" w:rsidR="006001A2" w:rsidRDefault="00EE501D">
      <w:pPr>
        <w:spacing w:after="50"/>
        <w:ind w:left="360" w:hanging="216"/>
      </w:pPr>
      <w:r>
        <w:lastRenderedPageBreak/>
        <w:t>• Diagnostic Root Cause: Transaction status decomposition revealed that these 775 zero-item records were predominantly marked as 'unavailable' (603 orders) or 'canceled' (164 orders), representing fulfillment failures. Crucially, 79.497% (601/756) of eligible zero-item orders received 1-star or 2-star detractor reviews. Filtering zero-item orders establishes an item-present conditional cohort at checkout. However, we acknowledge this rests on an event-time availability assumption: historical item absence in relational database tables reflects recorded ex-post state and may stem from post-checkout fulfillment cancellations or administrative omissions rather than empty carts at purchase time.</w:t>
      </w:r>
    </w:p>
    <w:p w14:paraId="5CCBC7BE" w14:textId="1841B4ED" w:rsidR="006001A2" w:rsidRDefault="00EE501D">
      <w:pPr>
        <w:spacing w:after="50"/>
        <w:ind w:left="360" w:hanging="216"/>
      </w:pPr>
      <w:del w:id="2784" w:author="OpenAI Codex" w:date="2026-10-11T06:02:09Z">
        <w:r>
          <w:delText xml:space="preserve">• Remediation Protocol (Option 1: Item-Present Cohort Scoping): Retaining zero-item indicator flags such as </w:delText>
        </w:r>
      </w:del>
      <w:proofErr w:type="spellStart"/>
      <w:del w:id="2785" w:author="OpenAI Codex" w:date="2026-10-11T06:02:09Z">
        <w:r>
          <w:delText>has_items</w:delText>
        </w:r>
      </w:del>
      <w:proofErr w:type="spellEnd"/>
      <w:del w:id="2786" w:author="OpenAI Codex" w:date="2026-10-11T06:02:09Z">
        <w:r>
          <w:delText xml:space="preserve"> or </w:delText>
        </w:r>
      </w:del>
      <w:proofErr w:type="spellStart"/>
      <w:del w:id="2787" w:author="OpenAI Codex" w:date="2026-10-11T06:02:09Z">
        <w:r>
          <w:delText>freight_ratio_missing</w:delText>
        </w:r>
      </w:del>
      <w:proofErr w:type="spellEnd"/>
      <w:del w:id="2788" w:author="OpenAI Codex" w:date="2026-10-11T06:02:09Z">
        <w:r>
          <w:delText xml:space="preserve"> introduces a retrospective predictive shortcut, as item absence strongly correlates with post-purchase fulfillment failure rather than pre-checkout customer intent. Enforcing item-present cart scoping (</w:delText>
        </w:r>
      </w:del>
      <w:proofErr w:type="spellStart"/>
      <w:del w:id="2789" w:author="OpenAI Codex" w:date="2026-10-11T06:02:09Z">
        <w:r>
          <w:delText>has_items</w:delText>
        </w:r>
      </w:del>
      <w:proofErr w:type="spellEnd"/>
      <w:del w:id="2790" w:author="OpenAI Codex" w:date="2026-10-11T06:02:09Z">
        <w:r>
          <w:delText xml:space="preserve"> == 1) excluded 604 review-eligible zero-item rows from the initial development pool (refining it to N = 78,334) and 38 from the late terminal window (leaving N = 15,769). In the final preterminal training partition, mature item-present support is N = 59,466 (regression) and N = 59,740 (classification), while </w:delText>
        </w:r>
      </w:del>
      <w:proofErr w:type="spellStart"/>
      <w:del w:id="2791" w:author="OpenAI Codex" w:date="2026-10-11T06:02:09Z">
        <w:r>
          <w:delText>has_items</w:delText>
        </w:r>
      </w:del>
      <w:proofErr w:type="spellEnd"/>
      <w:del w:id="2792" w:author="OpenAI Codex" w:date="2026-10-11T06:02:09Z">
        <w:r>
          <w:delText xml:space="preserve"> and </w:delText>
        </w:r>
      </w:del>
      <w:proofErr w:type="spellStart"/>
      <w:del w:id="2793" w:author="OpenAI Codex" w:date="2026-10-11T06:02:09Z">
        <w:r>
          <w:delText>freight_ratio_missing</w:delText>
        </w:r>
      </w:del>
      <w:proofErr w:type="spellEnd"/>
      <w:del w:id="2794" w:author="OpenAI Codex" w:date="2026-10-11T06:02:09Z">
        <w:r>
          <w:delText xml:space="preserve"> are pruned from all predictor sets. We emphasize that this defines an item-present conditional cohort based on reconstructed database records; in the absence of event-time cart snapshots, item presence remains an assumed operational proxy rather than certified prospective availability. Furthermore, while maturity gating curbs right-censoring of transit durations, it cannot rule out all unobserved attrition mechanisms.</w:delText>
        </w:r>
      </w:del>
      <w:ins w:id="2795" w:author="OpenAI Codex" w:date="2026-10-11T06:02:09Z">
        <w:r>
          <w:t xml:space="preserve">• Item-Present Cohort Scoping: Retaining zero-item indicator flags such as has_items or freight_ratio_missing introduces a retrospective predictive shortcut, as item absence strongly correlates with post-purchase fulfillment failure rather than pre-checkout customer intent. Enforcing item-present cart scoping (has_items == 1) excluded 604 review-eligible zero-item rows from the initial development pool (refining it to N = 78,334) and 38 from the late terminal window (leaving N = 15,769). In the final preterminal training partition, mature item-present support is N = 59,466 (regression) and N = 59,740 (classification), while has_items and freight_ratio_missing are pruned from all predictor sets. We emphasize that this defines an item-present conditional cohort based on reconstructed database records; in the absence of event-time cart snapshots, item presence remains an assumed operational proxy rather than certified prospective availability. Furthermore, while maturity gating curbs right-censoring of transit durations, it cannot rule out all unobserved attrition mechanisms.</w:t>
        </w:r>
      </w:ins>
    </w:p>
    <w:p w14:paraId="10BAAE6D" w14:textId="77777777" w:rsidR="006001A2" w:rsidRDefault="00EE501D">
      <w:pPr>
        <w:pStyle w:val="Heading2"/>
      </w:pPr>
      <w:r>
        <w:t xml:space="preserve">2.4 Entity Resolution: </w:t>
      </w:r>
      <w:proofErr w:type="spellStart"/>
      <w:r>
        <w:rPr>
          <w:rFonts w:ascii="Consolas" w:hAnsi="Consolas"/>
          <w:color w:val="8A1E38"/>
          <w:sz w:val="24"/>
        </w:rPr>
        <w:t>customer_id</w:t>
      </w:r>
      <w:proofErr w:type="spellEnd"/>
      <w:r>
        <w:t xml:space="preserve"> vs. </w:t>
      </w:r>
      <w:proofErr w:type="spellStart"/>
      <w:r>
        <w:rPr>
          <w:rFonts w:ascii="Consolas" w:hAnsi="Consolas"/>
          <w:color w:val="8A1E38"/>
          <w:sz w:val="24"/>
        </w:rPr>
        <w:t>customer_unique_id</w:t>
      </w:r>
      <w:proofErr w:type="spellEnd"/>
    </w:p>
    <w:p w14:paraId="64C23C60" w14:textId="77777777" w:rsidR="006001A2" w:rsidRDefault="00EE501D">
      <w:r>
        <w:t xml:space="preserve">The </w:t>
      </w:r>
      <w:proofErr w:type="spellStart"/>
      <w:r>
        <w:t>Olist</w:t>
      </w:r>
      <w:proofErr w:type="spellEnd"/>
      <w:r>
        <w:t xml:space="preserve"> schema creates an ephemeral </w:t>
      </w:r>
      <w:proofErr w:type="spellStart"/>
      <w:r>
        <w:rPr>
          <w:rFonts w:ascii="Consolas" w:hAnsi="Consolas"/>
          <w:color w:val="8A1E38"/>
          <w:sz w:val="21"/>
        </w:rPr>
        <w:t>customer_id</w:t>
      </w:r>
      <w:proofErr w:type="spellEnd"/>
      <w:r>
        <w:t xml:space="preserve"> per transaction, whereas </w:t>
      </w:r>
      <w:proofErr w:type="spellStart"/>
      <w:r>
        <w:rPr>
          <w:rFonts w:ascii="Consolas" w:hAnsi="Consolas"/>
          <w:color w:val="8A1E38"/>
          <w:sz w:val="21"/>
        </w:rPr>
        <w:t>customer_unique_id</w:t>
      </w:r>
      <w:proofErr w:type="spellEnd"/>
      <w:r>
        <w:t xml:space="preserve"> identifies the actual individual across repeat purchases over time. Splitting or grouping on </w:t>
      </w:r>
      <w:proofErr w:type="spellStart"/>
      <w:r>
        <w:rPr>
          <w:rFonts w:ascii="Consolas" w:hAnsi="Consolas"/>
          <w:color w:val="8A1E38"/>
          <w:sz w:val="21"/>
        </w:rPr>
        <w:t>customer_id</w:t>
      </w:r>
      <w:proofErr w:type="spellEnd"/>
      <w:r>
        <w:t xml:space="preserve"> creates entity leakage (Project Brief Warning). All customer identity groupings and repeat-transaction logic are resolved strictly through </w:t>
      </w:r>
      <w:proofErr w:type="spellStart"/>
      <w:r>
        <w:rPr>
          <w:rFonts w:ascii="Consolas" w:hAnsi="Consolas"/>
          <w:color w:val="8A1E38"/>
          <w:sz w:val="21"/>
        </w:rPr>
        <w:t>customer_unique_id</w:t>
      </w:r>
      <w:proofErr w:type="spellEnd"/>
      <w:r>
        <w:t>.</w:t>
      </w:r>
    </w:p>
    <w:p w14:paraId="0A93123C" w14:textId="77777777" w:rsidR="006001A2" w:rsidRDefault="00EE501D">
      <w:pPr>
        <w:pStyle w:val="Heading2"/>
      </w:pPr>
      <w:r>
        <w:t>2.5 The Temporal-Customer Leakage Trap &amp; Chronological Expanding Windows</w:t>
      </w:r>
    </w:p>
    <w:p w14:paraId="472F35BA" w14:textId="77777777" w:rsidR="006001A2" w:rsidRDefault="00EE501D">
      <w:r>
        <w:t xml:space="preserve">Standard grouped K-Fold cross-validation grouped by </w:t>
      </w:r>
      <w:proofErr w:type="spellStart"/>
      <w:r>
        <w:rPr>
          <w:rFonts w:ascii="Consolas" w:hAnsi="Consolas"/>
          <w:color w:val="8A1E38"/>
          <w:sz w:val="21"/>
        </w:rPr>
        <w:t>customer_unique_id</w:t>
      </w:r>
      <w:proofErr w:type="spellEnd"/>
      <w:r>
        <w:t xml:space="preserve"> introduces a subtle </w:t>
      </w:r>
      <w:r>
        <w:rPr>
          <w:b/>
        </w:rPr>
        <w:t>temporal leakage trap</w:t>
      </w:r>
      <w:r>
        <w:t>:</w:t>
      </w:r>
    </w:p>
    <w:p w14:paraId="792D07AB" w14:textId="474D3A4B" w:rsidR="006001A2" w:rsidRDefault="00EE501D">
      <w:pPr>
        <w:spacing w:after="50"/>
        <w:ind w:left="360" w:hanging="216"/>
      </w:pPr>
      <w:r>
        <w:rPr>
          <w:rFonts w:ascii="Arial" w:hAnsi="Arial"/>
          <w:b/>
          <w:color w:val="1F4E79"/>
          <w:sz w:val="20"/>
        </w:rPr>
        <w:t>• The Failure Mechanism: A non-temporal grouped split can use a July 2018 order to train a model evaluated on a January 2017 order from a different customer. Customer grouping alone therefore does not protect future-facing evaluation from changes in the data-generating environment. Postal rates, carrier states and other mechanisms were not observed in these predictors.</w:t>
      </w:r>
    </w:p>
    <w:p w14:paraId="4F8C28ED" w14:textId="77777777" w:rsidR="006001A2" w:rsidRDefault="00EE501D">
      <w:pPr>
        <w:spacing w:after="50"/>
        <w:ind w:left="360" w:hanging="216"/>
      </w:pPr>
      <w:r>
        <w:rPr>
          <w:rFonts w:ascii="Arial" w:hAnsi="Arial"/>
          <w:b/>
          <w:color w:val="1F4E79"/>
          <w:sz w:val="20"/>
        </w:rPr>
        <w:t xml:space="preserve">• </w:t>
      </w:r>
      <w:r>
        <w:rPr>
          <w:i/>
          <w:sz w:val="21"/>
        </w:rPr>
        <w:t>The Architectural Resolution</w:t>
      </w:r>
      <w:r>
        <w:rPr>
          <w:sz w:val="21"/>
        </w:rPr>
        <w:t xml:space="preserve">: We implemented a </w:t>
      </w:r>
      <w:r>
        <w:rPr>
          <w:b/>
          <w:sz w:val="21"/>
        </w:rPr>
        <w:t>Chronological Expanding Window Architecture with Strict Customer Purging</w:t>
      </w:r>
      <w:r>
        <w:rPr>
          <w:sz w:val="21"/>
        </w:rPr>
        <w:t>:</w:t>
      </w:r>
    </w:p>
    <w:p w14:paraId="4F0AE509" w14:textId="77777777" w:rsidR="006001A2" w:rsidRDefault="00EE501D">
      <w:pPr>
        <w:spacing w:after="50"/>
        <w:ind w:left="403" w:hanging="259"/>
      </w:pPr>
      <w:r>
        <w:rPr>
          <w:b/>
          <w:color w:val="1F4E79"/>
          <w:sz w:val="21"/>
        </w:rPr>
        <w:t xml:space="preserve">1. </w:t>
      </w:r>
      <w:r>
        <w:rPr>
          <w:sz w:val="21"/>
        </w:rPr>
        <w:t xml:space="preserve">All orders are ordered chronologically by </w:t>
      </w:r>
      <w:proofErr w:type="spellStart"/>
      <w:r>
        <w:rPr>
          <w:rFonts w:ascii="Cambria Math" w:hAnsi="Cambria Math"/>
          <w:sz w:val="21"/>
        </w:rPr>
        <w:t>τ_checkout</w:t>
      </w:r>
      <w:proofErr w:type="spellEnd"/>
      <w:r>
        <w:rPr>
          <w:sz w:val="21"/>
        </w:rPr>
        <w:t>.</w:t>
      </w:r>
    </w:p>
    <w:p w14:paraId="70017B69" w14:textId="78C21D8B" w:rsidR="006001A2" w:rsidRDefault="00EE501D">
      <w:pPr>
        <w:spacing w:after="50"/>
        <w:ind w:left="403" w:hanging="259"/>
      </w:pPr>
      <w:r>
        <w:t>2. The preterminal development timeline (spanning September 2016 through May 24, 2018; mature preterminal training support N = 59,466 regression orders, N = 59,740 classification orders) is partitioned into 5 forward-chaining chronological folds (evaluating N = 53,540 regression and N = 53,596 classification out-of-fold instances), mimicking operational deployment where past data trains models to predict the immediate future.</w:t>
      </w:r>
    </w:p>
    <w:p w14:paraId="03E84FA1" w14:textId="77777777" w:rsidR="006001A2" w:rsidRDefault="00EE501D">
      <w:pPr>
        <w:spacing w:after="50"/>
        <w:ind w:left="403" w:hanging="259"/>
      </w:pPr>
      <w:r>
        <w:rPr>
          <w:b/>
          <w:color w:val="1F4E79"/>
          <w:sz w:val="21"/>
        </w:rPr>
        <w:t xml:space="preserve">3. </w:t>
      </w:r>
      <w:r>
        <w:rPr>
          <w:b/>
          <w:sz w:val="21"/>
        </w:rPr>
        <w:t>Customer Purging</w:t>
      </w:r>
      <w:r>
        <w:rPr>
          <w:sz w:val="21"/>
        </w:rPr>
        <w:t>: Any customer with historical transactions who also appears in the subsequent validation window has their prior transactions purged from that fold's training set, guaranteeing zero cross-temporal identity overlap.</w:t>
      </w:r>
    </w:p>
    <w:p w14:paraId="024376EF" w14:textId="3DAA59FC" w:rsidR="006001A2" w:rsidRDefault="00EE501D">
      <w:pPr>
        <w:spacing w:after="50"/>
        <w:ind w:left="403" w:hanging="259"/>
      </w:pPr>
      <w:r>
        <w:t>4. Target Label Maturity Gating: Training labels must be observable before the start of each validation window; validation labels must be observable before the overall development cutoff (2018-05-25). This limits label lookahead and observed-duration right-censoring, but does not eliminate selection or survivor bias, delayed responses or unobserved attrition.</w:t>
      </w:r>
    </w:p>
    <w:p w14:paraId="71365F13" w14:textId="4B4AF9CE" w:rsidR="006001A2" w:rsidRDefault="00EE501D">
      <w:pPr>
        <w:spacing w:after="50"/>
        <w:ind w:left="403" w:hanging="259"/>
      </w:pPr>
      <w:del w:id="2796" w:author="OpenAI Codex" w:date="2026-10-11T06:02:09Z">
        <w:r>
          <w:delText xml:space="preserve">5. Out-of-Sample Terminal Holdout Diagnostic: A forward chronological test cohort (N = 15,615 regression orders; N = 15,769 classification orders) spanning May 25, </w:delText>
        </w:r>
      </w:del>
      <w:proofErr w:type="gramStart"/>
      <w:del w:id="2797" w:author="OpenAI Codex" w:date="2026-10-11T06:02:09Z">
        <w:r>
          <w:delText>2018</w:delText>
        </w:r>
      </w:del>
      <w:proofErr w:type="gramEnd"/>
      <w:del w:id="2798" w:author="OpenAI Codex" w:date="2026-10-11T06:02:09Z">
        <w:r>
          <w:delText xml:space="preserve"> to August 29, </w:delText>
        </w:r>
      </w:del>
      <w:proofErr w:type="gramStart"/>
      <w:del w:id="2799" w:author="OpenAI Codex" w:date="2026-10-11T06:02:09Z">
        <w:r>
          <w:delText>2018</w:delText>
        </w:r>
      </w:del>
      <w:proofErr w:type="gramEnd"/>
      <w:del w:id="2800" w:author="OpenAI Codex" w:date="2026-10-11T06:02:09Z">
        <w:r>
          <w:delText xml:space="preserve"> was evaluated. As disclosed in our execution protocol (--acknowledge-previously-inspected-terminal), this late partition was </w:delText>
        </w:r>
      </w:del>
      <w:del w:id="2801" w:author="OpenAI Codex" w:date="2026-10-11T06:02:09Z">
        <w:r>
          <w:lastRenderedPageBreak/>
          <w:delText>sliced from the historical development dataset and had been inspected during prior exploratory cycles; hence, terminal evaluation serves as an out-of-sample temporal diagnostic confirmation rather than an unexposed blind test.</w:delText>
        </w:r>
      </w:del>
      <w:ins w:id="2802" w:author="OpenAI Codex" w:date="2026-10-11T06:02:09Z">
        <w:r>
          <w:t xml:space="preserve">5. Terminal Diagnostic Cohort: A forward chronological cohort (N = 15,615 regression orders; N = 15,769 classification orders) spanning May 25, 2018 to August 29, 2018 is evaluated after development model and policy selection. This cohort had previously been inspected, so its results provide a later-period diagnostic rather than an untouched independent test. No terminal result is used to replace the selected model or retune its threshold.</w:t>
        </w:r>
      </w:ins>
    </w:p>
    <w:p w14:paraId="4DEA5B35" w14:textId="34B7E6C8" w:rsidR="006001A2" w:rsidRDefault="00EE501D">
      <w:pPr>
        <w:spacing w:before="80" w:after="120" w:line="269" w:lineRule="auto"/>
        <w:ind w:left="504" w:right="288"/>
      </w:pPr>
      <w:del w:id="2803" w:author="OpenAI Codex" w:date="2026-10-11T06:02:09Z">
        <w:r>
          <w:delText>Split verification records chronological boundaries, customer separation, target maturity, eligible counts, missingness and descriptive cohort differences before the modelling comparisons. The same fixed memberships are used in both cycles. Source: artifacts/metrics/experiment-4/run-01/fold_membership.csv, exclusions.csv and split_audit.csv. Appendix F provides detailed raw train/terminal distribution summaries for these same final training and terminal cohorts. These summaries describe distributions and are not model-selection criteria.</w:delText>
        </w:r>
      </w:del>
      <w:ins w:id="2804" w:author="OpenAI Codex" w:date="2026-10-11T06:02:09Z">
        <w:r>
          <w:t xml:space="preserve">Split verification records chronological boundaries, customer separation, target maturity, eligible counts, missingness and descriptive cohort differences before the modelling comparisons. Both cycles use the same fixed memberships. Appendix D provides detailed raw train/terminal distribution summaries for the final training and terminal cohorts. These summaries describe cohort differences and are not model-selection criteria; membership and audit records are reproducible through the repository guide in Appendix E.</w:t>
        </w:r>
      </w:ins>
    </w:p>
    <w:p w14:paraId="32B9E209" w14:textId="161D500E" w:rsidR="006001A2" w:rsidRDefault="00EE501D">
      <w:r>
        <w:rPr>
          <w:i/>
        </w:rPr>
        <w:t>Note on Leakage Discipline: While chronological splits and maturity gating guard against direct temporal lookahead, historical reconstruction limitations and relational database states mean that prospective availability remains an operational assumption requiring continuous end-to-end data lineage monitoring across upstream production ETL pipelines.</w:t>
      </w:r>
    </w:p>
    <w:p w14:paraId="20214EAF" w14:textId="77777777" w:rsidR="006001A2" w:rsidRDefault="00EE501D">
      <w:pPr>
        <w:pStyle w:val="Heading1"/>
        <w:pageBreakBefore/>
      </w:pPr>
      <w:r>
        <w:lastRenderedPageBreak/>
        <w:t>3. Feature Engineering &amp; Multicollinearity Resolution</w:t>
      </w:r>
    </w:p>
    <w:p w14:paraId="38D45A21" w14:textId="77777777" w:rsidR="006001A2" w:rsidRDefault="00EE501D">
      <w:pPr>
        <w:pStyle w:val="Heading2"/>
      </w:pPr>
      <w:r>
        <w:t>3.1 Literature Grounding &amp; Domain-Driven Predictor Formulation</w:t>
      </w:r>
    </w:p>
    <w:p w14:paraId="45927390" w14:textId="3B181A0D" w:rsidR="006001A2" w:rsidRDefault="00EE501D">
      <w:r>
        <w:t xml:space="preserve">Our Phase 1 literature review motivates attention to delivery expectations and service quality. The three papers below provide context; the specific </w:t>
      </w:r>
      <w:proofErr w:type="spellStart"/>
      <w:r>
        <w:t>Olist</w:t>
      </w:r>
      <w:proofErr w:type="spellEnd"/>
      <w:r>
        <w:t xml:space="preserve"> feature proxies are team hypotheses evaluated in this project, rather than variables or causal mechanisms established by every cited paper:</w:t>
      </w:r>
    </w:p>
    <w:p w14:paraId="1E683168" w14:textId="37C978EB" w:rsidR="006001A2" w:rsidRDefault="00EE501D">
      <w:pPr>
        <w:spacing w:after="50"/>
        <w:ind w:left="403" w:hanging="259"/>
      </w:pPr>
      <w:r>
        <w:t xml:space="preserve">1. Delivery Expectations (Cui et al., 2024): The paper varies delivery promises while holding physical delivery speed unchanged and examines purchasing and post-purchase outcomes. It motivates the delivery-expectation problem. We propose </w:t>
      </w:r>
      <w:proofErr w:type="spellStart"/>
      <w:r>
        <w:t>distance_km_max</w:t>
      </w:r>
      <w:proofErr w:type="spellEnd"/>
      <w:r>
        <w:t xml:space="preserve">, the farthest customer-to-seller Haversine distance, as an </w:t>
      </w:r>
      <w:proofErr w:type="spellStart"/>
      <w:r>
        <w:t>Olist</w:t>
      </w:r>
      <w:proofErr w:type="spellEnd"/>
      <w:r>
        <w:t xml:space="preserve"> transport-separation proxy; the paper does not establish this feature as a primary transit-time determinant.</w:t>
      </w:r>
    </w:p>
    <w:p w14:paraId="1E3C314F" w14:textId="2F4BA023" w:rsidR="006001A2" w:rsidRDefault="00EE501D">
      <w:pPr>
        <w:spacing w:after="50"/>
        <w:ind w:left="403" w:hanging="259"/>
      </w:pPr>
      <w:r>
        <w:t xml:space="preserve">2. Delivery Performance and Ratings (Deshpande and </w:t>
      </w:r>
      <w:proofErr w:type="spellStart"/>
      <w:r>
        <w:t>Pendem</w:t>
      </w:r>
      <w:proofErr w:type="spellEnd"/>
      <w:r>
        <w:t xml:space="preserve">, 2023): The paper links delivery performance to logistics ratings and purchasing on Tmall. We propose </w:t>
      </w:r>
      <w:proofErr w:type="spellStart"/>
      <w:r>
        <w:t>freight_ratio</w:t>
      </w:r>
      <w:proofErr w:type="spellEnd"/>
      <w:r>
        <w:t xml:space="preserve"> = </w:t>
      </w:r>
      <w:proofErr w:type="spellStart"/>
      <w:r>
        <w:t>total_freight</w:t>
      </w:r>
      <w:proofErr w:type="spellEnd"/>
      <w:r>
        <w:t xml:space="preserve"> / </w:t>
      </w:r>
      <w:proofErr w:type="spellStart"/>
      <w:r>
        <w:t>total_price</w:t>
      </w:r>
      <w:proofErr w:type="spellEnd"/>
      <w:r>
        <w:t xml:space="preserve"> as a team hypothesis about relative shipping burden (observed range [0, 21.45]). The cited study does not establish that ratio or prove increased dissatisfaction sensitivity among high-freight </w:t>
      </w:r>
      <w:proofErr w:type="spellStart"/>
      <w:r>
        <w:t>Olist</w:t>
      </w:r>
      <w:proofErr w:type="spellEnd"/>
      <w:r>
        <w:t xml:space="preserve"> customers.</w:t>
      </w:r>
    </w:p>
    <w:p w14:paraId="063C64F7" w14:textId="76B17DAC" w:rsidR="006001A2" w:rsidRDefault="00EE501D">
      <w:pPr>
        <w:spacing w:after="50"/>
        <w:ind w:left="403" w:hanging="259"/>
      </w:pPr>
      <w:r>
        <w:t xml:space="preserve">3. Last-Mile Delivery Planning (Kandula et al., 2021): The paper predicts customer availability and uses it in delivery-route planning. It motivates attention to operational delivery constraints. </w:t>
      </w:r>
      <w:proofErr w:type="spellStart"/>
      <w:r>
        <w:t>n_sellers</w:t>
      </w:r>
      <w:proofErr w:type="spellEnd"/>
      <w:r>
        <w:t xml:space="preserve"> and </w:t>
      </w:r>
      <w:proofErr w:type="spellStart"/>
      <w:r>
        <w:t>interstate_share</w:t>
      </w:r>
      <w:proofErr w:type="spellEnd"/>
      <w:r>
        <w:t xml:space="preserve"> are our proposed proxies for seller dispersion; this paper does not establish </w:t>
      </w:r>
      <w:proofErr w:type="spellStart"/>
      <w:r>
        <w:t>Olist</w:t>
      </w:r>
      <w:proofErr w:type="spellEnd"/>
      <w:r>
        <w:t xml:space="preserve"> multi-seller consolidation or interstate-border effects.</w:t>
      </w:r>
    </w:p>
    <w:p w14:paraId="55FA1339" w14:textId="77777777" w:rsidR="006001A2" w:rsidRDefault="00EE501D">
      <w:pPr>
        <w:pStyle w:val="Heading2"/>
      </w:pPr>
      <w:r>
        <w:t>3.2 Collinearity Screening &amp; Cart-Scoping Pruning: 27 Candidates Down to 9 Core Predictors</w:t>
      </w:r>
    </w:p>
    <w:p w14:paraId="75C05416" w14:textId="122F14DE" w:rsidR="006001A2" w:rsidRDefault="00EE501D">
      <w:r>
        <w:t>The frozen candidate allowlist contains 27 attributes, including cart counts, prices and freight, product summaries, states and distances, calendar fields, payment summaries and missingness flags (</w:t>
      </w:r>
      <w:proofErr w:type="spellStart"/>
      <w:r>
        <w:t>src</w:t>
      </w:r>
      <w:proofErr w:type="spellEnd"/>
      <w:r>
        <w:t>/features/contract.py). Raw coordinates, ZIP identifiers and min/max item prices are not members of this allowlist. The saved design-matrix audit records rank deficiency:</w:t>
      </w:r>
    </w:p>
    <w:p w14:paraId="6E66BCC9" w14:textId="72A10D88" w:rsidR="006001A2" w:rsidRDefault="00EE501D">
      <w:pPr>
        <w:spacing w:after="50"/>
        <w:ind w:left="360" w:hanging="216"/>
      </w:pPr>
      <w:r>
        <w:rPr>
          <w:rFonts w:ascii="Arial" w:hAnsi="Arial"/>
          <w:b/>
          <w:color w:val="1F4E79"/>
          <w:sz w:val="20"/>
        </w:rPr>
        <w:t>• No-drop baseline OHE: 189 encoded columns, numerical rank 180 and rank deficiency 9; the saved numeric condition-number field is κ = ∞.</w:t>
      </w:r>
    </w:p>
    <w:p w14:paraId="76656154" w14:textId="033B357E" w:rsidR="006001A2" w:rsidRDefault="00EE501D">
      <w:pPr>
        <w:spacing w:after="50"/>
        <w:ind w:left="360" w:hanging="216"/>
      </w:pPr>
      <w:r>
        <w:rPr>
          <w:rFonts w:ascii="Arial" w:hAnsi="Arial"/>
          <w:b/>
          <w:color w:val="1F4E79"/>
          <w:sz w:val="20"/>
        </w:rPr>
        <w:t>• Drop-first standardized baseline OHE: 183 encoded columns, numerical rank 180 and rank deficiency 3; the saved numeric condition-number field is κ = ∞.</w:t>
      </w:r>
    </w:p>
    <w:p w14:paraId="2A53CC87" w14:textId="724DAFC6" w:rsidR="006001A2" w:rsidRDefault="00EE501D">
      <w:pPr>
        <w:spacing w:after="50"/>
        <w:ind w:left="360" w:hanging="216"/>
      </w:pPr>
      <w:del w:id="2805" w:author="OpenAI Codex" w:date="2026-10-11T06:02:09Z">
        <w:r>
          <w:rPr>
            <w:rFonts w:ascii="Arial" w:hAnsi="Arial"/>
            <w:b/>
            <w:color w:val="1F4E79"/>
            <w:sz w:val="20"/>
          </w:rPr>
          <w:delText>• Source: artifacts/metrics/experiment-3/feature_selection/design_matrix_condition_numbers.csv. These are matrix diagnostics; no fold-specific coefficient or standard-error stability result is inferred from them.</w:delText>
        </w:r>
      </w:del>
      <w:ins w:id="2806" w:author="OpenAI Codex" w:date="2026-10-11T06:02:09Z">
        <w:r>
          <w:rPr>
            <w:rFonts w:ascii="Arial" w:hAnsi="Arial"/>
            <w:b/>
            <w:color w:val="1F4E79"/>
            <w:sz w:val="20"/>
          </w:rPr>
          <w:t xml:space="preserve">These matrix diagnostics indicate redundant representations in the 27-input candidate pool; no fold-specific coefficient or standard-error stability result is inferred. The audit and feature-construction definitions are retained in the repository.</w:t>
        </w:r>
      </w:ins>
    </w:p>
    <w:p w14:paraId="6BDA1801" w14:textId="295D268F" w:rsidR="006001A2" w:rsidRDefault="00EE501D">
      <w:r>
        <w:t>To construct a parsimonious reference design, we combined collinearity diagnostics with item-present cohort scoping (Tutorial Week 5):</w:t>
      </w:r>
    </w:p>
    <w:p w14:paraId="28D7CAB6" w14:textId="7957A221" w:rsidR="006001A2" w:rsidRDefault="00EE501D">
      <w:pPr>
        <w:spacing w:after="50"/>
        <w:ind w:left="360" w:hanging="216"/>
      </w:pPr>
      <w:del w:id="2807" w:author="OpenAI Codex" w:date="2026-10-11T06:02:09Z">
        <w:r>
          <w:rPr>
            <w:rFonts w:ascii="Arial" w:hAnsi="Arial"/>
            <w:b/>
            <w:color w:val="1F4E79"/>
            <w:sz w:val="20"/>
          </w:rPr>
          <w:delText>• Cart, financial, state and calendar inputs were retained in the historical nine-input core; remaining product, payment and seller summaries were outside that core. Task-specific distance and seller inputs were subsequently included in final-v4 configurations.</w:delText>
        </w:r>
      </w:del>
      <w:ins w:id="2808" w:author="OpenAI Codex" w:date="2026-10-11T06:02:09Z">
        <w:r>
          <w:rPr>
            <w:rFonts w:ascii="Arial" w:hAnsi="Arial"/>
            <w:b/>
            <w:color w:val="1F4E79"/>
            <w:sz w:val="20"/>
          </w:rPr>
          <w:t xml:space="preserve">Cart, financial, state and calendar inputs form the nine-input core. Product and payment summaries are outside this reference design. Section 5 evaluates task-specific distance and seller inputs as controlled expansions.</w:t>
        </w:r>
      </w:ins>
    </w:p>
    <w:p w14:paraId="7988749E" w14:textId="5979AB9A" w:rsidR="006001A2" w:rsidRDefault="00EE501D">
      <w:pPr>
        <w:spacing w:after="50"/>
        <w:ind w:left="360" w:hanging="216"/>
      </w:pPr>
      <w:del w:id="2809" w:author="OpenAI Codex" w:date="2026-10-11T06:02:09Z">
        <w:r>
          <w:rPr>
            <w:rFonts w:ascii="Arial" w:hAnsi="Arial"/>
            <w:b/>
            <w:color w:val="1F4E79"/>
            <w:sz w:val="20"/>
          </w:rPr>
          <w:delText>• Invariant catalog flags (</w:delText>
        </w:r>
      </w:del>
      <w:proofErr w:type="spellStart"/>
      <w:del w:id="2810" w:author="OpenAI Codex" w:date="2026-10-11T06:02:09Z">
        <w:r>
          <w:rPr>
            <w:rFonts w:ascii="Arial" w:hAnsi="Arial"/>
            <w:b/>
            <w:color w:val="1F4E79"/>
            <w:sz w:val="20"/>
          </w:rPr>
          <w:delText>has_items</w:delText>
        </w:r>
      </w:del>
      <w:proofErr w:type="spellEnd"/>
      <w:del w:id="2811" w:author="OpenAI Codex" w:date="2026-10-11T06:02:09Z">
        <w:r>
          <w:rPr>
            <w:rFonts w:ascii="Arial" w:hAnsi="Arial"/>
            <w:b/>
            <w:color w:val="1F4E79"/>
            <w:sz w:val="20"/>
          </w:rPr>
          <w:delText xml:space="preserve"> and </w:delText>
        </w:r>
      </w:del>
      <w:proofErr w:type="spellStart"/>
      <w:del w:id="2812" w:author="OpenAI Codex" w:date="2026-10-11T06:02:09Z">
        <w:r>
          <w:rPr>
            <w:rFonts w:ascii="Arial" w:hAnsi="Arial"/>
            <w:b/>
            <w:color w:val="1F4E79"/>
            <w:sz w:val="20"/>
          </w:rPr>
          <w:delText>freight_ratio_missing</w:delText>
        </w:r>
      </w:del>
      <w:proofErr w:type="spellEnd"/>
      <w:del w:id="2813" w:author="OpenAI Codex" w:date="2026-10-11T06:02:09Z">
        <w:r>
          <w:rPr>
            <w:rFonts w:ascii="Arial" w:hAnsi="Arial"/>
            <w:b/>
            <w:color w:val="1F4E79"/>
            <w:sz w:val="20"/>
          </w:rPr>
          <w:delText>) were eliminated under Option 1 item-present scoping, as item-present orders exhibit positive item counts and defined freight values.</w:delText>
        </w:r>
      </w:del>
      <w:ins w:id="2814" w:author="OpenAI Codex" w:date="2026-10-11T06:02:09Z">
        <w:r>
          <w:rPr>
            <w:rFonts w:ascii="Arial" w:hAnsi="Arial"/>
            <w:b/>
            <w:color w:val="1F4E79"/>
            <w:sz w:val="20"/>
          </w:rPr>
          <w:t xml:space="preserve">Invariant catalog flags (has_items and freight_ratio_missing) are eliminated under item-present scoping, where item-present orders exhibit positive item counts and defined freight values.</w:t>
        </w:r>
      </w:ins>
    </w:p>
    <w:p w14:paraId="02EEBCB3" w14:textId="5ADBB6CA" w:rsidR="006001A2" w:rsidRDefault="00EE501D">
      <w:pPr>
        <w:spacing w:after="50"/>
        <w:ind w:left="360" w:hanging="216"/>
      </w:pPr>
      <w:del w:id="2815" w:author="OpenAI Codex" w:date="2026-10-11T06:02:09Z">
        <w:r>
          <w:delText>The historical nine-input categorical design audit has 71 columns, rank 71/71 and κ = 70.7745. The two-cycle study uses numeric month, weekday and hour, with training-fitted state encoding; the historical rank value is not a certificate for these pipelines. The nine-feature reference is motivated by a parsimonious checkout scope. Its predictive adequacy is assessed against the expanded designs in Section 5.</w:delText>
        </w:r>
      </w:del>
      <w:ins w:id="2816" w:author="OpenAI Codex" w:date="2026-10-11T06:02:09Z">
        <w:r>
          <w:t xml:space="preserve">The two-cycle pipeline uses numeric month, weekday and hour with training-fitted state encoding. A separate categorical-calendar design audit is not a rank certificate for these model matrices. The nine-feature reference is motivated by a parsimonious checkout scope; its predictive adequacy is assessed against the expanded designs in Section 5.</w:t>
        </w:r>
      </w:ins>
    </w:p>
    <w:p w14:paraId="1BC9D6B4" w14:textId="77777777" w:rsidR="006001A2" w:rsidRDefault="00EE501D">
      <w:pPr>
        <w:spacing w:before="80" w:after="120" w:line="269" w:lineRule="auto"/>
        <w:ind w:left="504" w:right="288"/>
      </w:pPr>
      <w:r>
        <w:rPr>
          <w:i/>
          <w:color w:val="334155"/>
          <w:sz w:val="20"/>
        </w:rPr>
        <w:t xml:space="preserve">(Refer to Table A.2 in Appendix A for the complete dictionary, operational rationales, and preprocessing specifications of the Canonical 9 Core Checkout Predictors). (Refer to Figures B.1A and B.1B in Appendix B for the correlation heatmaps comparing the </w:t>
      </w:r>
      <w:proofErr w:type="spellStart"/>
      <w:r>
        <w:rPr>
          <w:i/>
          <w:color w:val="334155"/>
          <w:sz w:val="20"/>
        </w:rPr>
        <w:t>uncurated</w:t>
      </w:r>
      <w:proofErr w:type="spellEnd"/>
      <w:r>
        <w:rPr>
          <w:i/>
          <w:color w:val="334155"/>
          <w:sz w:val="20"/>
        </w:rPr>
        <w:t xml:space="preserve"> 27-feature candidate pool against the pruned 9-feature core space).</w:t>
      </w:r>
    </w:p>
    <w:p w14:paraId="7341A725" w14:textId="77777777" w:rsidR="001E4D08" w:rsidRDefault="00D6400B">
      <w:pPr>
        <w:keepNext/>
        <w:spacing w:after="100" w:line="260" w:lineRule="auto"/>
      </w:pPr>
      <w:r>
        <w:rPr>
          <w:rFonts w:ascii="Calibri" w:hAnsi="Calibri"/>
          <w:b/>
          <w:sz w:val="24"/>
        </w:rPr>
        <w:lastRenderedPageBreak/>
        <w:t>4. Cycle 1 Establishing simple baselines</w:t>
      </w:r>
    </w:p>
    <w:p w14:paraId="38B632F9" w14:textId="77777777" w:rsidR="001E4D08" w:rsidRDefault="00D6400B">
      <w:pPr>
        <w:keepNext/>
        <w:spacing w:after="100" w:line="260" w:lineRule="auto"/>
      </w:pPr>
      <w:r>
        <w:rPr>
          <w:rFonts w:ascii="Calibri" w:hAnsi="Calibri"/>
          <w:b/>
          <w:sz w:val="24"/>
        </w:rPr>
        <w:t>4.1 One pipeline and one evaluation protocol</w:t>
      </w:r>
    </w:p>
    <w:p w14:paraId="40CE4FF3" w14:textId="77777777" w:rsidR="001E4D08" w:rsidRDefault="00D6400B">
      <w:pPr>
        <w:spacing w:after="100" w:line="260" w:lineRule="auto"/>
      </w:pPr>
      <w:del w:id="2817" w:author="OpenAI Codex" w:date="2026-10-11T06:02:09Z">
        <w:r>
          <w:rPr>
            <w:rFonts w:ascii="Calibri" w:hAnsi="Calibri"/>
          </w:rPr>
          <w:delText>The pipeline follows the taught progression: construct the order-level dataset, establish chronological splits, fit preprocessing inside training folds, compare simple models, diagnose weaknesses, test refinements, select the supported recipes, freeze the decision policy, refit and serialize, then evaluate. Both cycles use identical task-specific training and validation memberships. The study contains 15 fixed regression recipes and 11 fixed classification recipes, evaluated over five folds (</w:delText>
        </w:r>
      </w:del>
      <w:proofErr w:type="gramStart"/>
      <w:del w:id="2818" w:author="OpenAI Codex" w:date="2026-10-11T06:02:09Z">
        <w:r>
          <w:rPr>
            <w:rFonts w:ascii="Calibri" w:hAnsi="Calibri"/>
          </w:rPr>
          <w:delText>130 fold</w:delText>
        </w:r>
      </w:del>
      <w:proofErr w:type="gramEnd"/>
      <w:del w:id="2819" w:author="OpenAI Codex" w:date="2026-10-11T06:02:09Z">
        <w:r>
          <w:rPr>
            <w:rFonts w:ascii="Calibri" w:hAnsi="Calibri"/>
          </w:rPr>
          <w:delText xml:space="preserve"> fits).</w:delText>
        </w:r>
      </w:del>
      <w:ins w:id="2820" w:author="OpenAI Codex" w:date="2026-10-11T06:02:09Z">
        <w:r>
          <w:rPr>
            <w:rFonts w:ascii="Calibri" w:hAnsi="Calibri"/>
          </w:rPr>
          <w:t xml:space="preserve">The pipeline follows the taught progression: construct the order-level dataset, establish chronological splits, fit preprocessing inside training folds, compare simple models, diagnose weaknesses, test refinements, select supported models, freeze the decision policy, refit and serialize, then evaluate. Both cycles use identical task-specific training and validation memberships so that model and feature refinements can be compared under one evaluation protocol.</w:t>
        </w:r>
      </w:ins>
    </w:p>
    <w:p w14:paraId="45DE00C8" w14:textId="77777777" w:rsidR="001E4D08" w:rsidRDefault="00D6400B">
      <w:pPr>
        <w:spacing w:after="100" w:line="260" w:lineRule="auto"/>
      </w:pPr>
      <w:r>
        <w:rPr>
          <w:rFonts w:ascii="Calibri" w:hAnsi="Calibri"/>
        </w:rPr>
        <w:t>The primary regression metric is MAE in original days; RMSE and R² are secondary. The classification metric is scikit-learn Average Precision (AP), supported by ROC-AUC and Brier score. Fold summaries use the arithmetic mean and sample SD across the five chronological windows. These windows overlap in their training histories, so the SD is descriptive and not an independent-sample confidence interval.</w:t>
      </w:r>
    </w:p>
    <w:p w14:paraId="70D0DAE2" w14:textId="77777777" w:rsidR="001E4D08" w:rsidRDefault="00D6400B">
      <w:pPr>
        <w:keepNext/>
        <w:spacing w:after="100" w:line="260" w:lineRule="auto"/>
      </w:pPr>
      <w:r>
        <w:rPr>
          <w:rFonts w:ascii="Calibri" w:hAnsi="Calibri"/>
          <w:b/>
          <w:sz w:val="24"/>
        </w:rPr>
        <w:t>4.2 Core inputs and training-fitted preprocessing</w:t>
      </w:r>
    </w:p>
    <w:p w14:paraId="176A1554" w14:textId="77777777" w:rsidR="001E4D08" w:rsidRDefault="00D6400B">
      <w:pPr>
        <w:spacing w:after="100" w:line="260" w:lineRule="auto"/>
      </w:pPr>
      <w:r>
        <w:rPr>
          <w:rFonts w:ascii="Calibri" w:hAnsi="Calibri"/>
        </w:rPr>
        <w:t xml:space="preserve">The nine reference inputs are </w:t>
      </w:r>
      <w:proofErr w:type="spellStart"/>
      <w:r>
        <w:rPr>
          <w:rFonts w:ascii="Calibri" w:hAnsi="Calibri"/>
        </w:rPr>
        <w:t>n_items</w:t>
      </w:r>
      <w:proofErr w:type="spellEnd"/>
      <w:r>
        <w:rPr>
          <w:rFonts w:ascii="Calibri" w:hAnsi="Calibri"/>
        </w:rPr>
        <w:t xml:space="preserve">, </w:t>
      </w:r>
      <w:proofErr w:type="spellStart"/>
      <w:r>
        <w:rPr>
          <w:rFonts w:ascii="Calibri" w:hAnsi="Calibri"/>
        </w:rPr>
        <w:t>n_products</w:t>
      </w:r>
      <w:proofErr w:type="spellEnd"/>
      <w:r>
        <w:rPr>
          <w:rFonts w:ascii="Calibri" w:hAnsi="Calibri"/>
        </w:rPr>
        <w:t xml:space="preserve">, </w:t>
      </w:r>
      <w:proofErr w:type="spellStart"/>
      <w:r>
        <w:rPr>
          <w:rFonts w:ascii="Calibri" w:hAnsi="Calibri"/>
        </w:rPr>
        <w:t>total_price</w:t>
      </w:r>
      <w:proofErr w:type="spellEnd"/>
      <w:r>
        <w:rPr>
          <w:rFonts w:ascii="Calibri" w:hAnsi="Calibri"/>
        </w:rPr>
        <w:t xml:space="preserve">, </w:t>
      </w:r>
      <w:proofErr w:type="spellStart"/>
      <w:r>
        <w:rPr>
          <w:rFonts w:ascii="Calibri" w:hAnsi="Calibri"/>
        </w:rPr>
        <w:t>total_freight</w:t>
      </w:r>
      <w:proofErr w:type="spellEnd"/>
      <w:r>
        <w:rPr>
          <w:rFonts w:ascii="Calibri" w:hAnsi="Calibri"/>
        </w:rPr>
        <w:t xml:space="preserve">, </w:t>
      </w:r>
      <w:proofErr w:type="spellStart"/>
      <w:r>
        <w:rPr>
          <w:rFonts w:ascii="Calibri" w:hAnsi="Calibri"/>
        </w:rPr>
        <w:t>freight_ratio</w:t>
      </w:r>
      <w:proofErr w:type="spellEnd"/>
      <w:r>
        <w:rPr>
          <w:rFonts w:ascii="Calibri" w:hAnsi="Calibri"/>
        </w:rPr>
        <w:t xml:space="preserve">, </w:t>
      </w:r>
      <w:proofErr w:type="spellStart"/>
      <w:r>
        <w:rPr>
          <w:rFonts w:ascii="Calibri" w:hAnsi="Calibri"/>
        </w:rPr>
        <w:t>customer_state</w:t>
      </w:r>
      <w:proofErr w:type="spellEnd"/>
      <w:r>
        <w:rPr>
          <w:rFonts w:ascii="Calibri" w:hAnsi="Calibri"/>
        </w:rPr>
        <w:t xml:space="preserve">, </w:t>
      </w:r>
      <w:proofErr w:type="spellStart"/>
      <w:r>
        <w:rPr>
          <w:rFonts w:ascii="Calibri" w:hAnsi="Calibri"/>
        </w:rPr>
        <w:t>purchase_month</w:t>
      </w:r>
      <w:proofErr w:type="spellEnd"/>
      <w:r>
        <w:rPr>
          <w:rFonts w:ascii="Calibri" w:hAnsi="Calibri"/>
        </w:rPr>
        <w:t xml:space="preserve">, </w:t>
      </w:r>
      <w:proofErr w:type="spellStart"/>
      <w:r>
        <w:rPr>
          <w:rFonts w:ascii="Calibri" w:hAnsi="Calibri"/>
        </w:rPr>
        <w:t>purchase_dayofweek</w:t>
      </w:r>
      <w:proofErr w:type="spellEnd"/>
      <w:r>
        <w:rPr>
          <w:rFonts w:ascii="Calibri" w:hAnsi="Calibri"/>
        </w:rPr>
        <w:t xml:space="preserve"> and </w:t>
      </w:r>
      <w:proofErr w:type="spellStart"/>
      <w:r>
        <w:rPr>
          <w:rFonts w:ascii="Calibri" w:hAnsi="Calibri"/>
        </w:rPr>
        <w:t>purchase_hour</w:t>
      </w:r>
      <w:proofErr w:type="spellEnd"/>
      <w:r>
        <w:rPr>
          <w:rFonts w:ascii="Calibri" w:hAnsi="Calibri"/>
        </w:rPr>
        <w:t xml:space="preserve">. Cycle 1 uses untransformed numeric inputs and the original delivery-day target. Skewed continuous inputs receive median imputation without indicators; other numeric inputs receive median imputation with indicators only </w:t>
      </w:r>
      <w:proofErr w:type="gramStart"/>
      <w:r>
        <w:rPr>
          <w:rFonts w:ascii="Calibri" w:hAnsi="Calibri"/>
        </w:rPr>
        <w:t>where</w:t>
      </w:r>
      <w:proofErr w:type="gramEnd"/>
      <w:r>
        <w:rPr>
          <w:rFonts w:ascii="Calibri" w:hAnsi="Calibri"/>
        </w:rPr>
        <w:t xml:space="preserve"> missing during training. Linear models additionally use </w:t>
      </w:r>
      <w:proofErr w:type="spellStart"/>
      <w:r>
        <w:rPr>
          <w:rFonts w:ascii="Calibri" w:hAnsi="Calibri"/>
        </w:rPr>
        <w:t>StandardScaler</w:t>
      </w:r>
      <w:proofErr w:type="spellEnd"/>
      <w:r>
        <w:rPr>
          <w:rFonts w:ascii="Calibri" w:hAnsi="Calibri"/>
        </w:rPr>
        <w:t xml:space="preserve"> and drop-first state encoding; trees and forests use unscaled numeric inputs and f</w:t>
      </w:r>
      <w:r>
        <w:rPr>
          <w:rFonts w:ascii="Calibri" w:hAnsi="Calibri"/>
        </w:rPr>
        <w:t>ull state encoding. Calendar fields remain numeric.</w:t>
      </w:r>
    </w:p>
    <w:p w14:paraId="5BC0E957" w14:textId="77777777" w:rsidR="001E4D08" w:rsidRDefault="00D6400B">
      <w:pPr>
        <w:spacing w:after="100" w:line="260" w:lineRule="auto"/>
      </w:pPr>
      <w:r>
        <w:rPr>
          <w:rFonts w:ascii="Calibri" w:hAnsi="Calibri"/>
        </w:rPr>
        <w:t xml:space="preserve">Each estimator is chained to its preprocessing using scikit-learn Pipeline and </w:t>
      </w:r>
      <w:proofErr w:type="spellStart"/>
      <w:r>
        <w:rPr>
          <w:rFonts w:ascii="Calibri" w:hAnsi="Calibri"/>
        </w:rPr>
        <w:t>ColumnTransformer</w:t>
      </w:r>
      <w:proofErr w:type="spellEnd"/>
      <w:r>
        <w:rPr>
          <w:rFonts w:ascii="Calibri" w:hAnsi="Calibri"/>
        </w:rPr>
        <w:t xml:space="preserve"> (Pedregosa et al., 2011). All imputation, scaling and encoding parameters are learned from the training fold and applied unchanged to validation. Deterministic feature calculations precede modelling; learned transformations never fit on validation or terminal rows.</w:t>
      </w:r>
    </w:p>
    <w:p w14:paraId="12C4A6CB" w14:textId="77777777" w:rsidR="001E4D08" w:rsidRDefault="00D6400B">
      <w:pPr>
        <w:keepNext/>
        <w:spacing w:after="100" w:line="260" w:lineRule="auto"/>
      </w:pPr>
      <w:r>
        <w:rPr>
          <w:rFonts w:ascii="Calibri" w:hAnsi="Calibri"/>
          <w:b/>
          <w:sz w:val="24"/>
        </w:rPr>
        <w:t>4.3 Plain models before regularization and ensembles</w:t>
      </w:r>
    </w:p>
    <w:p w14:paraId="1D3F7AB6" w14:textId="77777777" w:rsidR="001E4D08" w:rsidRDefault="00D6400B">
      <w:pPr>
        <w:spacing w:after="100" w:line="260" w:lineRule="auto"/>
      </w:pPr>
      <w:proofErr w:type="spellStart"/>
      <w:r>
        <w:rPr>
          <w:rFonts w:ascii="Calibri" w:hAnsi="Calibri"/>
        </w:rPr>
        <w:t>DummyRegressor</w:t>
      </w:r>
      <w:proofErr w:type="spellEnd"/>
      <w:r>
        <w:rPr>
          <w:rFonts w:ascii="Calibri" w:hAnsi="Calibri"/>
        </w:rPr>
        <w:t xml:space="preserve"> predicts the training median; </w:t>
      </w:r>
      <w:proofErr w:type="spellStart"/>
      <w:r>
        <w:rPr>
          <w:rFonts w:ascii="Calibri" w:hAnsi="Calibri"/>
        </w:rPr>
        <w:t>DummyClassifier</w:t>
      </w:r>
      <w:proofErr w:type="spellEnd"/>
      <w:r>
        <w:rPr>
          <w:rFonts w:ascii="Calibri" w:hAnsi="Calibri"/>
        </w:rPr>
        <w:t xml:space="preserve"> predicts the training prior. The learned linear baselines are </w:t>
      </w:r>
      <w:proofErr w:type="spellStart"/>
      <w:r>
        <w:rPr>
          <w:rFonts w:ascii="Calibri" w:hAnsi="Calibri"/>
        </w:rPr>
        <w:t>LinearRegression</w:t>
      </w:r>
      <w:proofErr w:type="spellEnd"/>
      <w:r>
        <w:rPr>
          <w:rFonts w:ascii="Calibri" w:hAnsi="Calibri"/>
        </w:rPr>
        <w:t xml:space="preserve"> without a penalty and </w:t>
      </w:r>
      <w:proofErr w:type="spellStart"/>
      <w:r>
        <w:rPr>
          <w:rFonts w:ascii="Calibri" w:hAnsi="Calibri"/>
        </w:rPr>
        <w:t>LogisticRegression</w:t>
      </w:r>
      <w:proofErr w:type="spellEnd"/>
      <w:r>
        <w:rPr>
          <w:rFonts w:ascii="Calibri" w:hAnsi="Calibri"/>
        </w:rPr>
        <w:t xml:space="preserve"> with penalty=None, solver=</w:t>
      </w:r>
      <w:proofErr w:type="spellStart"/>
      <w:r>
        <w:rPr>
          <w:rFonts w:ascii="Calibri" w:hAnsi="Calibri"/>
        </w:rPr>
        <w:t>lbfgs</w:t>
      </w:r>
      <w:proofErr w:type="spellEnd"/>
      <w:r>
        <w:rPr>
          <w:rFonts w:ascii="Calibri" w:hAnsi="Calibri"/>
        </w:rPr>
        <w:t xml:space="preserve">, </w:t>
      </w:r>
      <w:proofErr w:type="spellStart"/>
      <w:r>
        <w:rPr>
          <w:rFonts w:ascii="Calibri" w:hAnsi="Calibri"/>
        </w:rPr>
        <w:t>max_iter</w:t>
      </w:r>
      <w:proofErr w:type="spellEnd"/>
      <w:r>
        <w:rPr>
          <w:rFonts w:ascii="Calibri" w:hAnsi="Calibri"/>
        </w:rPr>
        <w:t xml:space="preserve">=2000 and seed 42. The tree reference uses </w:t>
      </w:r>
      <w:proofErr w:type="spellStart"/>
      <w:r>
        <w:rPr>
          <w:rFonts w:ascii="Calibri" w:hAnsi="Calibri"/>
        </w:rPr>
        <w:t>max_depth</w:t>
      </w:r>
      <w:proofErr w:type="spellEnd"/>
      <w:r>
        <w:rPr>
          <w:rFonts w:ascii="Calibri" w:hAnsi="Calibri"/>
        </w:rPr>
        <w:t xml:space="preserve">=5 and </w:t>
      </w:r>
      <w:proofErr w:type="spellStart"/>
      <w:r>
        <w:rPr>
          <w:rFonts w:ascii="Calibri" w:hAnsi="Calibri"/>
        </w:rPr>
        <w:t>min_samples_leaf</w:t>
      </w:r>
      <w:proofErr w:type="spellEnd"/>
      <w:r>
        <w:rPr>
          <w:rFonts w:ascii="Calibri" w:hAnsi="Calibri"/>
        </w:rPr>
        <w:t>=100. Its forest comparator uses 50 trees, depth 14, minimum leaf 20 and seed 42. A forest is an ensemble within the tree-based family, not an additional independent family (</w:t>
      </w:r>
      <w:proofErr w:type="spellStart"/>
      <w:r>
        <w:rPr>
          <w:rFonts w:ascii="Calibri" w:hAnsi="Calibri"/>
        </w:rPr>
        <w:t>Breiman</w:t>
      </w:r>
      <w:proofErr w:type="spellEnd"/>
      <w:r>
        <w:rPr>
          <w:rFonts w:ascii="Calibri" w:hAnsi="Calibri"/>
        </w:rPr>
        <w:t>, 2001).</w:t>
      </w:r>
    </w:p>
    <w:p w14:paraId="27535E1A" w14:textId="77777777" w:rsidR="001E4D08" w:rsidRDefault="00D6400B">
      <w:pPr>
        <w:spacing w:after="100" w:line="260" w:lineRule="auto"/>
      </w:pPr>
      <w:del w:id="2821" w:author="OpenAI Codex" w:date="2026-10-11T06:02:09Z">
        <w:r>
          <w:rPr>
            <w:rFonts w:ascii="Calibri" w:hAnsi="Calibri"/>
          </w:rPr>
          <w:delText>Regression: nine-feature dummy 6.1345 ± 1.2842 days; nine-feature plain linear 5.5158 ± 0.9836 days; nine-feature single tree 5.3138 ± 0.9799 days; nine-feature forest 5.8169 ± 1.0581 days. These are matched chronological validation results, not historical grouped-fold scores.</w:delText>
        </w:r>
      </w:del>
      <w:ins w:id="2822" w:author="OpenAI Codex" w:date="2026-10-11T06:02:09Z">
        <w:r>
          <w:rPr>
            <w:rFonts w:ascii="Calibri" w:hAnsi="Calibri"/>
          </w:rPr>
          <w:t xml:space="preserve">Regression: nine-feature dummy 6.1345 ± 1.2842 days; nine-feature plain linear 5.5158 ± 0.9836 days; nine-feature single tree 5.3138 ± 0.9799 days; nine-feature forest 5.8169 ± 1.0581 days. These results use the same five chronological validation folds.</w:t>
        </w:r>
      </w:ins>
    </w:p>
    <w:p w14:paraId="444DD7F2" w14:textId="77777777" w:rsidR="001E4D08" w:rsidRDefault="00D6400B">
      <w:pPr>
        <w:spacing w:after="100" w:line="260" w:lineRule="auto"/>
      </w:pPr>
      <w:del w:id="2823" w:author="OpenAI Codex" w:date="2026-10-11T06:02:09Z">
        <w:r>
          <w:rPr>
            <w:rFonts w:ascii="Calibri" w:hAnsi="Calibri"/>
          </w:rPr>
          <w:delText>Classification: nine-feature dummy 0.1449 ± 0.0279 AP; nine-feature plain linear 0.2173 ± 0.0603 AP; nine-feature single tree 0.1839 ± 0.0476 AP; nine-feature forest 0.2130 ± 0.0541 AP. These are matched chronological validation results, not historical grouped-fold scores.</w:delText>
        </w:r>
      </w:del>
      <w:ins w:id="2824" w:author="OpenAI Codex" w:date="2026-10-11T06:02:09Z">
        <w:r>
          <w:rPr>
            <w:rFonts w:ascii="Calibri" w:hAnsi="Calibri"/>
          </w:rPr>
          <w:t xml:space="preserve">Classification: nine-feature dummy 0.1449 ± 0.0279 AP; nine-feature plain linear 0.2173 ± 0.0603 AP; nine-feature single tree 0.1839 ± 0.0476 AP; nine-feature forest 0.2130 ± 0.0541 AP. These results use the same five chronological validation folds.</w:t>
        </w:r>
      </w:ins>
    </w:p>
    <w:p w14:paraId="79624A35" w14:textId="77777777" w:rsidR="001E4D08" w:rsidRDefault="00D6400B">
      <w:pPr>
        <w:keepNext/>
        <w:spacing w:after="100" w:line="260" w:lineRule="auto"/>
      </w:pPr>
      <w:r>
        <w:rPr>
          <w:rFonts w:ascii="Calibri" w:hAnsi="Calibri"/>
          <w:b/>
          <w:sz w:val="24"/>
        </w:rPr>
        <w:t>4.4 Diagnosing the reference models</w:t>
      </w:r>
    </w:p>
    <w:p w14:paraId="4AC5D7A7" w14:textId="77777777" w:rsidR="001E4D08" w:rsidRDefault="00D6400B">
      <w:pPr>
        <w:spacing w:after="100" w:line="260" w:lineRule="auto"/>
      </w:pPr>
      <w:del w:id="2825" w:author="OpenAI Codex" w:date="2026-10-11T06:02:09Z">
        <w:r>
          <w:rPr>
            <w:rFonts w:ascii="Calibri" w:hAnsi="Calibri"/>
          </w:rPr>
          <w:delText>The reference comparison asks whether learned predictors beat a non-learning floor and whether additional tree complexity helps. Development skewness and long delivery-duration tails motivate testing transformations; cart and seller/distance hypotheses motivate controlled feature expansion. Correlation and permutation results in Appendices B and D provide exploratory context, while the measured gains in the following section come from matched chronological comparisons. No carrier, hub or tax-checkpoint mech</w:delText>
        </w:r>
      </w:del>
      <w:del w:id="2826" w:author="OpenAI Codex" w:date="2026-10-11T06:02:09Z">
        <w:r>
          <w:rPr>
            <w:rFonts w:ascii="Calibri" w:hAnsi="Calibri"/>
          </w:rPr>
          <w:delText>anism is inferred from predictive associations.</w:delText>
        </w:r>
      </w:del>
      <w:ins w:id="2827" w:author="OpenAI Codex" w:date="2026-10-11T06:02:09Z">
        <w:r>
          <w:rPr>
            <w:rFonts w:ascii="Calibri" w:hAnsi="Calibri"/>
          </w:rPr>
          <w:t xml:space="preserve">The reference comparison asks whether learned predictors beat a non-learning floor and whether additional tree complexity helps. Development skewness and long delivery-duration tails motivate testing transformations; cart and seller/distance hypotheses motivate controlled feature expansion. Appendix B supplies feature-correlation context. The measured gains in Section 5 come from matched chronological comparisons; predictive associations do not establish carrier, hub or tax-checkpoint mechanisms.</w:t>
        </w:r>
      </w:ins>
    </w:p>
    <w:p w14:paraId="22EEFA03" w14:textId="77777777" w:rsidR="001E4D08" w:rsidRDefault="00D6400B">
      <w:pPr>
        <w:keepNext/>
        <w:spacing w:after="100" w:line="260" w:lineRule="auto"/>
      </w:pPr>
      <w:r>
        <w:rPr>
          <w:rFonts w:ascii="Calibri" w:hAnsi="Calibri"/>
          <w:b/>
          <w:sz w:val="24"/>
        </w:rPr>
        <w:t>5. Cycle 2 Testing and selecting refinements</w:t>
      </w:r>
    </w:p>
    <w:p w14:paraId="44F9FE7C" w14:textId="77777777" w:rsidR="001E4D08" w:rsidRDefault="00D6400B">
      <w:pPr>
        <w:keepNext/>
        <w:spacing w:after="100" w:line="260" w:lineRule="auto"/>
      </w:pPr>
      <w:r>
        <w:rPr>
          <w:rFonts w:ascii="Calibri" w:hAnsi="Calibri"/>
          <w:b/>
          <w:sz w:val="24"/>
        </w:rPr>
        <w:t>5.1 Controlled task-specific feature expansion</w:t>
      </w:r>
    </w:p>
    <w:p w14:paraId="45A4BA21" w14:textId="77777777" w:rsidR="001E4D08" w:rsidRDefault="00D6400B">
      <w:pPr>
        <w:spacing w:after="100" w:line="260" w:lineRule="auto"/>
      </w:pPr>
      <w:r>
        <w:rPr>
          <w:rFonts w:ascii="Calibri" w:hAnsi="Calibri"/>
        </w:rPr>
        <w:t xml:space="preserve">Regression adds </w:t>
      </w:r>
      <w:proofErr w:type="spellStart"/>
      <w:r>
        <w:rPr>
          <w:rFonts w:ascii="Calibri" w:hAnsi="Calibri"/>
        </w:rPr>
        <w:t>distance_km_max</w:t>
      </w:r>
      <w:proofErr w:type="spellEnd"/>
      <w:r>
        <w:rPr>
          <w:rFonts w:ascii="Calibri" w:hAnsi="Calibri"/>
        </w:rPr>
        <w:t xml:space="preserve"> and </w:t>
      </w:r>
      <w:proofErr w:type="spellStart"/>
      <w:r>
        <w:rPr>
          <w:rFonts w:ascii="Calibri" w:hAnsi="Calibri"/>
        </w:rPr>
        <w:t>distance_missing_fraction</w:t>
      </w:r>
      <w:proofErr w:type="spellEnd"/>
      <w:r>
        <w:rPr>
          <w:rFonts w:ascii="Calibri" w:hAnsi="Calibri"/>
        </w:rPr>
        <w:t xml:space="preserve"> to the nine core features. Classification adds </w:t>
      </w:r>
      <w:proofErr w:type="spellStart"/>
      <w:r>
        <w:rPr>
          <w:rFonts w:ascii="Calibri" w:hAnsi="Calibri"/>
        </w:rPr>
        <w:t>n_sellers</w:t>
      </w:r>
      <w:proofErr w:type="spellEnd"/>
      <w:r>
        <w:rPr>
          <w:rFonts w:ascii="Calibri" w:hAnsi="Calibri"/>
        </w:rPr>
        <w:t xml:space="preserve">, </w:t>
      </w:r>
      <w:proofErr w:type="spellStart"/>
      <w:r>
        <w:rPr>
          <w:rFonts w:ascii="Calibri" w:hAnsi="Calibri"/>
        </w:rPr>
        <w:t>primary_seller_state</w:t>
      </w:r>
      <w:proofErr w:type="spellEnd"/>
      <w:r>
        <w:rPr>
          <w:rFonts w:ascii="Calibri" w:hAnsi="Calibri"/>
        </w:rPr>
        <w:t xml:space="preserve"> and </w:t>
      </w:r>
      <w:proofErr w:type="spellStart"/>
      <w:r>
        <w:rPr>
          <w:rFonts w:ascii="Calibri" w:hAnsi="Calibri"/>
        </w:rPr>
        <w:t>interstate_share</w:t>
      </w:r>
      <w:proofErr w:type="spellEnd"/>
      <w:r>
        <w:rPr>
          <w:rFonts w:ascii="Calibri" w:hAnsi="Calibri"/>
        </w:rPr>
        <w:t xml:space="preserve">. Definitions and literature rationales appear in Section 3 </w:t>
      </w:r>
      <w:r>
        <w:rPr>
          <w:rFonts w:ascii="Calibri" w:hAnsi="Calibri"/>
        </w:rPr>
        <w:lastRenderedPageBreak/>
        <w:t xml:space="preserve">and Appendix A. For each raw plain model, tree and forest, the expanded version changes the feature list while retaining the model settings and preprocessing rules. </w:t>
      </w:r>
      <w:proofErr w:type="gramStart"/>
      <w:r>
        <w:rPr>
          <w:rFonts w:ascii="Calibri" w:hAnsi="Calibri"/>
        </w:rPr>
        <w:t>Thus</w:t>
      </w:r>
      <w:proofErr w:type="gramEnd"/>
      <w:r>
        <w:rPr>
          <w:rFonts w:ascii="Calibri" w:hAnsi="Calibri"/>
        </w:rPr>
        <w:t xml:space="preserve"> these comparisons measure the predictive effect of the added feature block under this protocol.</w:t>
      </w:r>
    </w:p>
    <w:p w14:paraId="5B857115" w14:textId="77777777" w:rsidR="001E4D08" w:rsidRDefault="00D6400B">
      <w:pPr>
        <w:spacing w:after="100" w:line="260" w:lineRule="auto"/>
      </w:pPr>
      <w:r>
        <w:rPr>
          <w:rFonts w:ascii="Calibri" w:hAnsi="Calibri"/>
        </w:rPr>
        <w:t>Regression, plain: core 5.5158 ± 0.9836 days → expanded 5.4123 ± 0.9471 days; improvement +0.1035 days. A negative improvement means the expansion worsened the primary metric for this estimator.</w:t>
      </w:r>
    </w:p>
    <w:p w14:paraId="29501E74" w14:textId="77777777" w:rsidR="001E4D08" w:rsidRDefault="00D6400B">
      <w:pPr>
        <w:spacing w:after="100" w:line="260" w:lineRule="auto"/>
      </w:pPr>
      <w:r>
        <w:rPr>
          <w:rFonts w:ascii="Calibri" w:hAnsi="Calibri"/>
        </w:rPr>
        <w:t>Regression, tree: core 5.3138 ± 0.9799 days → expanded 5.6290 ± 0.6321 days; improvement -0.3152 days. A negative improvement means the expansion worsened the primary metric for this estimator.</w:t>
      </w:r>
    </w:p>
    <w:p w14:paraId="01AD0A3B" w14:textId="77777777" w:rsidR="001E4D08" w:rsidRDefault="00D6400B">
      <w:pPr>
        <w:spacing w:after="100" w:line="260" w:lineRule="auto"/>
      </w:pPr>
      <w:r>
        <w:rPr>
          <w:rFonts w:ascii="Calibri" w:hAnsi="Calibri"/>
        </w:rPr>
        <w:t>Regression, forest: core 5.8169 ± 1.0581 days → expanded 5.9710 ± 1.2079 days; improvement -0.1541 days. A negative improvement means the expansion worsened the primary metric for this estimator.</w:t>
      </w:r>
    </w:p>
    <w:p w14:paraId="666E34DA" w14:textId="77777777" w:rsidR="001E4D08" w:rsidRDefault="00D6400B">
      <w:pPr>
        <w:spacing w:after="100" w:line="260" w:lineRule="auto"/>
      </w:pPr>
      <w:r>
        <w:rPr>
          <w:rFonts w:ascii="Calibri" w:hAnsi="Calibri"/>
        </w:rPr>
        <w:t>Classification, plain: core 0.2173 ± 0.0603 AP → expanded 0.2254 ± 0.0632 AP; improvement +0.0081 AP. A negative improvement means the expansion worsened the primary metric for this estimator.</w:t>
      </w:r>
    </w:p>
    <w:p w14:paraId="2CEE6A9D" w14:textId="77777777" w:rsidR="001E4D08" w:rsidRDefault="00D6400B">
      <w:pPr>
        <w:spacing w:after="100" w:line="260" w:lineRule="auto"/>
      </w:pPr>
      <w:r>
        <w:rPr>
          <w:rFonts w:ascii="Calibri" w:hAnsi="Calibri"/>
        </w:rPr>
        <w:t>Classification, tree: core 0.1839 ± 0.0476 AP → expanded 0.1869 ± 0.0506 AP; improvement +0.0031 AP. A negative improvement means the expansion worsened the primary metric for this estimator.</w:t>
      </w:r>
    </w:p>
    <w:p w14:paraId="517CC43A" w14:textId="77777777" w:rsidR="001E4D08" w:rsidRDefault="00D6400B">
      <w:pPr>
        <w:spacing w:after="100" w:line="260" w:lineRule="auto"/>
      </w:pPr>
      <w:r>
        <w:rPr>
          <w:rFonts w:ascii="Calibri" w:hAnsi="Calibri"/>
        </w:rPr>
        <w:t>Classification, forest: core 0.2130 ± 0.0541 AP → expanded 0.2192 ± 0.0586 AP; improvement +0.0061 AP. A negative improvement means the expansion worsened the primary metric for this estimator.</w:t>
      </w:r>
    </w:p>
    <w:p w14:paraId="3A80D1F1" w14:textId="77777777" w:rsidR="001E4D08" w:rsidRDefault="00D6400B">
      <w:pPr>
        <w:keepNext/>
        <w:spacing w:after="100" w:line="260" w:lineRule="auto"/>
      </w:pPr>
      <w:r>
        <w:rPr>
          <w:rFonts w:ascii="Calibri" w:hAnsi="Calibri"/>
          <w:b/>
          <w:sz w:val="24"/>
        </w:rPr>
        <w:t>5.2 Input and target transformations</w:t>
      </w:r>
    </w:p>
    <w:p w14:paraId="7B02E177" w14:textId="77777777" w:rsidR="001E4D08" w:rsidRDefault="00D6400B">
      <w:pPr>
        <w:spacing w:after="100" w:line="260" w:lineRule="auto"/>
      </w:pPr>
      <w:r>
        <w:rPr>
          <w:rFonts w:ascii="Calibri" w:hAnsi="Calibri"/>
        </w:rPr>
        <w:t xml:space="preserve">Input log1p is tested on </w:t>
      </w:r>
      <w:proofErr w:type="spellStart"/>
      <w:r>
        <w:rPr>
          <w:rFonts w:ascii="Calibri" w:hAnsi="Calibri"/>
        </w:rPr>
        <w:t>total_price</w:t>
      </w:r>
      <w:proofErr w:type="spellEnd"/>
      <w:r>
        <w:rPr>
          <w:rFonts w:ascii="Calibri" w:hAnsi="Calibri"/>
        </w:rPr>
        <w:t xml:space="preserve"> and </w:t>
      </w:r>
      <w:proofErr w:type="spellStart"/>
      <w:r>
        <w:rPr>
          <w:rFonts w:ascii="Calibri" w:hAnsi="Calibri"/>
        </w:rPr>
        <w:t>total_freight</w:t>
      </w:r>
      <w:proofErr w:type="spellEnd"/>
      <w:r>
        <w:rPr>
          <w:rFonts w:ascii="Calibri" w:hAnsi="Calibri"/>
        </w:rPr>
        <w:t xml:space="preserve">, plus </w:t>
      </w:r>
      <w:proofErr w:type="spellStart"/>
      <w:r>
        <w:rPr>
          <w:rFonts w:ascii="Calibri" w:hAnsi="Calibri"/>
        </w:rPr>
        <w:t>distance_km_max</w:t>
      </w:r>
      <w:proofErr w:type="spellEnd"/>
      <w:r>
        <w:rPr>
          <w:rFonts w:ascii="Calibri" w:hAnsi="Calibri"/>
        </w:rPr>
        <w:t xml:space="preserve"> for regression. It precedes median imputation, with </w:t>
      </w:r>
      <w:proofErr w:type="spellStart"/>
      <w:r>
        <w:rPr>
          <w:rFonts w:ascii="Calibri" w:hAnsi="Calibri"/>
        </w:rPr>
        <w:t>StandardScaler</w:t>
      </w:r>
      <w:proofErr w:type="spellEnd"/>
      <w:r>
        <w:rPr>
          <w:rFonts w:ascii="Calibri" w:hAnsi="Calibri"/>
        </w:rPr>
        <w:t xml:space="preserve"> afterward for linear models. The raw and transformed comparisons retain the same missingness-indicator policy and feature list. Regression target log1p uses </w:t>
      </w:r>
      <w:proofErr w:type="spellStart"/>
      <w:r>
        <w:rPr>
          <w:rFonts w:ascii="Calibri" w:hAnsi="Calibri"/>
        </w:rPr>
        <w:t>TransformedTargetRegressor</w:t>
      </w:r>
      <w:proofErr w:type="spellEnd"/>
      <w:r>
        <w:rPr>
          <w:rFonts w:ascii="Calibri" w:hAnsi="Calibri"/>
        </w:rPr>
        <w:t xml:space="preserve"> with expm1 inversion; validation is always scored against original, unclipped delivery days (James et al., 2023).</w:t>
      </w:r>
    </w:p>
    <w:p w14:paraId="3890870B" w14:textId="77777777" w:rsidR="001E4D08" w:rsidRDefault="00D6400B">
      <w:pPr>
        <w:spacing w:after="100" w:line="260" w:lineRule="auto"/>
      </w:pPr>
      <w:r>
        <w:rPr>
          <w:rFonts w:ascii="Calibri" w:hAnsi="Calibri"/>
        </w:rPr>
        <w:t>Regression plain-model input transformation: expanded raw 5.4123 ± 0.9471 days → input-log 5.3237 ± 0.9155 days.</w:t>
      </w:r>
    </w:p>
    <w:p w14:paraId="1B9991BB" w14:textId="77777777" w:rsidR="001E4D08" w:rsidRDefault="00D6400B">
      <w:pPr>
        <w:spacing w:after="100" w:line="260" w:lineRule="auto"/>
      </w:pPr>
      <w:r>
        <w:rPr>
          <w:rFonts w:ascii="Calibri" w:hAnsi="Calibri"/>
        </w:rPr>
        <w:t>Classification plain-model input transformation: expanded raw 0.2254 ± 0.0632 AP → input-log 0.2266 ± 0.0635 AP.</w:t>
      </w:r>
    </w:p>
    <w:p w14:paraId="6D787983" w14:textId="77777777" w:rsidR="001E4D08" w:rsidRDefault="00D6400B">
      <w:pPr>
        <w:spacing w:after="100" w:line="260" w:lineRule="auto"/>
      </w:pPr>
      <w:r>
        <w:rPr>
          <w:rFonts w:ascii="Calibri" w:hAnsi="Calibri"/>
        </w:rPr>
        <w:t>Regression target transformation with logged inputs: plain linear 5.3237 ± 0.9155 days → input/target-log 5.1989 ± 1.2006 days; forest 5.9712 ± 1.2076 days → input/target-log 5.2457 ± 1.1450 days. These pairs isolate target treatment within the same estimator and input recipe.</w:t>
      </w:r>
    </w:p>
    <w:p w14:paraId="41DA9AD7" w14:textId="77777777" w:rsidR="001E4D08" w:rsidRDefault="00D6400B">
      <w:pPr>
        <w:keepNext/>
        <w:spacing w:after="100" w:line="260" w:lineRule="auto"/>
      </w:pPr>
      <w:r>
        <w:rPr>
          <w:rFonts w:ascii="Calibri" w:hAnsi="Calibri"/>
          <w:b/>
          <w:sz w:val="24"/>
        </w:rPr>
        <w:t>5.3 Regularization and tree ensembles</w:t>
      </w:r>
    </w:p>
    <w:p w14:paraId="7A72F482" w14:textId="77777777" w:rsidR="001E4D08" w:rsidRDefault="00D6400B">
      <w:pPr>
        <w:spacing w:after="100" w:line="260" w:lineRule="auto"/>
      </w:pPr>
      <w:del w:id="2828" w:author="OpenAI Codex" w:date="2026-10-11T06:02:09Z">
        <w:r>
          <w:rPr>
            <w:rFonts w:ascii="Calibri" w:hAnsi="Calibri"/>
          </w:rPr>
          <w:delText xml:space="preserve">On the transformed regression design, plain </w:delText>
        </w:r>
      </w:del>
      <w:proofErr w:type="spellStart"/>
      <w:del w:id="2829" w:author="OpenAI Codex" w:date="2026-10-11T06:02:09Z">
        <w:r>
          <w:rPr>
            <w:rFonts w:ascii="Calibri" w:hAnsi="Calibri"/>
          </w:rPr>
          <w:delText>LinearRegression</w:delText>
        </w:r>
      </w:del>
      <w:proofErr w:type="spellEnd"/>
      <w:del w:id="2830" w:author="OpenAI Codex" w:date="2026-10-11T06:02:09Z">
        <w:r>
          <w:rPr>
            <w:rFonts w:ascii="Calibri" w:hAnsi="Calibri"/>
          </w:rPr>
          <w:delText xml:space="preserve"> has MAE 5.1989 ± 1.2006 days; Ridge α=100 has 5.1850 ± 1.2130 days. On the logged classification design, unpenalized </w:delText>
        </w:r>
      </w:del>
      <w:proofErr w:type="spellStart"/>
      <w:del w:id="2831" w:author="OpenAI Codex" w:date="2026-10-11T06:02:09Z">
        <w:r>
          <w:rPr>
            <w:rFonts w:ascii="Calibri" w:hAnsi="Calibri"/>
          </w:rPr>
          <w:delText>LogisticRegression</w:delText>
        </w:r>
      </w:del>
      <w:proofErr w:type="spellEnd"/>
      <w:del w:id="2832" w:author="OpenAI Codex" w:date="2026-10-11T06:02:09Z">
        <w:r>
          <w:rPr>
            <w:rFonts w:ascii="Calibri" w:hAnsi="Calibri"/>
          </w:rPr>
          <w:delText xml:space="preserve"> has 0.2266 ± 0.0635 AP; L2 </w:delText>
        </w:r>
      </w:del>
      <w:proofErr w:type="spellStart"/>
      <w:del w:id="2833" w:author="OpenAI Codex" w:date="2026-10-11T06:02:09Z">
        <w:r>
          <w:rPr>
            <w:rFonts w:ascii="Calibri" w:hAnsi="Calibri"/>
          </w:rPr>
          <w:delText>LogisticRegression</w:delText>
        </w:r>
      </w:del>
      <w:proofErr w:type="spellEnd"/>
      <w:del w:id="2834" w:author="OpenAI Codex" w:date="2026-10-11T06:02:09Z">
        <w:r>
          <w:rPr>
            <w:rFonts w:ascii="Calibri" w:hAnsi="Calibri"/>
          </w:rPr>
          <w:delText xml:space="preserve"> C=0.01 has 0.2349 ± 0.0617 AP. These genuine matched plain-to-regularized comparisons close the baseline gap. Regularization is not assumed to help solely because it is more complex.</w:delText>
        </w:r>
      </w:del>
      <w:ins w:id="2835" w:author="OpenAI Codex" w:date="2026-10-11T06:02:09Z">
        <w:r>
          <w:rPr>
            <w:rFonts w:ascii="Calibri" w:hAnsi="Calibri"/>
          </w:rPr>
          <w:t xml:space="preserve">On the transformed regression design, plain LinearRegression has MAE 5.1989 ± 1.2006 days; Ridge α=100 has 5.1850 ± 1.2130 days. On the logged classification design, unpenalized LogisticRegression has 0.2266 ± 0.0635 AP; L2 LogisticRegression C=0.01 has 0.2349 ± 0.0617 AP. These matched comparisons evaluate regularization against the corresponding unpenalized model. Regularization is not assumed to help solely because it is more complex.</w:t>
        </w:r>
      </w:ins>
    </w:p>
    <w:p w14:paraId="271B073B" w14:textId="77777777" w:rsidR="001E4D08" w:rsidRDefault="00D6400B">
      <w:pPr>
        <w:spacing w:after="100" w:line="260" w:lineRule="auto"/>
      </w:pPr>
      <w:r>
        <w:rPr>
          <w:rFonts w:ascii="Calibri" w:hAnsi="Calibri"/>
        </w:rPr>
        <w:t>Transformed regression single tree: 5.1326 ± 1.1882 days; forest leaf 20: 5.2457 ± 1.1450 days; forest leaf 50: 5.0858 ± 1.2092 days. Logged classification single tree: 0.1870 ± 0.0506 AP; forest: 0.2192 ± 0.0587 AP. These comparisons evaluate predictive performance, not an isolated measurement of variance reduction.</w:t>
      </w:r>
    </w:p>
    <w:p w14:paraId="52F11A67" w14:textId="77777777" w:rsidR="001E4D08" w:rsidRDefault="00D6400B">
      <w:pPr>
        <w:keepNext/>
        <w:spacing w:after="100" w:line="260" w:lineRule="auto"/>
      </w:pPr>
      <w:r>
        <w:rPr>
          <w:rFonts w:ascii="Calibri" w:hAnsi="Calibri"/>
          <w:b/>
          <w:sz w:val="24"/>
        </w:rPr>
        <w:t>5.4 Training-only clipping and selection</w:t>
      </w:r>
    </w:p>
    <w:p w14:paraId="068ED590" w14:textId="77777777" w:rsidR="001E4D08" w:rsidRDefault="00D6400B">
      <w:pPr>
        <w:spacing w:after="100" w:line="260" w:lineRule="auto"/>
      </w:pPr>
      <w:r>
        <w:rPr>
          <w:rFonts w:ascii="Calibri" w:hAnsi="Calibri"/>
        </w:rPr>
        <w:t>The regression clipping comparison keeps the input/target-log forest settings fixed and caps only its training labels at 60 days: uncapped MAE 5.2457 ± 1.1450 days versus capped MAE 5.2436 ± 1.1500 days. Legitimate long-duration orders remain in validation and terminal evaluation, with their original labels. No held-out outlier is removed to improve a score.</w:t>
      </w:r>
    </w:p>
    <w:p w14:paraId="30A39742" w14:textId="77777777" w:rsidR="001E4D08" w:rsidRDefault="00D6400B">
      <w:pPr>
        <w:spacing w:after="100" w:line="260" w:lineRule="auto"/>
      </w:pPr>
      <w:del w:id="2836" w:author="OpenAI Codex" w:date="2026-10-11T06:02:09Z">
        <w:r>
          <w:rPr>
            <w:rFonts w:ascii="Calibri" w:hAnsi="Calibri"/>
          </w:rPr>
          <w:delText>The candidate catalogue, primary metrics and tie rule are fixed in experiments/experiment_4/</w:delText>
        </w:r>
      </w:del>
      <w:proofErr w:type="spellStart"/>
      <w:del w:id="2837" w:author="OpenAI Codex" w:date="2026-10-11T06:02:09Z">
        <w:r>
          <w:rPr>
            <w:rFonts w:ascii="Calibri" w:hAnsi="Calibri"/>
          </w:rPr>
          <w:delText>protocol.json</w:delText>
        </w:r>
      </w:del>
      <w:proofErr w:type="spellEnd"/>
      <w:del w:id="2838" w:author="OpenAI Codex" w:date="2026-10-11T06:02:09Z">
        <w:r>
          <w:rPr>
            <w:rFonts w:ascii="Calibri" w:hAnsi="Calibri"/>
          </w:rPr>
          <w:delText>. The regression decision minimizes mean chronological MAE; classification maximizes mean chronological AP. A numerical tie within 1e-10 favors the earlier catalogue entry. The development data have been reused during iterative work, so these are development-selection results rather than independent confirmation.</w:delText>
        </w:r>
      </w:del>
      <w:ins w:id="2839" w:author="OpenAI Codex" w:date="2026-10-11T06:02:09Z">
        <w:r>
          <w:rPr>
            <w:rFonts w:ascii="Calibri" w:hAnsi="Calibri"/>
          </w:rPr>
          <w:t xml:space="preserve">The candidate configurations, primary metrics and numerical tie rule are fixed before the matched comparisons. Regression selection minimizes mean chronological MAE; classification selection maximizes mean chronological AP. A numerical tie within 1e-10 favors the earlier predefined candidate. Development data have been reused during iterative model development, so these are development-selection results rather than independent confirmation. The repository records every configuration and comparison.</w:t>
        </w:r>
      </w:ins>
    </w:p>
    <w:p w14:paraId="0EEE7D52" w14:textId="77777777" w:rsidR="001E4D08" w:rsidRDefault="00D6400B">
      <w:pPr>
        <w:spacing w:after="100" w:line="260" w:lineRule="auto"/>
      </w:pPr>
      <w:del w:id="2840" w:author="OpenAI Codex" w:date="2026-10-11T06:02:09Z">
        <w:r>
          <w:rPr>
            <w:rFonts w:ascii="Calibri" w:hAnsi="Calibri"/>
          </w:rPr>
          <w:lastRenderedPageBreak/>
          <w:delText xml:space="preserve">Selected regression: expanded input/target-log forest (leaf 50), 5.0858 ± 1.2092 days. Selected classification: expanded input-log regularized logistic, 0.2349 ± 0.0617 AP. The report retains negative comparisons and does not require the most complex estimator to win. Appendix H lists every candidate, its training/validation summary and terminal diagnostic; paired_comparisons.csv records the </w:delText>
        </w:r>
      </w:del>
      <w:proofErr w:type="spellStart"/>
      <w:proofErr w:type="gramStart"/>
      <w:del w:id="2841" w:author="OpenAI Codex" w:date="2026-10-11T06:02:09Z">
        <w:r>
          <w:rPr>
            <w:rFonts w:ascii="Calibri" w:hAnsi="Calibri"/>
          </w:rPr>
          <w:delText>five fold</w:delText>
        </w:r>
      </w:del>
      <w:proofErr w:type="spellEnd"/>
      <w:proofErr w:type="gramEnd"/>
      <w:del w:id="2842" w:author="OpenAI Codex" w:date="2026-10-11T06:02:09Z">
        <w:r>
          <w:rPr>
            <w:rFonts w:ascii="Calibri" w:hAnsi="Calibri"/>
          </w:rPr>
          <w:delText xml:space="preserve"> differences for each controlled refinement.</w:delText>
        </w:r>
      </w:del>
      <w:ins w:id="2843" w:author="OpenAI Codex" w:date="2026-10-11T06:02:09Z">
        <w:r>
          <w:rPr>
            <w:rFonts w:ascii="Calibri" w:hAnsi="Calibri"/>
          </w:rPr>
          <w:t xml:space="preserve">Selected regression: expanded input/target-log forest (leaf 50), 5.0858 ± 1.2092 days. Selected classification: expanded input-log regularized logistic, 0.2349 ± 0.0617 AP. Negative comparisons are retained, and the most complex estimator is not required to win. Complete comparison tables and paired fold differences are available through the repository reproduction guide in Appendix E.</w:t>
        </w:r>
      </w:ins>
    </w:p>
    <w:p w14:paraId="6E4A6B0F" w14:textId="77777777" w:rsidR="001E4D08" w:rsidRDefault="00D6400B">
      <w:pPr>
        <w:keepNext/>
        <w:spacing w:after="100" w:line="260" w:lineRule="auto"/>
      </w:pPr>
      <w:r>
        <w:rPr>
          <w:rFonts w:ascii="Calibri" w:hAnsi="Calibri"/>
          <w:b/>
          <w:sz w:val="24"/>
        </w:rPr>
        <w:t>6. Development-selected classification decision policy</w:t>
      </w:r>
    </w:p>
    <w:p w14:paraId="37FA0819" w14:textId="77777777" w:rsidR="001E4D08" w:rsidRDefault="00D6400B">
      <w:pPr>
        <w:spacing w:after="100" w:line="260" w:lineRule="auto"/>
      </w:pPr>
      <w:r>
        <w:rPr>
          <w:rFonts w:ascii="Calibri" w:hAnsi="Calibri"/>
        </w:rPr>
        <w:t>Ranking quality and the intervention threshold are separate decisions. After model selection, the selected classification model’s chronological out-of-fold probabilities are pooled once per validation order. The illustrative cost assigns FP=1 and FN=5. Every distinct probability threshold and the no-alert policy are evaluated; ties favor the highest threshold. This cost is an assumed error trade-off, not measured churn, financial loss or intervention effectiveness.</w:t>
      </w:r>
    </w:p>
    <w:p w14:paraId="0E158545" w14:textId="77777777" w:rsidR="001E4D08" w:rsidRDefault="00D6400B">
      <w:pPr>
        <w:spacing w:after="100" w:line="260" w:lineRule="auto"/>
      </w:pPr>
      <w:del w:id="2844" w:author="OpenAI Codex" w:date="2026-10-11T06:02:09Z">
        <w:r>
          <w:rPr>
            <w:rFonts w:ascii="Calibri" w:hAnsi="Calibri"/>
          </w:rPr>
          <w:delText xml:space="preserve">The selected development policy has threshold τ=0.13740171, using the rule probability ≥ τ. Development loss is 35,446 over 53,596 OOF orders. Model identity, threshold and comparison table are frozen in </w:delText>
        </w:r>
      </w:del>
      <w:proofErr w:type="spellStart"/>
      <w:del w:id="2845" w:author="OpenAI Codex" w:date="2026-10-11T06:02:09Z">
        <w:r>
          <w:rPr>
            <w:rFonts w:ascii="Calibri" w:hAnsi="Calibri"/>
          </w:rPr>
          <w:delText>selection_</w:delText>
        </w:r>
      </w:del>
      <w:proofErr w:type="gramStart"/>
      <w:del w:id="2846" w:author="OpenAI Codex" w:date="2026-10-11T06:02:09Z">
        <w:r>
          <w:rPr>
            <w:rFonts w:ascii="Calibri" w:hAnsi="Calibri"/>
          </w:rPr>
          <w:delText>freeze.json</w:delText>
        </w:r>
      </w:del>
      <w:proofErr w:type="spellEnd"/>
      <w:proofErr w:type="gramEnd"/>
      <w:del w:id="2847" w:author="OpenAI Codex" w:date="2026-10-11T06:02:09Z">
        <w:r>
          <w:rPr>
            <w:rFonts w:ascii="Calibri" w:hAnsi="Calibri"/>
          </w:rPr>
          <w:delText xml:space="preserve"> before terminal scoring. No terminal result changes the model or threshold.</w:delText>
        </w:r>
      </w:del>
      <w:ins w:id="2848" w:author="OpenAI Codex" w:date="2026-10-11T06:02:09Z">
        <w:r>
          <w:rPr>
            <w:rFonts w:ascii="Calibri" w:hAnsi="Calibri"/>
          </w:rPr>
          <w:t xml:space="preserve">The development-selected policy has threshold τ=0.13740171, using the rule probability ≥ τ. Development loss is 35,446 over 53,596 out-of-fold orders. Model identity, threshold and comparison results are saved before terminal scoring. No terminal result changes the selected model or threshold.</w:t>
        </w:r>
      </w:ins>
    </w:p>
    <w:p w14:paraId="6AA667E7" w14:textId="77777777" w:rsidR="001E4D08" w:rsidRDefault="00D6400B">
      <w:pPr>
        <w:keepNext/>
        <w:spacing w:after="100" w:line="260" w:lineRule="auto"/>
      </w:pPr>
      <w:r>
        <w:rPr>
          <w:rFonts w:ascii="Calibri" w:hAnsi="Calibri"/>
          <w:b/>
          <w:sz w:val="24"/>
        </w:rPr>
        <w:t>7. Final fit and diagnostic evaluation</w:t>
      </w:r>
    </w:p>
    <w:p w14:paraId="0CECFFD5" w14:textId="77777777" w:rsidR="001E4D08" w:rsidRDefault="00D6400B">
      <w:pPr>
        <w:keepNext/>
        <w:spacing w:after="100" w:line="260" w:lineRule="auto"/>
      </w:pPr>
      <w:r>
        <w:rPr>
          <w:rFonts w:ascii="Calibri" w:hAnsi="Calibri"/>
          <w:b/>
          <w:sz w:val="24"/>
        </w:rPr>
        <w:t>7.1 Refit serialization and scoring</w:t>
      </w:r>
    </w:p>
    <w:p w14:paraId="7B1F4BF7" w14:textId="77777777" w:rsidR="001E4D08" w:rsidRDefault="00D6400B">
      <w:pPr>
        <w:spacing w:after="100" w:line="260" w:lineRule="auto"/>
      </w:pPr>
      <w:del w:id="2849" w:author="OpenAI Codex" w:date="2026-10-11T06:02:09Z">
        <w:r>
          <w:rPr>
            <w:rFonts w:ascii="Calibri" w:hAnsi="Calibri"/>
          </w:rPr>
          <w:delText xml:space="preserve">The selected recipes are refitted on 59,466 mature preterminal regression orders and 59,740 classification orders. Preprocessing and estimator are serialized together. Each bundle includes its feature schema, candidate configuration, training membership digest, fit warnings and file checksums. Reloaded predictions match before saving. </w:delText>
        </w:r>
      </w:del>
      <w:proofErr w:type="gramStart"/>
      <w:del w:id="2850" w:author="OpenAI Codex" w:date="2026-10-11T06:02:09Z">
        <w:r>
          <w:rPr>
            <w:rFonts w:ascii="Calibri" w:hAnsi="Calibri"/>
          </w:rPr>
          <w:delText>src.models</w:delText>
        </w:r>
      </w:del>
      <w:proofErr w:type="gramEnd"/>
      <w:del w:id="2851" w:author="OpenAI Codex" w:date="2026-10-11T06:02:09Z">
        <w:r>
          <w:rPr>
            <w:rFonts w:ascii="Calibri" w:hAnsi="Calibri"/>
          </w:rPr>
          <w:delText>.experiment4_score provides the active zero-fit scoring interface and validates the bundle manifest and required columns.</w:delText>
        </w:r>
      </w:del>
      <w:ins w:id="2852" w:author="OpenAI Codex" w:date="2026-10-11T06:02:09Z">
        <w:r>
          <w:rPr>
            <w:rFonts w:ascii="Calibri" w:hAnsi="Calibri"/>
          </w:rPr>
          <w:t xml:space="preserve">The selected models are refitted on 59,466 mature preterminal regression orders and 59,740 classification orders. Preprocessing and estimator are serialized together. Each bundle includes its feature schema, configuration, training membership digest, fit warnings and file checksums. Reloaded predictions match before saving. The scoring interface validates the bundle manifest, required predictor columns and order identifiers; the repository guide in Appendix E explains how to reproduce and use it.</w:t>
        </w:r>
      </w:ins>
    </w:p>
    <w:p w14:paraId="7AB24EC5" w14:textId="77777777" w:rsidR="001E4D08" w:rsidRDefault="00D6400B">
      <w:pPr>
        <w:keepNext/>
        <w:spacing w:after="100" w:line="260" w:lineRule="auto"/>
      </w:pPr>
      <w:r>
        <w:rPr>
          <w:rFonts w:ascii="Calibri" w:hAnsi="Calibri"/>
          <w:b/>
          <w:sz w:val="24"/>
        </w:rPr>
        <w:t>7.2 Training validation and terminal results</w:t>
      </w:r>
    </w:p>
    <w:p w14:paraId="2584C824" w14:textId="77777777" w:rsidR="001E4D08" w:rsidRDefault="00D6400B">
      <w:pPr>
        <w:spacing w:after="100" w:line="260" w:lineRule="auto"/>
      </w:pPr>
      <w:del w:id="2853" w:author="OpenAI Codex" w:date="2026-10-11T06:02:09Z">
        <w:r>
          <w:rPr>
            <w:rFonts w:ascii="Calibri" w:hAnsi="Calibri"/>
          </w:rPr>
          <w:delText xml:space="preserve">The training/validation table distinguishes mean fold-training </w:delText>
        </w:r>
      </w:del>
      <w:proofErr w:type="spellStart"/>
      <w:del w:id="2854" w:author="OpenAI Codex" w:date="2026-10-11T06:02:09Z">
        <w:r>
          <w:rPr>
            <w:rFonts w:ascii="Calibri" w:hAnsi="Calibri"/>
          </w:rPr>
          <w:delText>resubstitution</w:delText>
        </w:r>
      </w:del>
      <w:proofErr w:type="spellEnd"/>
      <w:del w:id="2855" w:author="OpenAI Codex" w:date="2026-10-11T06:02:09Z">
        <w:r>
          <w:rPr>
            <w:rFonts w:ascii="Calibri" w:hAnsi="Calibri"/>
          </w:rPr>
          <w:delText xml:space="preserve"> performance from performance of the final full preterminal refit. Terminal evaluation uses 15,615 regression orders and 15,769 classification orders, including 1,707 detractors. The terminal cohort was previously inspected. It provides a later-period diagnostic, not an untouched independent test or a model-selection criterion.</w:delText>
        </w:r>
      </w:del>
      <w:ins w:id="2856" w:author="OpenAI Codex" w:date="2026-10-11T06:02:09Z">
        <w:r>
          <w:rPr>
            <w:rFonts w:ascii="Calibri" w:hAnsi="Calibri"/>
          </w:rPr>
          <w:t xml:space="preserve">Table C.1 distinguishes mean fold-training resubstitution performance from performance of the final full preterminal refit. Terminal evaluation uses 15,615 regression orders and 15,769 classification orders, including 1,707 detractors. This previously inspected cohort provides a later-period diagnostic, not an untouched independent test or a model-selection criterion.</w:t>
        </w:r>
      </w:ins>
    </w:p>
    <w:p w14:paraId="71FEC832" w14:textId="77777777" w:rsidR="001E4D08" w:rsidRDefault="00D6400B">
      <w:pPr>
        <w:spacing w:after="100" w:line="260" w:lineRule="auto"/>
      </w:pPr>
      <w:r>
        <w:rPr>
          <w:rFonts w:ascii="Calibri" w:hAnsi="Calibri"/>
        </w:rPr>
        <w:t xml:space="preserve">Regression </w:t>
      </w:r>
      <w:proofErr w:type="spellStart"/>
      <w:r>
        <w:rPr>
          <w:rFonts w:ascii="Calibri" w:hAnsi="Calibri"/>
        </w:rPr>
        <w:t>mae</w:t>
      </w:r>
      <w:proofErr w:type="spellEnd"/>
      <w:r>
        <w:rPr>
          <w:rFonts w:ascii="Calibri" w:hAnsi="Calibri"/>
        </w:rPr>
        <w:t>: fold training 4.1940 ± 0.1900; validation 5.0858 ± 1.2092; final refit training 4.7353; terminal 3.7277.</w:t>
      </w:r>
    </w:p>
    <w:p w14:paraId="56530C11" w14:textId="77777777" w:rsidR="001E4D08" w:rsidRDefault="00D6400B">
      <w:pPr>
        <w:spacing w:after="100" w:line="260" w:lineRule="auto"/>
      </w:pPr>
      <w:r>
        <w:rPr>
          <w:rFonts w:ascii="Calibri" w:hAnsi="Calibri"/>
        </w:rPr>
        <w:t xml:space="preserve">Regression </w:t>
      </w:r>
      <w:proofErr w:type="spellStart"/>
      <w:r>
        <w:rPr>
          <w:rFonts w:ascii="Calibri" w:hAnsi="Calibri"/>
        </w:rPr>
        <w:t>rmse</w:t>
      </w:r>
      <w:proofErr w:type="spellEnd"/>
      <w:r>
        <w:rPr>
          <w:rFonts w:ascii="Calibri" w:hAnsi="Calibri"/>
        </w:rPr>
        <w:t>: fold training 7.3101 ± 0.3879; validation 8.3324 ± 1.9345; final refit training 8.1005; terminal 5.3114.</w:t>
      </w:r>
    </w:p>
    <w:p w14:paraId="4B02C337" w14:textId="77777777" w:rsidR="001E4D08" w:rsidRDefault="00D6400B">
      <w:pPr>
        <w:spacing w:after="100" w:line="260" w:lineRule="auto"/>
      </w:pPr>
      <w:r>
        <w:rPr>
          <w:rFonts w:ascii="Calibri" w:hAnsi="Calibri"/>
        </w:rPr>
        <w:t>Regression r2: fold training 0.2226 ± 0.0303; validation 0.1351 ± 0.1225; final refit training 0.2990; terminal 0.1862.</w:t>
      </w:r>
    </w:p>
    <w:p w14:paraId="4407E30E" w14:textId="77777777" w:rsidR="001E4D08" w:rsidRDefault="00D6400B">
      <w:pPr>
        <w:spacing w:after="100" w:line="260" w:lineRule="auto"/>
      </w:pPr>
      <w:r>
        <w:rPr>
          <w:rFonts w:ascii="Calibri" w:hAnsi="Calibri"/>
        </w:rPr>
        <w:t xml:space="preserve">Classification </w:t>
      </w:r>
      <w:proofErr w:type="spellStart"/>
      <w:r>
        <w:rPr>
          <w:rFonts w:ascii="Calibri" w:hAnsi="Calibri"/>
        </w:rPr>
        <w:t>average_precision</w:t>
      </w:r>
      <w:proofErr w:type="spellEnd"/>
      <w:r>
        <w:rPr>
          <w:rFonts w:ascii="Calibri" w:hAnsi="Calibri"/>
        </w:rPr>
        <w:t>: fold training 0.2006 ± 0.0183; validation 0.2349 ± 0.0617; final refit training 0.2531; terminal 0.1752.</w:t>
      </w:r>
    </w:p>
    <w:p w14:paraId="7D9E7443" w14:textId="77777777" w:rsidR="001E4D08" w:rsidRDefault="00D6400B">
      <w:pPr>
        <w:spacing w:after="100" w:line="260" w:lineRule="auto"/>
      </w:pPr>
      <w:r>
        <w:rPr>
          <w:rFonts w:ascii="Calibri" w:hAnsi="Calibri"/>
        </w:rPr>
        <w:t xml:space="preserve">Classification </w:t>
      </w:r>
      <w:proofErr w:type="spellStart"/>
      <w:r>
        <w:rPr>
          <w:rFonts w:ascii="Calibri" w:hAnsi="Calibri"/>
        </w:rPr>
        <w:t>roc_auc</w:t>
      </w:r>
      <w:proofErr w:type="spellEnd"/>
      <w:r>
        <w:rPr>
          <w:rFonts w:ascii="Calibri" w:hAnsi="Calibri"/>
        </w:rPr>
        <w:t>: fold training 0.5999 ± 0.0092; validation 0.6083 ± 0.0379; final refit training 0.6282; terminal 0.5724.</w:t>
      </w:r>
    </w:p>
    <w:p w14:paraId="42DF28EC" w14:textId="77777777" w:rsidR="001E4D08" w:rsidRDefault="00D6400B">
      <w:pPr>
        <w:spacing w:after="100" w:line="260" w:lineRule="auto"/>
      </w:pPr>
      <w:r>
        <w:rPr>
          <w:rFonts w:ascii="Calibri" w:hAnsi="Calibri"/>
        </w:rPr>
        <w:t>Classification brier: fold training 0.1115 ± 0.0033; validation 0.1213 ± 0.0192; final refit training 0.1228; terminal 0.0969.</w:t>
      </w:r>
    </w:p>
    <w:p w14:paraId="0631C5DF" w14:textId="77777777" w:rsidR="001E4D08" w:rsidRDefault="00D6400B">
      <w:pPr>
        <w:spacing w:after="100" w:line="260" w:lineRule="auto"/>
      </w:pPr>
      <w:r>
        <w:rPr>
          <w:rFonts w:ascii="Calibri" w:hAnsi="Calibri"/>
        </w:rPr>
        <w:t>At τ=0.13740, terminal TP=882, FP=5,777, FN=825, TN=8,285; precision=13.25%, recall=51.67%. The policy flags 6,659/15,769 orders (42.23%). Its illustrative loss is 9,902, versus 8,535 for no alerts (-16.02% reduction). A negative reduction means the frozen policy performs worse than no alerts in this cohort; it is retained for honest evaluation rather than retuned on terminal outcomes.</w:t>
      </w:r>
    </w:p>
    <w:p w14:paraId="3E80B136" w14:textId="77777777" w:rsidR="001E4D08" w:rsidRDefault="00D6400B">
      <w:pPr>
        <w:keepNext/>
        <w:spacing w:after="100" w:line="260" w:lineRule="auto"/>
      </w:pPr>
      <w:r>
        <w:rPr>
          <w:rFonts w:ascii="Calibri" w:hAnsi="Calibri"/>
          <w:b/>
          <w:sz w:val="24"/>
        </w:rPr>
        <w:lastRenderedPageBreak/>
        <w:t>7.3 Error analysis and interpretation</w:t>
      </w:r>
    </w:p>
    <w:p w14:paraId="6A1B3D1B" w14:textId="77777777" w:rsidR="001E4D08" w:rsidRDefault="00D6400B">
      <w:pPr>
        <w:spacing w:after="100" w:line="260" w:lineRule="auto"/>
      </w:pPr>
      <w:del w:id="2857" w:author="OpenAI Codex" w:date="2026-10-11T06:02:09Z">
        <w:r>
          <w:rPr>
            <w:rFonts w:ascii="Calibri" w:hAnsi="Calibri"/>
          </w:rPr>
          <w:delText>Current selected-model residuals, PR/ROC diagnostics and confusion counts appear in Appendix H. selected_subgroups.csv supplies state, basket, duration and calendar slices. Small subgroup AP values require adequate positive and negative support; they are descriptive and do not establish regional causal mechanisms. Prediction error, subgroup differences and train/terminal distributions inform monitoring proposals, not a guarantee of stable future performance.</w:delText>
        </w:r>
      </w:del>
      <w:ins w:id="2858" w:author="OpenAI Codex" w:date="2026-10-11T06:02:09Z">
        <w:r>
          <w:rPr>
            <w:rFonts w:ascii="Calibri" w:hAnsi="Calibri"/>
          </w:rPr>
          <w:t xml:space="preserve">Appendix C presents the selected models’ residuals, precision-recall and ROC curves, and frozen-policy confusion matrix. Reproducible subgroup summaries in the repository cover state, basket, duration and calendar slices. Subgroup AP requires adequate positive and negative support; these summaries are descriptive and do not establish regional causal mechanisms. Prediction error, subgroup differences and train/terminal distributions inform monitoring proposals rather than guarantee stable future performance.</w:t>
        </w:r>
      </w:ins>
    </w:p>
    <w:p w14:paraId="32042281" w14:textId="77777777" w:rsidR="001E4D08" w:rsidRDefault="00D6400B">
      <w:pPr>
        <w:keepNext/>
        <w:spacing w:after="100" w:line="260" w:lineRule="auto"/>
      </w:pPr>
      <w:r>
        <w:rPr>
          <w:rFonts w:ascii="Calibri" w:hAnsi="Calibri"/>
          <w:b/>
          <w:sz w:val="24"/>
        </w:rPr>
        <w:t>8. Scoring readiness limitations and operational proposals</w:t>
      </w:r>
    </w:p>
    <w:p w14:paraId="63AC85B4" w14:textId="77777777" w:rsidR="001E4D08" w:rsidRDefault="00D6400B">
      <w:pPr>
        <w:keepNext/>
        <w:spacing w:after="100" w:line="260" w:lineRule="auto"/>
      </w:pPr>
      <w:r>
        <w:rPr>
          <w:rFonts w:ascii="Calibri" w:hAnsi="Calibri"/>
          <w:b/>
          <w:sz w:val="24"/>
        </w:rPr>
        <w:t>8.1 Working pipeline and evidence</w:t>
      </w:r>
    </w:p>
    <w:p w14:paraId="6C92383C" w14:textId="77777777" w:rsidR="001E4D08" w:rsidRDefault="00D6400B">
      <w:pPr>
        <w:spacing w:after="100" w:line="260" w:lineRule="auto"/>
      </w:pPr>
      <w:del w:id="2859" w:author="OpenAI Codex" w:date="2026-10-11T06:02:09Z">
        <w:r>
          <w:rPr>
            <w:rFonts w:ascii="Calibri" w:hAnsi="Calibri"/>
          </w:rPr>
          <w:delText xml:space="preserve">The active pipeline is identified by </w:delText>
        </w:r>
      </w:del>
      <w:proofErr w:type="spellStart"/>
      <w:del w:id="2860" w:author="OpenAI Codex" w:date="2026-10-11T06:02:09Z">
        <w:r>
          <w:rPr>
            <w:rFonts w:ascii="Calibri" w:hAnsi="Calibri"/>
          </w:rPr>
          <w:delText>src</w:delText>
        </w:r>
      </w:del>
      <w:proofErr w:type="spellEnd"/>
      <w:del w:id="2861" w:author="OpenAI Codex" w:date="2026-10-11T06:02:09Z">
        <w:r>
          <w:rPr>
            <w:rFonts w:ascii="Calibri" w:hAnsi="Calibri"/>
          </w:rPr>
          <w:delText>/models/configs/</w:delText>
        </w:r>
      </w:del>
      <w:proofErr w:type="spellStart"/>
      <w:del w:id="2862" w:author="OpenAI Codex" w:date="2026-10-11T06:02:09Z">
        <w:r>
          <w:rPr>
            <w:rFonts w:ascii="Calibri" w:hAnsi="Calibri"/>
          </w:rPr>
          <w:delText>active_pipeline.json</w:delText>
        </w:r>
      </w:del>
      <w:proofErr w:type="spellEnd"/>
      <w:del w:id="2863" w:author="OpenAI Codex" w:date="2026-10-11T06:02:09Z">
        <w:r>
          <w:rPr>
            <w:rFonts w:ascii="Calibri" w:hAnsi="Calibri"/>
          </w:rPr>
          <w:delText xml:space="preserve"> and artifacts/metrics/experiment-4/run-01/. This directory contains the fixed protocol, membership evidence, every fold prediction and pipeline, paired comparisons, selection freeze, decision policy, final bundles and terminal diagnostics. Historical v4 and Experiment 3 evidence are retained as supplementary exploration; they are not the source of the current selected-model results.</w:delText>
        </w:r>
      </w:del>
      <w:ins w:id="2864" w:author="OpenAI Codex" w:date="2026-10-11T06:02:09Z">
        <w:r>
          <w:rPr>
            <w:rFonts w:ascii="Calibri" w:hAnsi="Calibri"/>
          </w:rPr>
          <w:t xml:space="preserve">The repository contains the active scoring configuration, preprocessing and model implementations, fixed validation memberships, fold predictions, paired comparisons, saved selection decisions, policy, fitted bundles and terminal diagnostics. The root README identifies the authoritative files and provides commands for verification, complete reproduction and scoring. Appendix E directs the reader to this evidence.</w:t>
        </w:r>
      </w:ins>
    </w:p>
    <w:p w14:paraId="40843A93" w14:textId="77777777" w:rsidR="001E4D08" w:rsidRDefault="00D6400B">
      <w:pPr>
        <w:keepNext/>
        <w:spacing w:after="100" w:line="260" w:lineRule="auto"/>
      </w:pPr>
      <w:r>
        <w:rPr>
          <w:rFonts w:ascii="Calibri" w:hAnsi="Calibri"/>
          <w:b/>
          <w:sz w:val="24"/>
        </w:rPr>
        <w:t>8.2 Limits of interpretation</w:t>
      </w:r>
    </w:p>
    <w:p w14:paraId="2BC7FF15" w14:textId="77777777" w:rsidR="001E4D08" w:rsidRDefault="00D6400B">
      <w:pPr>
        <w:spacing w:after="100" w:line="260" w:lineRule="auto"/>
      </w:pPr>
      <w:del w:id="2865" w:author="OpenAI Codex" w:date="2026-10-11T06:02:09Z">
        <w:r>
          <w:rPr>
            <w:rFonts w:ascii="Calibri" w:hAnsi="Calibri"/>
          </w:rPr>
          <w:delText>Reconstructed checkout inputs are not certified event-time snapshots. Eligibility conditions on recorded deliveries or valid reviews; label maturity reduces recorded lookahead but does not eliminate selection effects or prove complete follow-up. Development evidence was reused adaptively, and the terminal cohort was previously inspected. Five-fold SD describes observed window variation. These limits remain even though the matched plain-baseline gap is now closed.</w:delText>
        </w:r>
      </w:del>
      <w:ins w:id="2866" w:author="OpenAI Codex" w:date="2026-10-11T06:02:09Z">
        <w:r>
          <w:rPr>
            <w:rFonts w:ascii="Calibri" w:hAnsi="Calibri"/>
          </w:rPr>
          <w:t xml:space="preserve">Reconstructed checkout inputs are not certified event-time snapshots. Eligibility conditions on recorded deliveries or valid reviews; label maturity reduces recorded lookahead but does not eliminate selection effects or prove complete follow-up. Development evidence was reused adaptively, and the terminal cohort was previously inspected. Five-fold SD describes observed window variation. These limits constrain the interpretation of the matched comparisons and final diagnostics.</w:t>
        </w:r>
      </w:ins>
    </w:p>
    <w:p w14:paraId="32918EC3" w14:textId="77777777" w:rsidR="001E4D08" w:rsidRDefault="00D6400B">
      <w:pPr>
        <w:spacing w:after="100" w:line="260" w:lineRule="auto"/>
      </w:pPr>
      <w:r>
        <w:rPr>
          <w:rFonts w:ascii="Calibri" w:hAnsi="Calibri"/>
        </w:rPr>
        <w:t>The classification alert burden is 42.23%; 86.75% of alerts are false positives. 825 terminal detractors are missed. Error costs are illustrative, and ranking lift does not prove that outreach changes satisfaction. Saved local scoring bundles do not establish a deployed service, response-time guarantee or operating capacity.</w:t>
      </w:r>
    </w:p>
    <w:p w14:paraId="151EA948" w14:textId="77777777" w:rsidR="001E4D08" w:rsidRDefault="00D6400B">
      <w:pPr>
        <w:keepNext/>
        <w:spacing w:after="100" w:line="260" w:lineRule="auto"/>
      </w:pPr>
      <w:r>
        <w:rPr>
          <w:rFonts w:ascii="Calibri" w:hAnsi="Calibri"/>
          <w:b/>
          <w:sz w:val="24"/>
        </w:rPr>
        <w:t>8.3 Proposed business pilots</w:t>
      </w:r>
    </w:p>
    <w:p w14:paraId="5450EBD9" w14:textId="77777777" w:rsidR="001E4D08" w:rsidRDefault="00D6400B">
      <w:pPr>
        <w:spacing w:after="100" w:line="260" w:lineRule="auto"/>
      </w:pPr>
      <w:r>
        <w:rPr>
          <w:rFonts w:ascii="Calibri" w:hAnsi="Calibri"/>
        </w:rPr>
        <w:t>Logistics could test predicted lead times with buffers estimated from development residual quantiles, then measure coverage and error on genuinely future orders. Descriptive distance and state errors can guide operational investigation; hub placement and route changes require network, capacity and cost evidence absent here.</w:t>
      </w:r>
    </w:p>
    <w:p w14:paraId="3F74C29E" w14:textId="77777777" w:rsidR="001E4D08" w:rsidRDefault="00D6400B">
      <w:pPr>
        <w:spacing w:after="100" w:line="260" w:lineRule="auto"/>
      </w:pPr>
      <w:r>
        <w:rPr>
          <w:rFonts w:ascii="Calibri" w:hAnsi="Calibri"/>
        </w:rPr>
        <w:t xml:space="preserve">The current frozen alert policy is not recommended for deployment because its terminal illustrative loss exceeds the no-alert alternative. Customer experience teams could first investigate ranking and probability drift, then validate a capacity-constrained policy on genuinely future data, measuring contact cost, false-alert burden and subsequent outcomes. </w:t>
      </w:r>
      <w:proofErr w:type="gramStart"/>
      <w:r>
        <w:rPr>
          <w:rFonts w:ascii="Calibri" w:hAnsi="Calibri"/>
        </w:rPr>
        <w:t>Automated vouchers,</w:t>
      </w:r>
      <w:proofErr w:type="gramEnd"/>
      <w:r>
        <w:rPr>
          <w:rFonts w:ascii="Calibri" w:hAnsi="Calibri"/>
        </w:rPr>
        <w:t xml:space="preserve"> retained revenue and churn reduction remain hypotheses. A future evaluation period is needed before committing to operational superiority.</w:t>
      </w:r>
    </w:p>
    <w:p w14:paraId="2E30DAAC" w14:textId="04371EF1" w:rsidR="006001A2" w:rsidRDefault="00EE501D">
      <w:pPr>
        <w:pStyle w:val="Heading1"/>
      </w:pPr>
      <w:commentRangeStart w:id="0"/>
      <w:commentRangeEnd w:id="0"/>
      <w:r>
        <w:commentReference w:id="0"/>
      </w:r>
      <w:commentRangeStart w:id="1"/>
      <w:commentRangeEnd w:id="1"/>
      <w:r>
        <w:commentReference w:id="1"/>
      </w:r>
      <w:r>
        <w:t>9. Academic &amp; Methodological References</w:t>
      </w:r>
    </w:p>
    <w:p w14:paraId="2341CF97" w14:textId="77777777" w:rsidR="006001A2" w:rsidRDefault="00EE501D">
      <w:pPr>
        <w:spacing w:after="50"/>
        <w:ind w:left="403" w:hanging="259"/>
      </w:pPr>
      <w:r>
        <w:rPr>
          <w:b/>
          <w:color w:val="1F4E79"/>
          <w:sz w:val="21"/>
        </w:rPr>
        <w:t xml:space="preserve">1. </w:t>
      </w:r>
      <w:proofErr w:type="spellStart"/>
      <w:r>
        <w:rPr>
          <w:b/>
          <w:sz w:val="21"/>
        </w:rPr>
        <w:t>Breiman</w:t>
      </w:r>
      <w:proofErr w:type="spellEnd"/>
      <w:r>
        <w:rPr>
          <w:b/>
          <w:sz w:val="21"/>
        </w:rPr>
        <w:t>, L.</w:t>
      </w:r>
      <w:r>
        <w:rPr>
          <w:sz w:val="21"/>
        </w:rPr>
        <w:t xml:space="preserve"> (2001). Random forests. </w:t>
      </w:r>
      <w:r>
        <w:rPr>
          <w:i/>
          <w:sz w:val="21"/>
        </w:rPr>
        <w:t>Machine Learning</w:t>
      </w:r>
      <w:r>
        <w:rPr>
          <w:sz w:val="21"/>
        </w:rPr>
        <w:t>, 45(1), 5–32.</w:t>
      </w:r>
    </w:p>
    <w:p w14:paraId="2EC5A08C" w14:textId="51AAA857" w:rsidR="006001A2" w:rsidRDefault="00EE501D">
      <w:pPr>
        <w:spacing w:after="50"/>
        <w:ind w:left="403" w:hanging="259"/>
      </w:pPr>
      <w:r>
        <w:t>2. Cui, R., Lu, Z., Sun, T., &amp; Golden, J. M. (2024). Sooner or later? Promising delivery speed in online retail. Manufacturing &amp; Service Operations Management, 26(1), 233–251.</w:t>
      </w:r>
    </w:p>
    <w:p w14:paraId="6EACDE08" w14:textId="1B08F291" w:rsidR="006001A2" w:rsidRDefault="00EE501D">
      <w:pPr>
        <w:spacing w:after="50"/>
        <w:ind w:left="403" w:hanging="259"/>
      </w:pPr>
      <w:r>
        <w:t xml:space="preserve">3. Deshpande, V., &amp; </w:t>
      </w:r>
      <w:proofErr w:type="spellStart"/>
      <w:r>
        <w:t>Pendem</w:t>
      </w:r>
      <w:proofErr w:type="spellEnd"/>
      <w:r>
        <w:t>, P. (2023). Logistics performance, ratings, and its impact on customer purchasing behavior and sales in e-commerce platforms. Manufacturing &amp; Service Operations Management, 25(3), 827–845.</w:t>
      </w:r>
    </w:p>
    <w:p w14:paraId="78CEBFD1" w14:textId="77777777" w:rsidR="006001A2" w:rsidRDefault="00EE501D">
      <w:pPr>
        <w:spacing w:after="50"/>
        <w:ind w:left="403" w:hanging="259"/>
      </w:pPr>
      <w:r>
        <w:rPr>
          <w:b/>
          <w:color w:val="1F4E79"/>
          <w:sz w:val="21"/>
        </w:rPr>
        <w:t xml:space="preserve">4. </w:t>
      </w:r>
      <w:r>
        <w:rPr>
          <w:b/>
          <w:sz w:val="21"/>
        </w:rPr>
        <w:t>He, H., &amp; Garcia, E. A.</w:t>
      </w:r>
      <w:r>
        <w:rPr>
          <w:sz w:val="21"/>
        </w:rPr>
        <w:t xml:space="preserve"> (2009). Learning from imbalanced data. </w:t>
      </w:r>
      <w:r>
        <w:rPr>
          <w:i/>
          <w:sz w:val="21"/>
        </w:rPr>
        <w:t>IEEE Transactions on Knowledge and Data Engineering</w:t>
      </w:r>
      <w:r>
        <w:rPr>
          <w:sz w:val="21"/>
        </w:rPr>
        <w:t>, 21(9), 1263–1284.</w:t>
      </w:r>
    </w:p>
    <w:p w14:paraId="2EA1B488" w14:textId="48F7599A" w:rsidR="006001A2" w:rsidRDefault="00EE501D">
      <w:pPr>
        <w:spacing w:after="50"/>
        <w:ind w:left="403" w:hanging="259"/>
      </w:pPr>
      <w:r>
        <w:rPr>
          <w:b/>
          <w:color w:val="1F4E79"/>
          <w:sz w:val="21"/>
        </w:rPr>
        <w:t xml:space="preserve">5. James, G., Witten, D., Hastie, T., </w:t>
      </w:r>
      <w:proofErr w:type="spellStart"/>
      <w:r>
        <w:rPr>
          <w:b/>
          <w:color w:val="1F4E79"/>
          <w:sz w:val="21"/>
        </w:rPr>
        <w:t>Tibshirani</w:t>
      </w:r>
      <w:proofErr w:type="spellEnd"/>
      <w:r>
        <w:rPr>
          <w:b/>
          <w:color w:val="1F4E79"/>
          <w:sz w:val="21"/>
        </w:rPr>
        <w:t>, R., &amp; Taylor, J. (2023). An Introduction to Statistical Learning with Applications in Python. Springer. https://doi.org/10.1007/978-3-031-38747-0</w:t>
      </w:r>
    </w:p>
    <w:p w14:paraId="0C9785C6" w14:textId="54353ED0" w:rsidR="006001A2" w:rsidRDefault="00EE501D">
      <w:pPr>
        <w:spacing w:after="50"/>
        <w:ind w:left="403" w:hanging="259"/>
      </w:pPr>
      <w:r>
        <w:lastRenderedPageBreak/>
        <w:t>6. Kandula, S., Krishnamoorthy, S., &amp; Roy, D. (2021). A prescriptive analytics framework for efficient E-commerce order delivery. Decision Support Systems, 147, Article 113584.</w:t>
      </w:r>
    </w:p>
    <w:p w14:paraId="2BF3B188" w14:textId="77777777" w:rsidR="006001A2" w:rsidRDefault="00EE501D">
      <w:pPr>
        <w:spacing w:after="50"/>
        <w:ind w:left="403" w:hanging="259"/>
      </w:pPr>
      <w:r>
        <w:rPr>
          <w:b/>
          <w:color w:val="1F4E79"/>
          <w:sz w:val="21"/>
        </w:rPr>
        <w:t xml:space="preserve">7. </w:t>
      </w:r>
      <w:r>
        <w:rPr>
          <w:b/>
          <w:sz w:val="21"/>
        </w:rPr>
        <w:t>Pedregosa, F., et al.</w:t>
      </w:r>
      <w:r>
        <w:rPr>
          <w:sz w:val="21"/>
        </w:rPr>
        <w:t xml:space="preserve"> (2011). Scikit-learn: Machine Learning in Python. </w:t>
      </w:r>
      <w:r>
        <w:rPr>
          <w:i/>
          <w:sz w:val="21"/>
        </w:rPr>
        <w:t>Journal of Machine Learning Research</w:t>
      </w:r>
      <w:r>
        <w:rPr>
          <w:sz w:val="21"/>
        </w:rPr>
        <w:t>, 12, 2825–2830.</w:t>
      </w:r>
    </w:p>
    <w:p w14:paraId="0613FD6C" w14:textId="77777777" w:rsidR="001E4D08" w:rsidRDefault="00D6400B">
      <w:pPr>
        <w:spacing w:after="50"/>
        <w:ind w:left="403" w:hanging="259"/>
      </w:pPr>
      <w:r>
        <w:t xml:space="preserve">8. </w:t>
      </w:r>
      <w:proofErr w:type="spellStart"/>
      <w:r>
        <w:t>Olist</w:t>
      </w:r>
      <w:proofErr w:type="spellEnd"/>
      <w:r>
        <w:t>. Brazilian E-Commerce Public Dataset (2016–2018). Dataset provenance: https://www.kaggle.com/datasets/olistbr/brazilian-ecommerce. Course data should be the supplied Canvas copy; this report does not independently certify the original download source.</w:t>
      </w:r>
    </w:p>
    <w:p w14:paraId="47EDC258" w14:textId="77777777" w:rsidR="001E4D08" w:rsidRDefault="00D6400B">
      <w:pPr>
        <w:spacing w:after="50"/>
        <w:ind w:left="403" w:hanging="259"/>
      </w:pPr>
      <w:r>
        <w:t xml:space="preserve">9. Instituto Brasileiro de Geografia e </w:t>
      </w:r>
      <w:proofErr w:type="spellStart"/>
      <w:r>
        <w:t>Estatística</w:t>
      </w:r>
      <w:proofErr w:type="spellEnd"/>
      <w:r>
        <w:t xml:space="preserve"> (IBGE). BR_Pais_2024 national boundary. Pinned label-independent country-filter reference for the ZIP/state centroid lookup; archive SHA-256 and transformation provenance are recorded in data/reference/geography/</w:t>
      </w:r>
      <w:proofErr w:type="spellStart"/>
      <w:r>
        <w:t>boundary_manifest.json</w:t>
      </w:r>
      <w:proofErr w:type="spellEnd"/>
      <w:r>
        <w:t>. https://geoftp.ibge.gov.br/organizacao_do_territorio/malhas_territoriais/malhas_municipais/municipio_2024/Brasil/BR_Pais_2024.zip</w:t>
      </w:r>
    </w:p>
    <w:p w14:paraId="3EEE7583" w14:textId="77777777" w:rsidR="006001A2" w:rsidRDefault="00EE501D">
      <w:pPr>
        <w:pStyle w:val="Heading1"/>
      </w:pPr>
      <w:r>
        <w:t>10. Declaration on the Use of Artificial Intelligence (AI) Tools</w:t>
      </w:r>
    </w:p>
    <w:p w14:paraId="5D1F0AE3" w14:textId="19B7918C" w:rsidR="006001A2" w:rsidRDefault="00EE501D">
      <w:r>
        <w:t>Team 11 declares AI assistance during Milestone 2 preparation. This includes tools previously declared by the team (Google Antigravity and large language model assistants), and OpenAI Codex used in the report review and revision workflow:</w:t>
      </w:r>
    </w:p>
    <w:p w14:paraId="0AF1A0AD" w14:textId="04021D3E" w:rsidR="006001A2" w:rsidRDefault="00EE501D">
      <w:pPr>
        <w:spacing w:after="50"/>
        <w:ind w:left="360" w:hanging="216"/>
      </w:pPr>
      <w:r>
        <w:rPr>
          <w:rFonts w:ascii="Arial" w:hAnsi="Arial"/>
          <w:b/>
          <w:color w:val="1F4E79"/>
          <w:sz w:val="20"/>
        </w:rPr>
        <w:t>• Scope of Assistance: AI assistance included code/script drafting and refactoring, formatting, methodological and numerical auditing, literature checking, report prose revisions, diagnostic-figure repair and preparation of a saved-evidence verification package. This disclosure describes assistance used; it does not claim separate institutional approval.</w:t>
      </w:r>
    </w:p>
    <w:p w14:paraId="72ADCA23" w14:textId="3D2BE1F8" w:rsidR="006001A2" w:rsidRDefault="00EE501D">
      <w:pPr>
        <w:spacing w:after="50"/>
        <w:ind w:left="360" w:hanging="216"/>
      </w:pPr>
      <w:commentRangeStart w:id="2"/>
      <w:r>
        <w:rPr>
          <w:rFonts w:ascii="Arial" w:hAnsi="Arial"/>
          <w:b/>
          <w:color w:val="1F4E79"/>
          <w:sz w:val="20"/>
        </w:rPr>
        <w:t>• Human Responsibility: Team 11 retains responsibility for problem framing, modelling choices, interpretation, source attribution and final submission. The report preserves methodological limitations and records what automated checks verified. Each team member must confirm and be able to defend their own contributions; this declaration does not certify that every calculation or interpretation was independently re-executed by a human.</w:t>
      </w:r>
      <w:commentRangeEnd w:id="2"/>
      <w:r>
        <w:commentReference w:id="2"/>
      </w:r>
    </w:p>
    <w:p w14:paraId="103090E3" w14:textId="5788C98C" w:rsidR="006001A2" w:rsidRDefault="00EE501D">
      <w:pPr>
        <w:pStyle w:val="Title"/>
      </w:pPr>
      <w:del w:id="2867" w:author="OpenAI Codex" w:date="2026-10-11T06:02:09Z">
        <w:r>
          <w:delText>COMPREHENSIVE TECHNICAL APPENDIX Current results in H and supporting historical records in A–G</w:delText>
        </w:r>
      </w:del>
      <w:ins w:id="2868" w:author="OpenAI Codex" w:date="2026-10-11T06:02:09Z">
        <w:r>
          <w:t xml:space="preserve">TECHNICAL APPENDICES Supporting Definitions Diagnostics and Reproducibility</w:t>
        </w:r>
      </w:ins>
    </w:p>
    <w:p w14:paraId="323304CB" w14:textId="77777777" w:rsidR="006001A2" w:rsidRDefault="00EE501D">
      <w:pPr>
        <w:pStyle w:val="Heading1"/>
        <w:pageBreakBefore/>
      </w:pPr>
      <w:r>
        <w:lastRenderedPageBreak/>
        <w:t>Appendix A: Problem Scoping, Target Formulations &amp; Feature Engineering Dictionaries</w:t>
      </w:r>
    </w:p>
    <w:p w14:paraId="6A4BBFA7" w14:textId="77777777" w:rsidR="006001A2" w:rsidRDefault="00EE501D">
      <w:pPr>
        <w:pStyle w:val="Heading2"/>
      </w:pPr>
      <w:r>
        <w:t>Table A.1: End-to-End Problem Formulation &amp; Milestone 2 Performance Summary Matrix</w:t>
      </w:r>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349"/>
        <w:gridCol w:w="4015"/>
        <w:gridCol w:w="4672"/>
      </w:tblGrid>
      <w:tr w:rsidR="006001A2" w14:paraId="06765120" w14:textId="77777777">
        <w:trPr>
          <w:cantSplit/>
          <w:tblHeader/>
          <w:jc w:val="center"/>
        </w:trPr>
        <w:tc>
          <w:tcPr>
            <w:tcW w:w="1349" w:type="dxa"/>
            <w:shd w:val="clear" w:color="auto" w:fill="E8EEF5"/>
            <w:tcMar>
              <w:top w:w="60" w:type="dxa"/>
              <w:left w:w="80" w:type="dxa"/>
              <w:bottom w:w="60" w:type="dxa"/>
              <w:right w:w="80" w:type="dxa"/>
            </w:tcMar>
            <w:vAlign w:val="center"/>
          </w:tcPr>
          <w:p w14:paraId="770456B0" w14:textId="77777777" w:rsidR="006001A2" w:rsidRDefault="00EE501D">
            <w:pPr>
              <w:spacing w:after="0" w:line="252" w:lineRule="auto"/>
            </w:pPr>
            <w:r>
              <w:rPr>
                <w:b/>
                <w:sz w:val="19"/>
              </w:rPr>
              <w:t>Dimension</w:t>
            </w:r>
          </w:p>
        </w:tc>
        <w:tc>
          <w:tcPr>
            <w:tcW w:w="4015" w:type="dxa"/>
            <w:shd w:val="clear" w:color="auto" w:fill="E8EEF5"/>
            <w:tcMar>
              <w:top w:w="60" w:type="dxa"/>
              <w:left w:w="80" w:type="dxa"/>
              <w:bottom w:w="60" w:type="dxa"/>
              <w:right w:w="80" w:type="dxa"/>
            </w:tcMar>
            <w:vAlign w:val="center"/>
          </w:tcPr>
          <w:p w14:paraId="7C7E82CA" w14:textId="77777777" w:rsidR="006001A2" w:rsidRDefault="00EE501D">
            <w:pPr>
              <w:spacing w:after="0" w:line="252" w:lineRule="auto"/>
            </w:pPr>
            <w:r>
              <w:rPr>
                <w:b/>
                <w:sz w:val="19"/>
              </w:rPr>
              <w:t>Task 1: Fulfilment Lead Time (Regression)</w:t>
            </w:r>
          </w:p>
        </w:tc>
        <w:tc>
          <w:tcPr>
            <w:tcW w:w="4672" w:type="dxa"/>
            <w:shd w:val="clear" w:color="auto" w:fill="E8EEF5"/>
            <w:tcMar>
              <w:top w:w="60" w:type="dxa"/>
              <w:left w:w="80" w:type="dxa"/>
              <w:bottom w:w="60" w:type="dxa"/>
              <w:right w:w="80" w:type="dxa"/>
            </w:tcMar>
            <w:vAlign w:val="center"/>
          </w:tcPr>
          <w:p w14:paraId="1C6C6BF5" w14:textId="77777777" w:rsidR="006001A2" w:rsidRDefault="00EE501D">
            <w:pPr>
              <w:spacing w:after="0" w:line="252" w:lineRule="auto"/>
            </w:pPr>
            <w:r>
              <w:rPr>
                <w:b/>
                <w:sz w:val="19"/>
              </w:rPr>
              <w:t>Task 2: Review Detractor Risk (Classification)</w:t>
            </w:r>
          </w:p>
        </w:tc>
      </w:tr>
      <w:tr w:rsidR="006001A2" w14:paraId="176C98C2" w14:textId="77777777">
        <w:trPr>
          <w:cantSplit/>
          <w:jc w:val="center"/>
        </w:trPr>
        <w:tc>
          <w:tcPr>
            <w:tcW w:w="1349" w:type="dxa"/>
            <w:shd w:val="clear" w:color="auto" w:fill="F8FAFC"/>
            <w:tcMar>
              <w:top w:w="60" w:type="dxa"/>
              <w:left w:w="80" w:type="dxa"/>
              <w:bottom w:w="60" w:type="dxa"/>
              <w:right w:w="80" w:type="dxa"/>
            </w:tcMar>
            <w:vAlign w:val="center"/>
          </w:tcPr>
          <w:p w14:paraId="0412F82B" w14:textId="77777777" w:rsidR="006001A2" w:rsidRDefault="00EE501D">
            <w:pPr>
              <w:spacing w:after="0" w:line="252" w:lineRule="auto"/>
            </w:pPr>
            <w:r>
              <w:rPr>
                <w:b/>
                <w:sz w:val="19"/>
              </w:rPr>
              <w:t>Business Stakeholder</w:t>
            </w:r>
          </w:p>
        </w:tc>
        <w:tc>
          <w:tcPr>
            <w:tcW w:w="4015" w:type="dxa"/>
            <w:shd w:val="clear" w:color="auto" w:fill="F8FAFC"/>
            <w:tcMar>
              <w:top w:w="60" w:type="dxa"/>
              <w:left w:w="80" w:type="dxa"/>
              <w:bottom w:w="60" w:type="dxa"/>
              <w:right w:w="80" w:type="dxa"/>
            </w:tcMar>
            <w:vAlign w:val="center"/>
          </w:tcPr>
          <w:p w14:paraId="66C73E4B" w14:textId="35A8F3A0" w:rsidR="006001A2" w:rsidRDefault="00EE501D">
            <w:pPr>
              <w:spacing w:after="0" w:line="252" w:lineRule="auto"/>
            </w:pPr>
            <w:r>
              <w:rPr>
                <w:sz w:val="19"/>
              </w:rPr>
              <w:t>Logistics and Supply Chain Operations</w:t>
            </w:r>
          </w:p>
        </w:tc>
        <w:tc>
          <w:tcPr>
            <w:tcW w:w="4672" w:type="dxa"/>
            <w:shd w:val="clear" w:color="auto" w:fill="F8FAFC"/>
            <w:tcMar>
              <w:top w:w="60" w:type="dxa"/>
              <w:left w:w="80" w:type="dxa"/>
              <w:bottom w:w="60" w:type="dxa"/>
              <w:right w:w="80" w:type="dxa"/>
            </w:tcMar>
            <w:vAlign w:val="center"/>
          </w:tcPr>
          <w:p w14:paraId="04ADB7B0" w14:textId="77777777" w:rsidR="006001A2" w:rsidRDefault="00EE501D">
            <w:pPr>
              <w:spacing w:after="0" w:line="252" w:lineRule="auto"/>
            </w:pPr>
            <w:r>
              <w:rPr>
                <w:sz w:val="19"/>
              </w:rPr>
              <w:t>Customer Experience (CX) &amp; Customer Service</w:t>
            </w:r>
          </w:p>
        </w:tc>
      </w:tr>
      <w:tr w:rsidR="006001A2" w14:paraId="72355228" w14:textId="77777777">
        <w:trPr>
          <w:cantSplit/>
          <w:jc w:val="center"/>
        </w:trPr>
        <w:tc>
          <w:tcPr>
            <w:tcW w:w="1349" w:type="dxa"/>
            <w:tcMar>
              <w:top w:w="60" w:type="dxa"/>
              <w:left w:w="80" w:type="dxa"/>
              <w:bottom w:w="60" w:type="dxa"/>
              <w:right w:w="80" w:type="dxa"/>
            </w:tcMar>
            <w:vAlign w:val="center"/>
          </w:tcPr>
          <w:p w14:paraId="3C2CF855" w14:textId="77777777" w:rsidR="006001A2" w:rsidRDefault="00EE501D">
            <w:pPr>
              <w:spacing w:after="0" w:line="252" w:lineRule="auto"/>
            </w:pPr>
            <w:r>
              <w:rPr>
                <w:b/>
                <w:sz w:val="19"/>
              </w:rPr>
              <w:t>Decision Point</w:t>
            </w:r>
          </w:p>
        </w:tc>
        <w:tc>
          <w:tcPr>
            <w:tcW w:w="4015" w:type="dxa"/>
            <w:tcMar>
              <w:top w:w="60" w:type="dxa"/>
              <w:left w:w="80" w:type="dxa"/>
              <w:bottom w:w="60" w:type="dxa"/>
              <w:right w:w="80" w:type="dxa"/>
            </w:tcMar>
            <w:vAlign w:val="center"/>
          </w:tcPr>
          <w:p w14:paraId="243FB504" w14:textId="77777777" w:rsidR="006001A2" w:rsidRDefault="00EE501D">
            <w:pPr>
              <w:spacing w:after="0" w:line="252" w:lineRule="auto"/>
            </w:pPr>
            <w:r>
              <w:rPr>
                <w:sz w:val="19"/>
              </w:rPr>
              <w:t>Point of Cart Checkout (</w:t>
            </w:r>
            <w:proofErr w:type="spellStart"/>
            <w:r>
              <w:rPr>
                <w:rFonts w:ascii="Cambria Math" w:hAnsi="Cambria Math"/>
                <w:sz w:val="19"/>
              </w:rPr>
              <w:t>τ_checkout</w:t>
            </w:r>
            <w:proofErr w:type="spellEnd"/>
            <w:r>
              <w:rPr>
                <w:sz w:val="19"/>
              </w:rPr>
              <w:t>)</w:t>
            </w:r>
          </w:p>
        </w:tc>
        <w:tc>
          <w:tcPr>
            <w:tcW w:w="4672" w:type="dxa"/>
            <w:tcMar>
              <w:top w:w="60" w:type="dxa"/>
              <w:left w:w="80" w:type="dxa"/>
              <w:bottom w:w="60" w:type="dxa"/>
              <w:right w:w="80" w:type="dxa"/>
            </w:tcMar>
            <w:vAlign w:val="center"/>
          </w:tcPr>
          <w:p w14:paraId="3B100FA7" w14:textId="77777777" w:rsidR="006001A2" w:rsidRDefault="00EE501D">
            <w:pPr>
              <w:spacing w:after="0" w:line="252" w:lineRule="auto"/>
            </w:pPr>
            <w:r>
              <w:rPr>
                <w:sz w:val="19"/>
              </w:rPr>
              <w:t>Point of Cart Checkout (</w:t>
            </w:r>
            <w:proofErr w:type="spellStart"/>
            <w:r>
              <w:rPr>
                <w:rFonts w:ascii="Cambria Math" w:hAnsi="Cambria Math"/>
                <w:sz w:val="19"/>
              </w:rPr>
              <w:t>τ_checkout</w:t>
            </w:r>
            <w:proofErr w:type="spellEnd"/>
            <w:r>
              <w:rPr>
                <w:sz w:val="19"/>
              </w:rPr>
              <w:t>)</w:t>
            </w:r>
          </w:p>
        </w:tc>
      </w:tr>
      <w:tr w:rsidR="006001A2" w14:paraId="3C67BC1E" w14:textId="77777777">
        <w:trPr>
          <w:cantSplit/>
          <w:jc w:val="center"/>
        </w:trPr>
        <w:tc>
          <w:tcPr>
            <w:tcW w:w="1349" w:type="dxa"/>
            <w:shd w:val="clear" w:color="auto" w:fill="F8FAFC"/>
            <w:tcMar>
              <w:top w:w="60" w:type="dxa"/>
              <w:left w:w="80" w:type="dxa"/>
              <w:bottom w:w="60" w:type="dxa"/>
              <w:right w:w="80" w:type="dxa"/>
            </w:tcMar>
            <w:vAlign w:val="center"/>
          </w:tcPr>
          <w:p w14:paraId="029DB63B" w14:textId="77777777" w:rsidR="006001A2" w:rsidRDefault="00EE501D">
            <w:pPr>
              <w:spacing w:after="0" w:line="252" w:lineRule="auto"/>
            </w:pPr>
            <w:r>
              <w:rPr>
                <w:b/>
                <w:sz w:val="19"/>
              </w:rPr>
              <w:t>Target Variable</w:t>
            </w:r>
          </w:p>
        </w:tc>
        <w:tc>
          <w:tcPr>
            <w:tcW w:w="4015" w:type="dxa"/>
            <w:shd w:val="clear" w:color="auto" w:fill="F8FAFC"/>
            <w:tcMar>
              <w:top w:w="60" w:type="dxa"/>
              <w:left w:w="80" w:type="dxa"/>
              <w:bottom w:w="60" w:type="dxa"/>
              <w:right w:w="80" w:type="dxa"/>
            </w:tcMar>
            <w:vAlign w:val="center"/>
          </w:tcPr>
          <w:p w14:paraId="7764A5E9" w14:textId="77777777" w:rsidR="006001A2" w:rsidRDefault="00EE501D">
            <w:pPr>
              <w:spacing w:after="0" w:line="252" w:lineRule="auto"/>
              <w:jc w:val="center"/>
            </w:pPr>
            <w:proofErr w:type="spellStart"/>
            <w:r>
              <w:rPr>
                <w:rFonts w:ascii="Cambria Math" w:hAnsi="Cambria Math"/>
                <w:sz w:val="19"/>
              </w:rPr>
              <w:t>lead_days</w:t>
            </w:r>
            <w:proofErr w:type="spellEnd"/>
            <w:r>
              <w:rPr>
                <w:rFonts w:ascii="Cambria Math" w:hAnsi="Cambria Math"/>
                <w:sz w:val="19"/>
              </w:rPr>
              <w:t xml:space="preserve"> ∈ R⁺</w:t>
            </w:r>
            <w:r>
              <w:rPr>
                <w:sz w:val="19"/>
              </w:rPr>
              <w:t xml:space="preserve"> (elapsed delivery days)</w:t>
            </w:r>
          </w:p>
        </w:tc>
        <w:tc>
          <w:tcPr>
            <w:tcW w:w="4672" w:type="dxa"/>
            <w:shd w:val="clear" w:color="auto" w:fill="F8FAFC"/>
            <w:tcMar>
              <w:top w:w="60" w:type="dxa"/>
              <w:left w:w="80" w:type="dxa"/>
              <w:bottom w:w="60" w:type="dxa"/>
              <w:right w:w="80" w:type="dxa"/>
            </w:tcMar>
            <w:vAlign w:val="center"/>
          </w:tcPr>
          <w:p w14:paraId="6B3DC97D" w14:textId="2C082482" w:rsidR="006001A2" w:rsidRDefault="00EE501D">
            <w:pPr>
              <w:spacing w:after="0" w:line="252" w:lineRule="auto"/>
            </w:pPr>
            <w:proofErr w:type="spellStart"/>
            <w:r>
              <w:rPr>
                <w:rFonts w:ascii="Cambria Math" w:hAnsi="Cambria Math"/>
                <w:sz w:val="19"/>
              </w:rPr>
              <w:t>is_detractor</w:t>
            </w:r>
            <w:proofErr w:type="spellEnd"/>
            <w:r>
              <w:rPr>
                <w:rFonts w:ascii="Cambria Math" w:hAnsi="Cambria Math"/>
                <w:sz w:val="19"/>
              </w:rPr>
              <w:t xml:space="preserve"> ∈ {0,1}: minimum valid review score per order ≤2</w:t>
            </w:r>
          </w:p>
        </w:tc>
      </w:tr>
      <w:tr w:rsidR="006001A2" w14:paraId="3F418FF0" w14:textId="77777777">
        <w:trPr>
          <w:cantSplit/>
          <w:jc w:val="center"/>
        </w:trPr>
        <w:tc>
          <w:tcPr>
            <w:tcW w:w="1349" w:type="dxa"/>
            <w:tcMar>
              <w:top w:w="60" w:type="dxa"/>
              <w:left w:w="80" w:type="dxa"/>
              <w:bottom w:w="60" w:type="dxa"/>
              <w:right w:w="80" w:type="dxa"/>
            </w:tcMar>
            <w:vAlign w:val="center"/>
          </w:tcPr>
          <w:p w14:paraId="72A8A08A" w14:textId="77777777" w:rsidR="006001A2" w:rsidRDefault="00EE501D">
            <w:pPr>
              <w:spacing w:after="0" w:line="252" w:lineRule="auto"/>
            </w:pPr>
            <w:r>
              <w:rPr>
                <w:b/>
                <w:sz w:val="19"/>
              </w:rPr>
              <w:t>Class Distribution / Target Range</w:t>
            </w:r>
          </w:p>
        </w:tc>
        <w:tc>
          <w:tcPr>
            <w:tcW w:w="4015" w:type="dxa"/>
            <w:tcMar>
              <w:top w:w="60" w:type="dxa"/>
              <w:left w:w="80" w:type="dxa"/>
              <w:bottom w:w="60" w:type="dxa"/>
              <w:right w:w="80" w:type="dxa"/>
            </w:tcMar>
            <w:vAlign w:val="center"/>
          </w:tcPr>
          <w:p w14:paraId="4A23BF93" w14:textId="323C702B" w:rsidR="006001A2" w:rsidRDefault="00EE501D">
            <w:pPr>
              <w:spacing w:after="0" w:line="252" w:lineRule="auto"/>
              <w:jc w:val="center"/>
            </w:pPr>
            <w:r>
              <w:t>Mean 13.27d, median 11.04d, observed range 0.53–209.63d, skew +3.51. Original target used for validation and terminal; only the designated training-cap candidate clips at 60d.</w:t>
            </w:r>
          </w:p>
        </w:tc>
        <w:tc>
          <w:tcPr>
            <w:tcW w:w="4672" w:type="dxa"/>
            <w:tcMar>
              <w:top w:w="60" w:type="dxa"/>
              <w:left w:w="80" w:type="dxa"/>
              <w:bottom w:w="60" w:type="dxa"/>
              <w:right w:w="80" w:type="dxa"/>
            </w:tcMar>
            <w:vAlign w:val="center"/>
          </w:tcPr>
          <w:p w14:paraId="58794464" w14:textId="53A7FD7B" w:rsidR="006001A2" w:rsidRDefault="00EE501D">
            <w:pPr>
              <w:spacing w:after="0" w:line="252" w:lineRule="auto"/>
              <w:jc w:val="center"/>
            </w:pPr>
            <w:r>
              <w:t>Training Detractors: 14.99% (8,957 / 59,740); Holdout Detractors: 10.83% (1,707 / 15,769; Promoters/Neutrals: 89.17%)</w:t>
            </w:r>
          </w:p>
        </w:tc>
      </w:tr>
      <w:tr w:rsidR="006001A2" w14:paraId="04AE304B" w14:textId="77777777">
        <w:trPr>
          <w:cantSplit/>
          <w:jc w:val="center"/>
        </w:trPr>
        <w:tc>
          <w:tcPr>
            <w:tcW w:w="1349" w:type="dxa"/>
            <w:shd w:val="clear" w:color="auto" w:fill="F8FAFC"/>
            <w:tcMar>
              <w:top w:w="60" w:type="dxa"/>
              <w:left w:w="80" w:type="dxa"/>
              <w:bottom w:w="60" w:type="dxa"/>
              <w:right w:w="80" w:type="dxa"/>
            </w:tcMar>
            <w:vAlign w:val="center"/>
          </w:tcPr>
          <w:p w14:paraId="513BBB56" w14:textId="77777777" w:rsidR="006001A2" w:rsidRDefault="00EE501D">
            <w:pPr>
              <w:spacing w:after="0" w:line="252" w:lineRule="auto"/>
            </w:pPr>
            <w:r>
              <w:rPr>
                <w:b/>
                <w:sz w:val="19"/>
              </w:rPr>
              <w:t>Evaluation Metrics</w:t>
            </w:r>
          </w:p>
        </w:tc>
        <w:tc>
          <w:tcPr>
            <w:tcW w:w="4015" w:type="dxa"/>
            <w:shd w:val="clear" w:color="auto" w:fill="F8FAFC"/>
            <w:tcMar>
              <w:top w:w="60" w:type="dxa"/>
              <w:left w:w="80" w:type="dxa"/>
              <w:bottom w:w="60" w:type="dxa"/>
              <w:right w:w="80" w:type="dxa"/>
            </w:tcMar>
            <w:vAlign w:val="center"/>
          </w:tcPr>
          <w:p w14:paraId="7B8EA137" w14:textId="77777777" w:rsidR="006001A2" w:rsidRDefault="00EE501D">
            <w:pPr>
              <w:spacing w:after="0" w:line="252" w:lineRule="auto"/>
            </w:pPr>
            <w:r>
              <w:rPr>
                <w:sz w:val="19"/>
              </w:rPr>
              <w:t xml:space="preserve">Primary: </w:t>
            </w:r>
            <w:r>
              <w:rPr>
                <w:b/>
                <w:sz w:val="19"/>
              </w:rPr>
              <w:t>MAE</w:t>
            </w:r>
            <w:r>
              <w:rPr>
                <w:sz w:val="19"/>
              </w:rPr>
              <w:t xml:space="preserve">; Secondary: </w:t>
            </w:r>
            <w:r>
              <w:rPr>
                <w:b/>
                <w:sz w:val="19"/>
              </w:rPr>
              <w:t>RMSE</w:t>
            </w:r>
            <w:r>
              <w:rPr>
                <w:sz w:val="19"/>
              </w:rPr>
              <w:t xml:space="preserve">, </w:t>
            </w:r>
            <w:r>
              <w:rPr>
                <w:b/>
                <w:sz w:val="19"/>
              </w:rPr>
              <w:t>R²</w:t>
            </w:r>
          </w:p>
        </w:tc>
        <w:tc>
          <w:tcPr>
            <w:tcW w:w="4672" w:type="dxa"/>
            <w:shd w:val="clear" w:color="auto" w:fill="F8FAFC"/>
            <w:tcMar>
              <w:top w:w="60" w:type="dxa"/>
              <w:left w:w="80" w:type="dxa"/>
              <w:bottom w:w="60" w:type="dxa"/>
              <w:right w:w="80" w:type="dxa"/>
            </w:tcMar>
            <w:vAlign w:val="center"/>
          </w:tcPr>
          <w:p w14:paraId="29CBA60E" w14:textId="77777777" w:rsidR="006001A2" w:rsidRDefault="00EE501D">
            <w:pPr>
              <w:spacing w:after="0" w:line="252" w:lineRule="auto"/>
            </w:pPr>
            <w:r>
              <w:rPr>
                <w:sz w:val="19"/>
              </w:rPr>
              <w:t xml:space="preserve">Primary: </w:t>
            </w:r>
            <w:r>
              <w:rPr>
                <w:b/>
                <w:sz w:val="19"/>
              </w:rPr>
              <w:t>Average Precision (AP)</w:t>
            </w:r>
            <w:r>
              <w:rPr>
                <w:sz w:val="19"/>
              </w:rPr>
              <w:t xml:space="preserve">; Secondary: </w:t>
            </w:r>
            <w:r>
              <w:rPr>
                <w:b/>
                <w:sz w:val="19"/>
              </w:rPr>
              <w:t>ROC-AUC, Brier, Business Loss</w:t>
            </w:r>
          </w:p>
        </w:tc>
      </w:tr>
      <w:tr w:rsidR="006001A2" w14:paraId="1B5BE746" w14:textId="77777777">
        <w:trPr>
          <w:cantSplit/>
          <w:jc w:val="center"/>
        </w:trPr>
        <w:tc>
          <w:tcPr>
            <w:tcW w:w="1349" w:type="dxa"/>
            <w:tcMar>
              <w:top w:w="60" w:type="dxa"/>
              <w:left w:w="80" w:type="dxa"/>
              <w:bottom w:w="60" w:type="dxa"/>
              <w:right w:w="80" w:type="dxa"/>
            </w:tcMar>
            <w:vAlign w:val="center"/>
          </w:tcPr>
          <w:p w14:paraId="297F727B" w14:textId="15D64593" w:rsidR="006001A2" w:rsidRDefault="00EE501D">
            <w:pPr>
              <w:spacing w:after="0" w:line="252" w:lineRule="auto"/>
            </w:pPr>
            <w:r>
              <w:t>Cycle 1 matched chronological validation</w:t>
            </w:r>
          </w:p>
        </w:tc>
        <w:tc>
          <w:tcPr>
            <w:tcW w:w="4015" w:type="dxa"/>
            <w:tcMar>
              <w:top w:w="60" w:type="dxa"/>
              <w:left w:w="80" w:type="dxa"/>
              <w:bottom w:w="60" w:type="dxa"/>
              <w:right w:w="80" w:type="dxa"/>
            </w:tcMar>
            <w:vAlign w:val="center"/>
          </w:tcPr>
          <w:p w14:paraId="1957AC3B" w14:textId="6F5BCAFE" w:rsidR="006001A2" w:rsidRDefault="00EE501D">
            <w:pPr>
              <w:spacing w:after="0" w:line="252" w:lineRule="auto"/>
              <w:jc w:val="center"/>
            </w:pPr>
            <w:r>
              <w:t>Plain linear MAE 5.5158 ± 0.9836 days; tree 5.3138 ± 0.9799 days; forest 5.8169 ± 1.0581 days</w:t>
            </w:r>
          </w:p>
        </w:tc>
        <w:tc>
          <w:tcPr>
            <w:tcW w:w="4672" w:type="dxa"/>
            <w:tcMar>
              <w:top w:w="60" w:type="dxa"/>
              <w:left w:w="80" w:type="dxa"/>
              <w:bottom w:w="60" w:type="dxa"/>
              <w:right w:w="80" w:type="dxa"/>
            </w:tcMar>
            <w:vAlign w:val="center"/>
          </w:tcPr>
          <w:p w14:paraId="53771B37" w14:textId="514D67DE" w:rsidR="006001A2" w:rsidRDefault="00EE501D">
            <w:pPr>
              <w:spacing w:after="0" w:line="252" w:lineRule="auto"/>
              <w:jc w:val="center"/>
            </w:pPr>
            <w:r>
              <w:t>Plain logistic 0.2173 ± 0.0603 AP; tree 0.1839 ± 0.0476 AP; forest 0.2130 ± 0.0541 AP</w:t>
            </w:r>
          </w:p>
        </w:tc>
      </w:tr>
      <w:tr w:rsidR="006001A2" w14:paraId="0B3F4A5C" w14:textId="77777777">
        <w:trPr>
          <w:cantSplit/>
          <w:jc w:val="center"/>
        </w:trPr>
        <w:tc>
          <w:tcPr>
            <w:tcW w:w="1349" w:type="dxa"/>
            <w:shd w:val="clear" w:color="auto" w:fill="F8FAFC"/>
            <w:tcMar>
              <w:top w:w="60" w:type="dxa"/>
              <w:left w:w="80" w:type="dxa"/>
              <w:bottom w:w="60" w:type="dxa"/>
              <w:right w:w="80" w:type="dxa"/>
            </w:tcMar>
            <w:vAlign w:val="center"/>
          </w:tcPr>
          <w:p w14:paraId="2FC41730" w14:textId="282AE651" w:rsidR="006001A2" w:rsidRDefault="00EE501D">
            <w:pPr>
              <w:spacing w:after="0" w:line="252" w:lineRule="auto"/>
            </w:pPr>
            <w:r>
              <w:t>Selected Cycle 2 recipe and terminal diagnostic</w:t>
            </w:r>
          </w:p>
        </w:tc>
        <w:tc>
          <w:tcPr>
            <w:tcW w:w="4015" w:type="dxa"/>
            <w:shd w:val="clear" w:color="auto" w:fill="F8FAFC"/>
            <w:tcMar>
              <w:top w:w="60" w:type="dxa"/>
              <w:left w:w="80" w:type="dxa"/>
              <w:bottom w:w="60" w:type="dxa"/>
              <w:right w:w="80" w:type="dxa"/>
            </w:tcMar>
            <w:vAlign w:val="center"/>
          </w:tcPr>
          <w:p w14:paraId="10BA4D1B" w14:textId="73AF157E" w:rsidR="006001A2" w:rsidRDefault="00EE501D">
            <w:pPr>
              <w:spacing w:after="0" w:line="252" w:lineRule="auto"/>
              <w:jc w:val="center"/>
            </w:pPr>
            <w:r>
              <w:t>expanded input/target-log forest (leaf 50); MAE 3.7277d, RMSE 5.3114d, R² 0.1862</w:t>
            </w:r>
          </w:p>
        </w:tc>
        <w:tc>
          <w:tcPr>
            <w:tcW w:w="4672" w:type="dxa"/>
            <w:shd w:val="clear" w:color="auto" w:fill="F8FAFC"/>
            <w:tcMar>
              <w:top w:w="60" w:type="dxa"/>
              <w:left w:w="80" w:type="dxa"/>
              <w:bottom w:w="60" w:type="dxa"/>
              <w:right w:w="80" w:type="dxa"/>
            </w:tcMar>
            <w:vAlign w:val="center"/>
          </w:tcPr>
          <w:p w14:paraId="562CAEEB" w14:textId="6F00D236" w:rsidR="006001A2" w:rsidRDefault="00EE501D">
            <w:pPr>
              <w:spacing w:after="0" w:line="252" w:lineRule="auto"/>
              <w:jc w:val="center"/>
            </w:pPr>
            <w:r>
              <w:t>expanded input-log regularized logistic; AP 0.1752, ROC-AUC 0.5724, τ=0.13740, loss 9,902</w:t>
            </w:r>
          </w:p>
        </w:tc>
      </w:tr>
      <w:tr w:rsidR="006001A2" w14:paraId="6CC78147" w14:textId="77777777">
        <w:trPr>
          <w:cantSplit/>
          <w:jc w:val="center"/>
        </w:trPr>
        <w:tc>
          <w:tcPr>
            <w:tcW w:w="1349" w:type="dxa"/>
            <w:tcMar>
              <w:top w:w="60" w:type="dxa"/>
              <w:left w:w="80" w:type="dxa"/>
              <w:bottom w:w="60" w:type="dxa"/>
              <w:right w:w="80" w:type="dxa"/>
            </w:tcMar>
            <w:vAlign w:val="center"/>
          </w:tcPr>
          <w:p w14:paraId="16146EDC" w14:textId="0D8D5383" w:rsidR="006001A2" w:rsidRDefault="00EE501D">
            <w:pPr>
              <w:spacing w:after="0" w:line="252" w:lineRule="auto"/>
            </w:pPr>
            <w:r>
              <w:t>Evidence and policy trade-offs</w:t>
            </w:r>
          </w:p>
        </w:tc>
        <w:tc>
          <w:tcPr>
            <w:tcW w:w="4015" w:type="dxa"/>
            <w:tcMar>
              <w:top w:w="60" w:type="dxa"/>
              <w:left w:w="80" w:type="dxa"/>
              <w:bottom w:w="60" w:type="dxa"/>
              <w:right w:w="80" w:type="dxa"/>
            </w:tcMar>
            <w:vAlign w:val="center"/>
          </w:tcPr>
          <w:p w14:paraId="28EDB3AF" w14:textId="2A3363A4" w:rsidR="006001A2" w:rsidRDefault="00EE501D">
            <w:pPr>
              <w:spacing w:after="0" w:line="252" w:lineRule="auto"/>
              <w:jc w:val="center"/>
            </w:pPr>
            <w:del w:id="2934" w:author="OpenAI Codex" w:date="2026-10-11T06:02:09Z">
              <w:r>
                <w:delText>Matched development comparisons: 5.0858 ± 1.2092 days. All component gains and failures are recorded in Appendix H.</w:delText>
              </w:r>
            </w:del>
            <w:ins w:id="2935" w:author="OpenAI Codex" w:date="2026-10-11T06:02:09Z">
              <w:r>
                <w:t xml:space="preserve">Matched development comparisons: 5.0858 ± 1.2092 days. Component gains and failures are reported in Section 5 and reproduced in the repository.</w:t>
              </w:r>
            </w:ins>
          </w:p>
        </w:tc>
        <w:tc>
          <w:tcPr>
            <w:tcW w:w="4672" w:type="dxa"/>
            <w:tcMar>
              <w:top w:w="60" w:type="dxa"/>
              <w:left w:w="80" w:type="dxa"/>
              <w:bottom w:w="60" w:type="dxa"/>
              <w:right w:w="80" w:type="dxa"/>
            </w:tcMar>
            <w:vAlign w:val="center"/>
          </w:tcPr>
          <w:p w14:paraId="4212F82C" w14:textId="745C10AA" w:rsidR="006001A2" w:rsidRDefault="00EE501D">
            <w:pPr>
              <w:spacing w:after="0" w:line="252" w:lineRule="auto"/>
              <w:jc w:val="center"/>
            </w:pPr>
            <w:r>
              <w:t>TP 882; FP 5,777; FN 825; TN 8,285; loss 9,902 versus no-alert 8,535. Costs are illustrative.</w:t>
            </w:r>
          </w:p>
        </w:tc>
      </w:tr>
    </w:tbl>
    <w:p w14:paraId="3CB78411" w14:textId="77777777" w:rsidR="006001A2" w:rsidRDefault="006001A2">
      <w:pPr>
        <w:spacing w:before="40" w:after="40" w:line="40" w:lineRule="exact"/>
      </w:pPr>
    </w:p>
    <w:p w14:paraId="67526301" w14:textId="722BD4AF" w:rsidR="006001A2" w:rsidRDefault="00EE501D">
      <w:pPr>
        <w:pStyle w:val="Heading2"/>
      </w:pPr>
      <w:r>
        <w:t>Table A.2 Nine core raw inputs and selected recipe preprocessing</w:t>
      </w:r>
    </w:p>
    <w:p w14:paraId="5EAD0D9B" w14:textId="00CE09F8" w:rsidR="006001A2" w:rsidRDefault="00EE501D">
      <w:del w:id="2869" w:author="OpenAI Codex" w:date="2026-10-11T06:02:09Z">
        <w:r>
          <w:delText xml:space="preserve">Source: src/features/contract.py and </w:delText>
        </w:r>
      </w:del>
      <w:proofErr w:type="spellStart"/>
      <w:del w:id="2870" w:author="OpenAI Codex" w:date="2026-10-11T06:02:09Z">
        <w:r>
          <w:delText>src</w:delText>
        </w:r>
      </w:del>
      <w:proofErr w:type="spellEnd"/>
      <w:del w:id="2871" w:author="OpenAI Codex" w:date="2026-10-11T06:02:09Z">
        <w:r>
          <w:delText xml:space="preserve">/models/experiment4_pipeline.py. These are raw shared input definitions; the table’s preprocessing column describes the selected logged recipes. Cycle 1 uses raw numeric inputs; Cycle 2 evaluates logged inputs. The selected recipe is explicitly recorded in Appendix H and </w:delText>
        </w:r>
      </w:del>
      <w:proofErr w:type="spellStart"/>
      <w:del w:id="2872" w:author="OpenAI Codex" w:date="2026-10-11T06:02:09Z">
        <w:r>
          <w:delText>active_</w:delText>
        </w:r>
      </w:del>
      <w:proofErr w:type="gramStart"/>
      <w:del w:id="2873" w:author="OpenAI Codex" w:date="2026-10-11T06:02:09Z">
        <w:r>
          <w:delText>pipeline.json</w:delText>
        </w:r>
      </w:del>
      <w:proofErr w:type="spellEnd"/>
      <w:proofErr w:type="gramEnd"/>
      <w:del w:id="2874" w:author="OpenAI Codex" w:date="2026-10-11T06:02:09Z">
        <w:r>
          <w:delText>.</w:delText>
        </w:r>
      </w:del>
      <w:ins w:id="2875" w:author="OpenAI Codex" w:date="2026-10-11T06:02:09Z">
        <w:r>
          <w:t xml:space="preserve">These are the nine shared raw input definitions. The preprocessing column describes the selected logged models; Cycle 1 uses untransformed numeric inputs and Cycle 2 evaluates input transformations. Sections 4–5 describe the comparisons and selected settings, with implementation definitions retained in the repository.</w:t>
        </w:r>
      </w:ins>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498"/>
        <w:gridCol w:w="1348"/>
        <w:gridCol w:w="2538"/>
        <w:gridCol w:w="2575"/>
        <w:gridCol w:w="2075"/>
      </w:tblGrid>
      <w:tr w:rsidR="006001A2" w14:paraId="12D1DA82" w14:textId="77777777">
        <w:trPr>
          <w:cantSplit/>
          <w:tblHeader/>
          <w:jc w:val="center"/>
        </w:trPr>
        <w:tc>
          <w:tcPr>
            <w:tcW w:w="1498" w:type="dxa"/>
            <w:shd w:val="clear" w:color="auto" w:fill="E8EEF5"/>
            <w:tcMar>
              <w:top w:w="60" w:type="dxa"/>
              <w:left w:w="80" w:type="dxa"/>
              <w:bottom w:w="60" w:type="dxa"/>
              <w:right w:w="80" w:type="dxa"/>
            </w:tcMar>
            <w:vAlign w:val="center"/>
          </w:tcPr>
          <w:p w14:paraId="2FEFD0E5" w14:textId="77777777" w:rsidR="006001A2" w:rsidRDefault="00EE501D">
            <w:pPr>
              <w:spacing w:after="0" w:line="252" w:lineRule="auto"/>
            </w:pPr>
            <w:r>
              <w:rPr>
                <w:b/>
                <w:sz w:val="17"/>
              </w:rPr>
              <w:t>Feature Name</w:t>
            </w:r>
          </w:p>
        </w:tc>
        <w:tc>
          <w:tcPr>
            <w:tcW w:w="1348" w:type="dxa"/>
            <w:shd w:val="clear" w:color="auto" w:fill="E8EEF5"/>
            <w:tcMar>
              <w:top w:w="60" w:type="dxa"/>
              <w:left w:w="80" w:type="dxa"/>
              <w:bottom w:w="60" w:type="dxa"/>
              <w:right w:w="80" w:type="dxa"/>
            </w:tcMar>
            <w:vAlign w:val="center"/>
          </w:tcPr>
          <w:p w14:paraId="1E2DB603" w14:textId="77777777" w:rsidR="006001A2" w:rsidRDefault="00EE501D">
            <w:pPr>
              <w:spacing w:after="0" w:line="252" w:lineRule="auto"/>
            </w:pPr>
            <w:r>
              <w:rPr>
                <w:b/>
                <w:sz w:val="17"/>
              </w:rPr>
              <w:t>Data Type</w:t>
            </w:r>
          </w:p>
        </w:tc>
        <w:tc>
          <w:tcPr>
            <w:tcW w:w="2538" w:type="dxa"/>
            <w:shd w:val="clear" w:color="auto" w:fill="E8EEF5"/>
            <w:tcMar>
              <w:top w:w="60" w:type="dxa"/>
              <w:left w:w="80" w:type="dxa"/>
              <w:bottom w:w="60" w:type="dxa"/>
              <w:right w:w="80" w:type="dxa"/>
            </w:tcMar>
            <w:vAlign w:val="center"/>
          </w:tcPr>
          <w:p w14:paraId="5AAC5C3E" w14:textId="77777777" w:rsidR="006001A2" w:rsidRDefault="00EE501D">
            <w:pPr>
              <w:spacing w:after="0" w:line="252" w:lineRule="auto"/>
            </w:pPr>
            <w:r>
              <w:rPr>
                <w:b/>
                <w:sz w:val="17"/>
              </w:rPr>
              <w:t>Formula / Source</w:t>
            </w:r>
          </w:p>
        </w:tc>
        <w:tc>
          <w:tcPr>
            <w:tcW w:w="2575" w:type="dxa"/>
            <w:shd w:val="clear" w:color="auto" w:fill="E8EEF5"/>
            <w:tcMar>
              <w:top w:w="60" w:type="dxa"/>
              <w:left w:w="80" w:type="dxa"/>
              <w:bottom w:w="60" w:type="dxa"/>
              <w:right w:w="80" w:type="dxa"/>
            </w:tcMar>
            <w:vAlign w:val="center"/>
          </w:tcPr>
          <w:p w14:paraId="215B977C" w14:textId="77777777" w:rsidR="006001A2" w:rsidRDefault="00EE501D">
            <w:pPr>
              <w:spacing w:after="0" w:line="252" w:lineRule="auto"/>
            </w:pPr>
            <w:r>
              <w:rPr>
                <w:b/>
                <w:sz w:val="17"/>
              </w:rPr>
              <w:t>Operational Rationale</w:t>
            </w:r>
          </w:p>
        </w:tc>
        <w:tc>
          <w:tcPr>
            <w:tcW w:w="2075" w:type="dxa"/>
            <w:shd w:val="clear" w:color="auto" w:fill="E8EEF5"/>
            <w:tcMar>
              <w:top w:w="60" w:type="dxa"/>
              <w:left w:w="80" w:type="dxa"/>
              <w:bottom w:w="60" w:type="dxa"/>
              <w:right w:w="80" w:type="dxa"/>
            </w:tcMar>
            <w:vAlign w:val="center"/>
          </w:tcPr>
          <w:p w14:paraId="51CF252C" w14:textId="77777777" w:rsidR="006001A2" w:rsidRDefault="00EE501D">
            <w:pPr>
              <w:spacing w:after="0" w:line="252" w:lineRule="auto"/>
            </w:pPr>
            <w:r>
              <w:rPr>
                <w:b/>
                <w:sz w:val="17"/>
              </w:rPr>
              <w:t>Missingness Handling</w:t>
            </w:r>
          </w:p>
        </w:tc>
      </w:tr>
      <w:tr w:rsidR="006001A2" w14:paraId="283D4DB5" w14:textId="77777777">
        <w:trPr>
          <w:cantSplit/>
          <w:jc w:val="center"/>
        </w:trPr>
        <w:tc>
          <w:tcPr>
            <w:tcW w:w="1498" w:type="dxa"/>
            <w:shd w:val="clear" w:color="auto" w:fill="F8FAFC"/>
            <w:tcMar>
              <w:top w:w="60" w:type="dxa"/>
              <w:left w:w="80" w:type="dxa"/>
              <w:bottom w:w="60" w:type="dxa"/>
              <w:right w:w="80" w:type="dxa"/>
            </w:tcMar>
            <w:vAlign w:val="center"/>
          </w:tcPr>
          <w:p w14:paraId="17B878AF" w14:textId="77777777" w:rsidR="006001A2" w:rsidRDefault="00EE501D">
            <w:pPr>
              <w:spacing w:after="0" w:line="252" w:lineRule="auto"/>
            </w:pPr>
            <w:proofErr w:type="spellStart"/>
            <w:r>
              <w:rPr>
                <w:rFonts w:ascii="Consolas" w:hAnsi="Consolas"/>
                <w:color w:val="8A1E38"/>
                <w:sz w:val="16"/>
              </w:rPr>
              <w:t>n_items</w:t>
            </w:r>
            <w:proofErr w:type="spellEnd"/>
          </w:p>
        </w:tc>
        <w:tc>
          <w:tcPr>
            <w:tcW w:w="1348" w:type="dxa"/>
            <w:shd w:val="clear" w:color="auto" w:fill="F8FAFC"/>
            <w:tcMar>
              <w:top w:w="60" w:type="dxa"/>
              <w:left w:w="80" w:type="dxa"/>
              <w:bottom w:w="60" w:type="dxa"/>
              <w:right w:w="80" w:type="dxa"/>
            </w:tcMar>
            <w:vAlign w:val="center"/>
          </w:tcPr>
          <w:p w14:paraId="1AFA81AE" w14:textId="77777777" w:rsidR="006001A2" w:rsidRDefault="00EE501D">
            <w:pPr>
              <w:spacing w:after="0" w:line="252" w:lineRule="auto"/>
            </w:pPr>
            <w:r>
              <w:rPr>
                <w:sz w:val="17"/>
              </w:rPr>
              <w:t>Integer</w:t>
            </w:r>
          </w:p>
        </w:tc>
        <w:tc>
          <w:tcPr>
            <w:tcW w:w="2538" w:type="dxa"/>
            <w:shd w:val="clear" w:color="auto" w:fill="F8FAFC"/>
            <w:tcMar>
              <w:top w:w="60" w:type="dxa"/>
              <w:left w:w="80" w:type="dxa"/>
              <w:bottom w:w="60" w:type="dxa"/>
              <w:right w:w="80" w:type="dxa"/>
            </w:tcMar>
            <w:vAlign w:val="center"/>
          </w:tcPr>
          <w:p w14:paraId="174DBB38" w14:textId="77777777" w:rsidR="006001A2" w:rsidRDefault="00EE501D">
            <w:pPr>
              <w:spacing w:after="0" w:line="252" w:lineRule="auto"/>
            </w:pPr>
            <w:r>
              <w:rPr>
                <w:sz w:val="17"/>
              </w:rPr>
              <w:t>Total item count in order cart</w:t>
            </w:r>
          </w:p>
        </w:tc>
        <w:tc>
          <w:tcPr>
            <w:tcW w:w="2575" w:type="dxa"/>
            <w:shd w:val="clear" w:color="auto" w:fill="F8FAFC"/>
            <w:tcMar>
              <w:top w:w="60" w:type="dxa"/>
              <w:left w:w="80" w:type="dxa"/>
              <w:bottom w:w="60" w:type="dxa"/>
              <w:right w:w="80" w:type="dxa"/>
            </w:tcMar>
            <w:vAlign w:val="center"/>
          </w:tcPr>
          <w:p w14:paraId="1C140001" w14:textId="7B612603" w:rsidR="006001A2" w:rsidRDefault="00EE501D">
            <w:pPr>
              <w:spacing w:after="0" w:line="252" w:lineRule="auto"/>
            </w:pPr>
            <w:r>
              <w:rPr>
                <w:sz w:val="17"/>
              </w:rPr>
              <w:t>Cart size; proposed handling-complexity proxy</w:t>
            </w:r>
          </w:p>
        </w:tc>
        <w:tc>
          <w:tcPr>
            <w:tcW w:w="2075" w:type="dxa"/>
            <w:shd w:val="clear" w:color="auto" w:fill="F8FAFC"/>
            <w:tcMar>
              <w:top w:w="60" w:type="dxa"/>
              <w:left w:w="80" w:type="dxa"/>
              <w:bottom w:w="60" w:type="dxa"/>
              <w:right w:w="80" w:type="dxa"/>
            </w:tcMar>
            <w:vAlign w:val="center"/>
          </w:tcPr>
          <w:p w14:paraId="4650E3BB" w14:textId="61338E04" w:rsidR="006001A2" w:rsidRDefault="00EE501D">
            <w:pPr>
              <w:spacing w:after="0" w:line="252" w:lineRule="auto"/>
            </w:pPr>
            <w:r>
              <w:rPr>
                <w:sz w:val="17"/>
              </w:rPr>
              <w:t>Median imputation (</w:t>
            </w:r>
            <w:proofErr w:type="spellStart"/>
            <w:r>
              <w:rPr>
                <w:sz w:val="17"/>
              </w:rPr>
              <w:t>add_indicator</w:t>
            </w:r>
            <w:proofErr w:type="spellEnd"/>
            <w:r>
              <w:rPr>
                <w:sz w:val="17"/>
              </w:rPr>
              <w:t>=True); scale for linear only; indicators only for features missing during fitting</w:t>
            </w:r>
          </w:p>
        </w:tc>
      </w:tr>
      <w:tr w:rsidR="006001A2" w14:paraId="20608EE5" w14:textId="77777777">
        <w:trPr>
          <w:cantSplit/>
          <w:jc w:val="center"/>
        </w:trPr>
        <w:tc>
          <w:tcPr>
            <w:tcW w:w="1498" w:type="dxa"/>
            <w:tcMar>
              <w:top w:w="60" w:type="dxa"/>
              <w:left w:w="80" w:type="dxa"/>
              <w:bottom w:w="60" w:type="dxa"/>
              <w:right w:w="80" w:type="dxa"/>
            </w:tcMar>
            <w:vAlign w:val="center"/>
          </w:tcPr>
          <w:p w14:paraId="52DAEB40" w14:textId="77777777" w:rsidR="006001A2" w:rsidRDefault="00EE501D">
            <w:pPr>
              <w:spacing w:after="0" w:line="252" w:lineRule="auto"/>
            </w:pPr>
            <w:proofErr w:type="spellStart"/>
            <w:r>
              <w:rPr>
                <w:rFonts w:ascii="Consolas" w:hAnsi="Consolas"/>
                <w:color w:val="8A1E38"/>
                <w:sz w:val="16"/>
              </w:rPr>
              <w:t>n_products</w:t>
            </w:r>
            <w:proofErr w:type="spellEnd"/>
          </w:p>
        </w:tc>
        <w:tc>
          <w:tcPr>
            <w:tcW w:w="1348" w:type="dxa"/>
            <w:tcMar>
              <w:top w:w="60" w:type="dxa"/>
              <w:left w:w="80" w:type="dxa"/>
              <w:bottom w:w="60" w:type="dxa"/>
              <w:right w:w="80" w:type="dxa"/>
            </w:tcMar>
            <w:vAlign w:val="center"/>
          </w:tcPr>
          <w:p w14:paraId="337FCF91" w14:textId="77777777" w:rsidR="006001A2" w:rsidRDefault="00EE501D">
            <w:pPr>
              <w:spacing w:after="0" w:line="252" w:lineRule="auto"/>
            </w:pPr>
            <w:r>
              <w:rPr>
                <w:sz w:val="17"/>
              </w:rPr>
              <w:t>Integer</w:t>
            </w:r>
          </w:p>
        </w:tc>
        <w:tc>
          <w:tcPr>
            <w:tcW w:w="2538" w:type="dxa"/>
            <w:tcMar>
              <w:top w:w="60" w:type="dxa"/>
              <w:left w:w="80" w:type="dxa"/>
              <w:bottom w:w="60" w:type="dxa"/>
              <w:right w:w="80" w:type="dxa"/>
            </w:tcMar>
            <w:vAlign w:val="center"/>
          </w:tcPr>
          <w:p w14:paraId="494AB4EF" w14:textId="77777777" w:rsidR="006001A2" w:rsidRDefault="00EE501D">
            <w:pPr>
              <w:spacing w:after="0" w:line="252" w:lineRule="auto"/>
            </w:pPr>
            <w:r>
              <w:rPr>
                <w:sz w:val="17"/>
              </w:rPr>
              <w:t>Count of distinct product IDs</w:t>
            </w:r>
          </w:p>
        </w:tc>
        <w:tc>
          <w:tcPr>
            <w:tcW w:w="2575" w:type="dxa"/>
            <w:tcMar>
              <w:top w:w="60" w:type="dxa"/>
              <w:left w:w="80" w:type="dxa"/>
              <w:bottom w:w="60" w:type="dxa"/>
              <w:right w:w="80" w:type="dxa"/>
            </w:tcMar>
            <w:vAlign w:val="center"/>
          </w:tcPr>
          <w:p w14:paraId="520C04B2" w14:textId="11DC0DDE" w:rsidR="006001A2" w:rsidRDefault="00EE501D">
            <w:pPr>
              <w:spacing w:after="0" w:line="252" w:lineRule="auto"/>
            </w:pPr>
            <w:r>
              <w:rPr>
                <w:sz w:val="17"/>
              </w:rPr>
              <w:t>Distinct product count; proposed handling-complexity proxy</w:t>
            </w:r>
          </w:p>
        </w:tc>
        <w:tc>
          <w:tcPr>
            <w:tcW w:w="2075" w:type="dxa"/>
            <w:tcMar>
              <w:top w:w="60" w:type="dxa"/>
              <w:left w:w="80" w:type="dxa"/>
              <w:bottom w:w="60" w:type="dxa"/>
              <w:right w:w="80" w:type="dxa"/>
            </w:tcMar>
            <w:vAlign w:val="center"/>
          </w:tcPr>
          <w:p w14:paraId="321D12A2" w14:textId="7B307316" w:rsidR="006001A2" w:rsidRDefault="00EE501D">
            <w:pPr>
              <w:spacing w:after="0" w:line="252" w:lineRule="auto"/>
            </w:pPr>
            <w:r>
              <w:rPr>
                <w:sz w:val="17"/>
              </w:rPr>
              <w:t>Median imputation (</w:t>
            </w:r>
            <w:proofErr w:type="spellStart"/>
            <w:r>
              <w:rPr>
                <w:sz w:val="17"/>
              </w:rPr>
              <w:t>add_indicator</w:t>
            </w:r>
            <w:proofErr w:type="spellEnd"/>
            <w:r>
              <w:rPr>
                <w:sz w:val="17"/>
              </w:rPr>
              <w:t>=True); scale for linear only; indicators only for features missing during fitting</w:t>
            </w:r>
          </w:p>
        </w:tc>
      </w:tr>
      <w:tr w:rsidR="006001A2" w14:paraId="3AD60A3A" w14:textId="77777777">
        <w:trPr>
          <w:cantSplit/>
          <w:jc w:val="center"/>
        </w:trPr>
        <w:tc>
          <w:tcPr>
            <w:tcW w:w="1498" w:type="dxa"/>
            <w:shd w:val="clear" w:color="auto" w:fill="F8FAFC"/>
            <w:tcMar>
              <w:top w:w="60" w:type="dxa"/>
              <w:left w:w="80" w:type="dxa"/>
              <w:bottom w:w="60" w:type="dxa"/>
              <w:right w:w="80" w:type="dxa"/>
            </w:tcMar>
            <w:vAlign w:val="center"/>
          </w:tcPr>
          <w:p w14:paraId="3356A9F4" w14:textId="77777777" w:rsidR="006001A2" w:rsidRDefault="00EE501D">
            <w:pPr>
              <w:spacing w:after="0" w:line="252" w:lineRule="auto"/>
            </w:pPr>
            <w:proofErr w:type="spellStart"/>
            <w:r>
              <w:rPr>
                <w:rFonts w:ascii="Consolas" w:hAnsi="Consolas"/>
                <w:color w:val="8A1E38"/>
                <w:sz w:val="16"/>
              </w:rPr>
              <w:t>total_price</w:t>
            </w:r>
            <w:proofErr w:type="spellEnd"/>
          </w:p>
        </w:tc>
        <w:tc>
          <w:tcPr>
            <w:tcW w:w="1348" w:type="dxa"/>
            <w:shd w:val="clear" w:color="auto" w:fill="F8FAFC"/>
            <w:tcMar>
              <w:top w:w="60" w:type="dxa"/>
              <w:left w:w="80" w:type="dxa"/>
              <w:bottom w:w="60" w:type="dxa"/>
              <w:right w:w="80" w:type="dxa"/>
            </w:tcMar>
            <w:vAlign w:val="center"/>
          </w:tcPr>
          <w:p w14:paraId="1EC2C96A" w14:textId="77777777" w:rsidR="006001A2" w:rsidRDefault="00EE501D">
            <w:pPr>
              <w:spacing w:after="0" w:line="252" w:lineRule="auto"/>
            </w:pPr>
            <w:r>
              <w:rPr>
                <w:sz w:val="17"/>
              </w:rPr>
              <w:t>Numeric (BRL)</w:t>
            </w:r>
          </w:p>
        </w:tc>
        <w:tc>
          <w:tcPr>
            <w:tcW w:w="2538" w:type="dxa"/>
            <w:shd w:val="clear" w:color="auto" w:fill="F8FAFC"/>
            <w:tcMar>
              <w:top w:w="60" w:type="dxa"/>
              <w:left w:w="80" w:type="dxa"/>
              <w:bottom w:w="60" w:type="dxa"/>
              <w:right w:w="80" w:type="dxa"/>
            </w:tcMar>
            <w:vAlign w:val="center"/>
          </w:tcPr>
          <w:p w14:paraId="31B59DD5" w14:textId="77777777" w:rsidR="006001A2" w:rsidRDefault="00EE501D">
            <w:pPr>
              <w:spacing w:after="0" w:line="252" w:lineRule="auto"/>
            </w:pPr>
            <w:r>
              <w:rPr>
                <w:rFonts w:ascii="Cambria Math" w:hAnsi="Cambria Math"/>
                <w:sz w:val="17"/>
              </w:rPr>
              <w:t>\</w:t>
            </w:r>
            <w:proofErr w:type="gramStart"/>
            <w:r>
              <w:rPr>
                <w:rFonts w:ascii="Cambria Math" w:hAnsi="Cambria Math"/>
                <w:sz w:val="17"/>
              </w:rPr>
              <w:t>sum</w:t>
            </w:r>
            <w:proofErr w:type="gramEnd"/>
            <w:r>
              <w:rPr>
                <w:rFonts w:ascii="Cambria Math" w:hAnsi="Cambria Math"/>
                <w:sz w:val="17"/>
              </w:rPr>
              <w:t xml:space="preserve"> item price</w:t>
            </w:r>
          </w:p>
        </w:tc>
        <w:tc>
          <w:tcPr>
            <w:tcW w:w="2575" w:type="dxa"/>
            <w:shd w:val="clear" w:color="auto" w:fill="F8FAFC"/>
            <w:tcMar>
              <w:top w:w="60" w:type="dxa"/>
              <w:left w:w="80" w:type="dxa"/>
              <w:bottom w:w="60" w:type="dxa"/>
              <w:right w:w="80" w:type="dxa"/>
            </w:tcMar>
            <w:vAlign w:val="center"/>
          </w:tcPr>
          <w:p w14:paraId="1F74C24F" w14:textId="0CBC1E70" w:rsidR="006001A2" w:rsidRDefault="00EE501D">
            <w:pPr>
              <w:spacing w:after="0" w:line="252" w:lineRule="auto"/>
            </w:pPr>
            <w:r>
              <w:rPr>
                <w:sz w:val="17"/>
              </w:rPr>
              <w:t>Cart value; proposed expectation proxy</w:t>
            </w:r>
          </w:p>
        </w:tc>
        <w:tc>
          <w:tcPr>
            <w:tcW w:w="2075" w:type="dxa"/>
            <w:shd w:val="clear" w:color="auto" w:fill="F8FAFC"/>
            <w:tcMar>
              <w:top w:w="60" w:type="dxa"/>
              <w:left w:w="80" w:type="dxa"/>
              <w:bottom w:w="60" w:type="dxa"/>
              <w:right w:w="80" w:type="dxa"/>
            </w:tcMar>
            <w:vAlign w:val="center"/>
          </w:tcPr>
          <w:p w14:paraId="5D4F0094" w14:textId="27E86384" w:rsidR="006001A2" w:rsidRDefault="00EE501D">
            <w:pPr>
              <w:spacing w:after="0" w:line="252" w:lineRule="auto"/>
            </w:pPr>
            <w:r>
              <w:rPr>
                <w:sz w:val="17"/>
              </w:rPr>
              <w:t>Log1p → median imputation WITHOUT indicators; scale for linear only; unscaled for RF/trees</w:t>
            </w:r>
          </w:p>
        </w:tc>
      </w:tr>
      <w:tr w:rsidR="006001A2" w14:paraId="1C44FBDE" w14:textId="77777777">
        <w:trPr>
          <w:cantSplit/>
          <w:jc w:val="center"/>
        </w:trPr>
        <w:tc>
          <w:tcPr>
            <w:tcW w:w="1498" w:type="dxa"/>
            <w:tcMar>
              <w:top w:w="60" w:type="dxa"/>
              <w:left w:w="80" w:type="dxa"/>
              <w:bottom w:w="60" w:type="dxa"/>
              <w:right w:w="80" w:type="dxa"/>
            </w:tcMar>
            <w:vAlign w:val="center"/>
          </w:tcPr>
          <w:p w14:paraId="40533274" w14:textId="77777777" w:rsidR="006001A2" w:rsidRDefault="00EE501D">
            <w:pPr>
              <w:spacing w:after="0" w:line="252" w:lineRule="auto"/>
            </w:pPr>
            <w:proofErr w:type="spellStart"/>
            <w:r>
              <w:rPr>
                <w:rFonts w:ascii="Consolas" w:hAnsi="Consolas"/>
                <w:color w:val="8A1E38"/>
                <w:sz w:val="16"/>
              </w:rPr>
              <w:lastRenderedPageBreak/>
              <w:t>total_freight</w:t>
            </w:r>
            <w:proofErr w:type="spellEnd"/>
          </w:p>
        </w:tc>
        <w:tc>
          <w:tcPr>
            <w:tcW w:w="1348" w:type="dxa"/>
            <w:tcMar>
              <w:top w:w="60" w:type="dxa"/>
              <w:left w:w="80" w:type="dxa"/>
              <w:bottom w:w="60" w:type="dxa"/>
              <w:right w:w="80" w:type="dxa"/>
            </w:tcMar>
            <w:vAlign w:val="center"/>
          </w:tcPr>
          <w:p w14:paraId="52C36EBF" w14:textId="77777777" w:rsidR="006001A2" w:rsidRDefault="00EE501D">
            <w:pPr>
              <w:spacing w:after="0" w:line="252" w:lineRule="auto"/>
            </w:pPr>
            <w:r>
              <w:rPr>
                <w:sz w:val="17"/>
              </w:rPr>
              <w:t>Numeric (BRL)</w:t>
            </w:r>
          </w:p>
        </w:tc>
        <w:tc>
          <w:tcPr>
            <w:tcW w:w="2538" w:type="dxa"/>
            <w:tcMar>
              <w:top w:w="60" w:type="dxa"/>
              <w:left w:w="80" w:type="dxa"/>
              <w:bottom w:w="60" w:type="dxa"/>
              <w:right w:w="80" w:type="dxa"/>
            </w:tcMar>
            <w:vAlign w:val="center"/>
          </w:tcPr>
          <w:p w14:paraId="2E7C70BA" w14:textId="77777777" w:rsidR="006001A2" w:rsidRDefault="00EE501D">
            <w:pPr>
              <w:spacing w:after="0" w:line="252" w:lineRule="auto"/>
            </w:pPr>
            <w:r>
              <w:rPr>
                <w:rFonts w:ascii="Cambria Math" w:hAnsi="Cambria Math"/>
                <w:sz w:val="17"/>
              </w:rPr>
              <w:t>\</w:t>
            </w:r>
            <w:proofErr w:type="gramStart"/>
            <w:r>
              <w:rPr>
                <w:rFonts w:ascii="Cambria Math" w:hAnsi="Cambria Math"/>
                <w:sz w:val="17"/>
              </w:rPr>
              <w:t>sum</w:t>
            </w:r>
            <w:proofErr w:type="gramEnd"/>
            <w:r>
              <w:rPr>
                <w:rFonts w:ascii="Cambria Math" w:hAnsi="Cambria Math"/>
                <w:sz w:val="17"/>
              </w:rPr>
              <w:t xml:space="preserve"> freight value</w:t>
            </w:r>
          </w:p>
        </w:tc>
        <w:tc>
          <w:tcPr>
            <w:tcW w:w="2575" w:type="dxa"/>
            <w:tcMar>
              <w:top w:w="60" w:type="dxa"/>
              <w:left w:w="80" w:type="dxa"/>
              <w:bottom w:w="60" w:type="dxa"/>
              <w:right w:w="80" w:type="dxa"/>
            </w:tcMar>
            <w:vAlign w:val="center"/>
          </w:tcPr>
          <w:p w14:paraId="76FD5327" w14:textId="193E749B" w:rsidR="006001A2" w:rsidRDefault="00EE501D">
            <w:pPr>
              <w:spacing w:after="0" w:line="252" w:lineRule="auto"/>
            </w:pPr>
            <w:r>
              <w:rPr>
                <w:sz w:val="17"/>
              </w:rPr>
              <w:t>Observed freight charge; proposed transport-cost proxy</w:t>
            </w:r>
          </w:p>
        </w:tc>
        <w:tc>
          <w:tcPr>
            <w:tcW w:w="2075" w:type="dxa"/>
            <w:tcMar>
              <w:top w:w="60" w:type="dxa"/>
              <w:left w:w="80" w:type="dxa"/>
              <w:bottom w:w="60" w:type="dxa"/>
              <w:right w:w="80" w:type="dxa"/>
            </w:tcMar>
            <w:vAlign w:val="center"/>
          </w:tcPr>
          <w:p w14:paraId="6F6BF939" w14:textId="0C0C13E3" w:rsidR="006001A2" w:rsidRDefault="00EE501D">
            <w:pPr>
              <w:spacing w:after="0" w:line="252" w:lineRule="auto"/>
            </w:pPr>
            <w:r>
              <w:rPr>
                <w:sz w:val="17"/>
              </w:rPr>
              <w:t>Log1p → median imputation WITHOUT indicators; scale for linear only; unscaled for RF/trees</w:t>
            </w:r>
          </w:p>
        </w:tc>
      </w:tr>
      <w:tr w:rsidR="006001A2" w14:paraId="70901090" w14:textId="77777777">
        <w:trPr>
          <w:cantSplit/>
          <w:jc w:val="center"/>
        </w:trPr>
        <w:tc>
          <w:tcPr>
            <w:tcW w:w="1498" w:type="dxa"/>
            <w:shd w:val="clear" w:color="auto" w:fill="F8FAFC"/>
            <w:tcMar>
              <w:top w:w="60" w:type="dxa"/>
              <w:left w:w="80" w:type="dxa"/>
              <w:bottom w:w="60" w:type="dxa"/>
              <w:right w:w="80" w:type="dxa"/>
            </w:tcMar>
            <w:vAlign w:val="center"/>
          </w:tcPr>
          <w:p w14:paraId="1D7F2661" w14:textId="77777777" w:rsidR="006001A2" w:rsidRDefault="00EE501D">
            <w:pPr>
              <w:spacing w:after="0" w:line="252" w:lineRule="auto"/>
            </w:pPr>
            <w:proofErr w:type="spellStart"/>
            <w:r>
              <w:rPr>
                <w:rFonts w:ascii="Consolas" w:hAnsi="Consolas"/>
                <w:color w:val="8A1E38"/>
                <w:sz w:val="16"/>
              </w:rPr>
              <w:t>freight_ratio</w:t>
            </w:r>
            <w:proofErr w:type="spellEnd"/>
          </w:p>
        </w:tc>
        <w:tc>
          <w:tcPr>
            <w:tcW w:w="1348" w:type="dxa"/>
            <w:shd w:val="clear" w:color="auto" w:fill="F8FAFC"/>
            <w:tcMar>
              <w:top w:w="60" w:type="dxa"/>
              <w:left w:w="80" w:type="dxa"/>
              <w:bottom w:w="60" w:type="dxa"/>
              <w:right w:w="80" w:type="dxa"/>
            </w:tcMar>
            <w:vAlign w:val="center"/>
          </w:tcPr>
          <w:p w14:paraId="31F00997" w14:textId="46639A12" w:rsidR="006001A2" w:rsidRDefault="00EE501D">
            <w:pPr>
              <w:spacing w:after="0" w:line="252" w:lineRule="auto"/>
            </w:pPr>
            <w:r>
              <w:t>Non-negative ratio [0, ∞) (observed max: 21.45)</w:t>
            </w:r>
          </w:p>
        </w:tc>
        <w:tc>
          <w:tcPr>
            <w:tcW w:w="2538" w:type="dxa"/>
            <w:shd w:val="clear" w:color="auto" w:fill="F8FAFC"/>
            <w:tcMar>
              <w:top w:w="60" w:type="dxa"/>
              <w:left w:w="80" w:type="dxa"/>
              <w:bottom w:w="60" w:type="dxa"/>
              <w:right w:w="80" w:type="dxa"/>
            </w:tcMar>
            <w:vAlign w:val="center"/>
          </w:tcPr>
          <w:p w14:paraId="60ACC217" w14:textId="761A7DA0" w:rsidR="006001A2" w:rsidRDefault="00EE501D">
            <w:pPr>
              <w:spacing w:after="0" w:line="252" w:lineRule="auto"/>
            </w:pPr>
            <w:proofErr w:type="spellStart"/>
            <w:r>
              <w:t>total_freight</w:t>
            </w:r>
            <w:proofErr w:type="spellEnd"/>
            <w:r>
              <w:t xml:space="preserve"> / </w:t>
            </w:r>
            <w:proofErr w:type="spellStart"/>
            <w:r>
              <w:t>total_price</w:t>
            </w:r>
            <w:proofErr w:type="spellEnd"/>
          </w:p>
        </w:tc>
        <w:tc>
          <w:tcPr>
            <w:tcW w:w="2575" w:type="dxa"/>
            <w:shd w:val="clear" w:color="auto" w:fill="F8FAFC"/>
            <w:tcMar>
              <w:top w:w="60" w:type="dxa"/>
              <w:left w:w="80" w:type="dxa"/>
              <w:bottom w:w="60" w:type="dxa"/>
              <w:right w:w="80" w:type="dxa"/>
            </w:tcMar>
            <w:vAlign w:val="center"/>
          </w:tcPr>
          <w:p w14:paraId="5E9EDD32" w14:textId="008E4122" w:rsidR="006001A2" w:rsidRDefault="00EE501D">
            <w:pPr>
              <w:spacing w:after="0" w:line="252" w:lineRule="auto"/>
            </w:pPr>
            <w:r>
              <w:t xml:space="preserve">Relative shipping </w:t>
            </w:r>
            <w:proofErr w:type="gramStart"/>
            <w:r>
              <w:t>burden;</w:t>
            </w:r>
            <w:proofErr w:type="gramEnd"/>
            <w:r>
              <w:t xml:space="preserve"> team hypothesis, not proven customer sensitivity</w:t>
            </w:r>
          </w:p>
        </w:tc>
        <w:tc>
          <w:tcPr>
            <w:tcW w:w="2075" w:type="dxa"/>
            <w:shd w:val="clear" w:color="auto" w:fill="F8FAFC"/>
            <w:tcMar>
              <w:top w:w="60" w:type="dxa"/>
              <w:left w:w="80" w:type="dxa"/>
              <w:bottom w:w="60" w:type="dxa"/>
              <w:right w:w="80" w:type="dxa"/>
            </w:tcMar>
            <w:vAlign w:val="center"/>
          </w:tcPr>
          <w:p w14:paraId="0F98B623" w14:textId="6C65598A" w:rsidR="006001A2" w:rsidRDefault="00EE501D">
            <w:pPr>
              <w:spacing w:after="0" w:line="252" w:lineRule="auto"/>
            </w:pPr>
            <w:r>
              <w:rPr>
                <w:sz w:val="17"/>
              </w:rPr>
              <w:t>Median imputation (</w:t>
            </w:r>
            <w:proofErr w:type="spellStart"/>
            <w:r>
              <w:rPr>
                <w:sz w:val="17"/>
              </w:rPr>
              <w:t>add_indicator</w:t>
            </w:r>
            <w:proofErr w:type="spellEnd"/>
            <w:r>
              <w:rPr>
                <w:sz w:val="17"/>
              </w:rPr>
              <w:t>=True); scale for linear only; indicators only for features missing during fitting</w:t>
            </w:r>
          </w:p>
        </w:tc>
      </w:tr>
      <w:tr w:rsidR="006001A2" w14:paraId="1A8A052D" w14:textId="77777777">
        <w:trPr>
          <w:cantSplit/>
          <w:jc w:val="center"/>
        </w:trPr>
        <w:tc>
          <w:tcPr>
            <w:tcW w:w="1498" w:type="dxa"/>
            <w:tcMar>
              <w:top w:w="60" w:type="dxa"/>
              <w:left w:w="80" w:type="dxa"/>
              <w:bottom w:w="60" w:type="dxa"/>
              <w:right w:w="80" w:type="dxa"/>
            </w:tcMar>
            <w:vAlign w:val="center"/>
          </w:tcPr>
          <w:p w14:paraId="61D858D3" w14:textId="77777777" w:rsidR="006001A2" w:rsidRDefault="00EE501D">
            <w:pPr>
              <w:spacing w:after="0" w:line="252" w:lineRule="auto"/>
            </w:pPr>
            <w:proofErr w:type="spellStart"/>
            <w:r>
              <w:rPr>
                <w:rFonts w:ascii="Consolas" w:hAnsi="Consolas"/>
                <w:color w:val="8A1E38"/>
                <w:sz w:val="16"/>
              </w:rPr>
              <w:t>customer_state</w:t>
            </w:r>
            <w:proofErr w:type="spellEnd"/>
          </w:p>
        </w:tc>
        <w:tc>
          <w:tcPr>
            <w:tcW w:w="1348" w:type="dxa"/>
            <w:tcMar>
              <w:top w:w="60" w:type="dxa"/>
              <w:left w:w="80" w:type="dxa"/>
              <w:bottom w:w="60" w:type="dxa"/>
              <w:right w:w="80" w:type="dxa"/>
            </w:tcMar>
            <w:vAlign w:val="center"/>
          </w:tcPr>
          <w:p w14:paraId="43D481E0" w14:textId="77777777" w:rsidR="006001A2" w:rsidRDefault="00EE501D">
            <w:pPr>
              <w:spacing w:after="0" w:line="252" w:lineRule="auto"/>
            </w:pPr>
            <w:r>
              <w:rPr>
                <w:sz w:val="17"/>
              </w:rPr>
              <w:t>Categorical</w:t>
            </w:r>
          </w:p>
        </w:tc>
        <w:tc>
          <w:tcPr>
            <w:tcW w:w="2538" w:type="dxa"/>
            <w:tcMar>
              <w:top w:w="60" w:type="dxa"/>
              <w:left w:w="80" w:type="dxa"/>
              <w:bottom w:w="60" w:type="dxa"/>
              <w:right w:w="80" w:type="dxa"/>
            </w:tcMar>
            <w:vAlign w:val="center"/>
          </w:tcPr>
          <w:p w14:paraId="4A874571" w14:textId="0728F913" w:rsidR="006001A2" w:rsidRDefault="00EE501D">
            <w:pPr>
              <w:spacing w:after="0" w:line="252" w:lineRule="auto"/>
            </w:pPr>
            <w:r>
              <w:t>One-Hot Encoding (drop='first' for Linear, drop=None for RF/trees)</w:t>
            </w:r>
          </w:p>
        </w:tc>
        <w:tc>
          <w:tcPr>
            <w:tcW w:w="2575" w:type="dxa"/>
            <w:tcMar>
              <w:top w:w="60" w:type="dxa"/>
              <w:left w:w="80" w:type="dxa"/>
              <w:bottom w:w="60" w:type="dxa"/>
              <w:right w:w="80" w:type="dxa"/>
            </w:tcMar>
            <w:vAlign w:val="center"/>
          </w:tcPr>
          <w:p w14:paraId="427FDC70" w14:textId="49E8092C" w:rsidR="006001A2" w:rsidRDefault="00EE501D">
            <w:pPr>
              <w:spacing w:after="0" w:line="252" w:lineRule="auto"/>
            </w:pPr>
            <w:r>
              <w:rPr>
                <w:sz w:val="17"/>
              </w:rPr>
              <w:t>Destination-region proxy; infrastructure mechanisms not directly measured</w:t>
            </w:r>
          </w:p>
        </w:tc>
        <w:tc>
          <w:tcPr>
            <w:tcW w:w="2075" w:type="dxa"/>
            <w:tcMar>
              <w:top w:w="60" w:type="dxa"/>
              <w:left w:w="80" w:type="dxa"/>
              <w:bottom w:w="60" w:type="dxa"/>
              <w:right w:w="80" w:type="dxa"/>
            </w:tcMar>
            <w:vAlign w:val="center"/>
          </w:tcPr>
          <w:p w14:paraId="3E388D1A" w14:textId="0EBC9F96" w:rsidR="006001A2" w:rsidRDefault="00EE501D">
            <w:pPr>
              <w:spacing w:after="0" w:line="252" w:lineRule="auto"/>
            </w:pPr>
            <w:r>
              <w:rPr>
                <w:sz w:val="17"/>
              </w:rPr>
              <w:t xml:space="preserve">Training-fitted </w:t>
            </w:r>
            <w:proofErr w:type="gramStart"/>
            <w:r>
              <w:rPr>
                <w:sz w:val="17"/>
              </w:rPr>
              <w:t>OHE(</w:t>
            </w:r>
            <w:proofErr w:type="spellStart"/>
            <w:proofErr w:type="gramEnd"/>
            <w:r>
              <w:rPr>
                <w:sz w:val="17"/>
              </w:rPr>
              <w:t>handle_unknown</w:t>
            </w:r>
            <w:proofErr w:type="spellEnd"/>
            <w:r>
              <w:rPr>
                <w:sz w:val="17"/>
              </w:rPr>
              <w:t>='ignore'); drop='first' for linear, drop=None for RF/trees</w:t>
            </w:r>
          </w:p>
        </w:tc>
      </w:tr>
      <w:tr w:rsidR="006001A2" w14:paraId="38E891D0" w14:textId="77777777">
        <w:trPr>
          <w:cantSplit/>
          <w:jc w:val="center"/>
        </w:trPr>
        <w:tc>
          <w:tcPr>
            <w:tcW w:w="1498" w:type="dxa"/>
            <w:shd w:val="clear" w:color="auto" w:fill="F8FAFC"/>
            <w:tcMar>
              <w:top w:w="60" w:type="dxa"/>
              <w:left w:w="80" w:type="dxa"/>
              <w:bottom w:w="60" w:type="dxa"/>
              <w:right w:w="80" w:type="dxa"/>
            </w:tcMar>
            <w:vAlign w:val="center"/>
          </w:tcPr>
          <w:p w14:paraId="3BF543F3" w14:textId="77777777" w:rsidR="006001A2" w:rsidRDefault="00EE501D">
            <w:pPr>
              <w:spacing w:after="0" w:line="252" w:lineRule="auto"/>
            </w:pPr>
            <w:proofErr w:type="spellStart"/>
            <w:r>
              <w:rPr>
                <w:rFonts w:ascii="Consolas" w:hAnsi="Consolas"/>
                <w:color w:val="8A1E38"/>
                <w:sz w:val="16"/>
              </w:rPr>
              <w:t>purchase_month</w:t>
            </w:r>
            <w:proofErr w:type="spellEnd"/>
          </w:p>
        </w:tc>
        <w:tc>
          <w:tcPr>
            <w:tcW w:w="1348" w:type="dxa"/>
            <w:shd w:val="clear" w:color="auto" w:fill="F8FAFC"/>
            <w:tcMar>
              <w:top w:w="60" w:type="dxa"/>
              <w:left w:w="80" w:type="dxa"/>
              <w:bottom w:w="60" w:type="dxa"/>
              <w:right w:w="80" w:type="dxa"/>
            </w:tcMar>
            <w:vAlign w:val="center"/>
          </w:tcPr>
          <w:p w14:paraId="4B3C8862" w14:textId="7542F443" w:rsidR="006001A2" w:rsidRDefault="00EE501D">
            <w:pPr>
              <w:spacing w:after="0" w:line="252" w:lineRule="auto"/>
            </w:pPr>
            <w:del w:id="2936" w:author="OpenAI Codex" w:date="2026-10-11T06:02:09Z">
              <w:r>
                <w:rPr>
                  <w:sz w:val="17"/>
                </w:rPr>
                <w:delText>Integer (numeric in final-v4)</w:delText>
              </w:r>
            </w:del>
            <w:ins w:id="2937" w:author="OpenAI Codex" w:date="2026-10-11T06:02:09Z">
              <w:r>
                <w:rPr>
                  <w:sz w:val="17"/>
                </w:rPr>
                <w:t xml:space="preserve">Integer (numeric)</w:t>
              </w:r>
            </w:ins>
          </w:p>
        </w:tc>
        <w:tc>
          <w:tcPr>
            <w:tcW w:w="2538" w:type="dxa"/>
            <w:shd w:val="clear" w:color="auto" w:fill="F8FAFC"/>
            <w:tcMar>
              <w:top w:w="60" w:type="dxa"/>
              <w:left w:w="80" w:type="dxa"/>
              <w:bottom w:w="60" w:type="dxa"/>
              <w:right w:w="80" w:type="dxa"/>
            </w:tcMar>
            <w:vAlign w:val="center"/>
          </w:tcPr>
          <w:p w14:paraId="6C48FFE6" w14:textId="686D0AC8" w:rsidR="006001A2" w:rsidRDefault="00EE501D">
            <w:pPr>
              <w:spacing w:after="0" w:line="252" w:lineRule="auto"/>
            </w:pPr>
            <w:r>
              <w:t>Derived from purchase timestamp; 1–12</w:t>
            </w:r>
          </w:p>
        </w:tc>
        <w:tc>
          <w:tcPr>
            <w:tcW w:w="2575" w:type="dxa"/>
            <w:shd w:val="clear" w:color="auto" w:fill="F8FAFC"/>
            <w:tcMar>
              <w:top w:w="60" w:type="dxa"/>
              <w:left w:w="80" w:type="dxa"/>
              <w:bottom w:w="60" w:type="dxa"/>
              <w:right w:w="80" w:type="dxa"/>
            </w:tcMar>
            <w:vAlign w:val="center"/>
          </w:tcPr>
          <w:p w14:paraId="478E14C3" w14:textId="3A43795E" w:rsidR="006001A2" w:rsidRDefault="00EE501D">
            <w:pPr>
              <w:spacing w:after="0" w:line="252" w:lineRule="auto"/>
            </w:pPr>
            <w:r>
              <w:rPr>
                <w:sz w:val="17"/>
              </w:rPr>
              <w:t>Calendar-month proxy; causal holiday effects not measured</w:t>
            </w:r>
          </w:p>
        </w:tc>
        <w:tc>
          <w:tcPr>
            <w:tcW w:w="2075" w:type="dxa"/>
            <w:shd w:val="clear" w:color="auto" w:fill="F8FAFC"/>
            <w:tcMar>
              <w:top w:w="60" w:type="dxa"/>
              <w:left w:w="80" w:type="dxa"/>
              <w:bottom w:w="60" w:type="dxa"/>
              <w:right w:w="80" w:type="dxa"/>
            </w:tcMar>
            <w:vAlign w:val="center"/>
          </w:tcPr>
          <w:p w14:paraId="30BF6092" w14:textId="4993D567" w:rsidR="006001A2" w:rsidRDefault="00EE501D">
            <w:pPr>
              <w:spacing w:after="0" w:line="252" w:lineRule="auto"/>
            </w:pPr>
            <w:r>
              <w:rPr>
                <w:sz w:val="17"/>
              </w:rPr>
              <w:t>Median imputation (</w:t>
            </w:r>
            <w:proofErr w:type="spellStart"/>
            <w:r>
              <w:rPr>
                <w:sz w:val="17"/>
              </w:rPr>
              <w:t>add_indicator</w:t>
            </w:r>
            <w:proofErr w:type="spellEnd"/>
            <w:r>
              <w:rPr>
                <w:sz w:val="17"/>
              </w:rPr>
              <w:t>=True); scale for linear only; indicators only for features missing during fitting</w:t>
            </w:r>
          </w:p>
        </w:tc>
      </w:tr>
      <w:tr w:rsidR="006001A2" w14:paraId="4E77259A" w14:textId="77777777">
        <w:trPr>
          <w:cantSplit/>
          <w:jc w:val="center"/>
        </w:trPr>
        <w:tc>
          <w:tcPr>
            <w:tcW w:w="1498" w:type="dxa"/>
            <w:tcMar>
              <w:top w:w="60" w:type="dxa"/>
              <w:left w:w="80" w:type="dxa"/>
              <w:bottom w:w="60" w:type="dxa"/>
              <w:right w:w="80" w:type="dxa"/>
            </w:tcMar>
            <w:vAlign w:val="center"/>
          </w:tcPr>
          <w:p w14:paraId="4D2EAB0F" w14:textId="77777777" w:rsidR="006001A2" w:rsidRDefault="00EE501D">
            <w:pPr>
              <w:spacing w:after="0" w:line="252" w:lineRule="auto"/>
            </w:pPr>
            <w:proofErr w:type="spellStart"/>
            <w:r>
              <w:rPr>
                <w:rFonts w:ascii="Consolas" w:hAnsi="Consolas"/>
                <w:color w:val="8A1E38"/>
                <w:sz w:val="16"/>
              </w:rPr>
              <w:t>purchase_dayofweek</w:t>
            </w:r>
            <w:proofErr w:type="spellEnd"/>
          </w:p>
        </w:tc>
        <w:tc>
          <w:tcPr>
            <w:tcW w:w="1348" w:type="dxa"/>
            <w:tcMar>
              <w:top w:w="60" w:type="dxa"/>
              <w:left w:w="80" w:type="dxa"/>
              <w:bottom w:w="60" w:type="dxa"/>
              <w:right w:w="80" w:type="dxa"/>
            </w:tcMar>
            <w:vAlign w:val="center"/>
          </w:tcPr>
          <w:p w14:paraId="126537C4" w14:textId="476EAA7B" w:rsidR="006001A2" w:rsidRDefault="00EE501D">
            <w:pPr>
              <w:spacing w:after="0" w:line="252" w:lineRule="auto"/>
            </w:pPr>
            <w:del w:id="2938" w:author="OpenAI Codex" w:date="2026-10-11T06:02:09Z">
              <w:r>
                <w:rPr>
                  <w:sz w:val="17"/>
                </w:rPr>
                <w:delText>Integer (numeric in final-v4)</w:delText>
              </w:r>
            </w:del>
            <w:ins w:id="2939" w:author="OpenAI Codex" w:date="2026-10-11T06:02:09Z">
              <w:r>
                <w:rPr>
                  <w:sz w:val="17"/>
                </w:rPr>
                <w:t xml:space="preserve">Integer (numeric)</w:t>
              </w:r>
            </w:ins>
          </w:p>
        </w:tc>
        <w:tc>
          <w:tcPr>
            <w:tcW w:w="2538" w:type="dxa"/>
            <w:tcMar>
              <w:top w:w="60" w:type="dxa"/>
              <w:left w:w="80" w:type="dxa"/>
              <w:bottom w:w="60" w:type="dxa"/>
              <w:right w:w="80" w:type="dxa"/>
            </w:tcMar>
            <w:vAlign w:val="center"/>
          </w:tcPr>
          <w:p w14:paraId="50192176" w14:textId="3B7C325E" w:rsidR="006001A2" w:rsidRDefault="00EE501D">
            <w:pPr>
              <w:spacing w:after="0" w:line="252" w:lineRule="auto"/>
            </w:pPr>
            <w:r>
              <w:t>Derived from purchase timestamp; 0–6</w:t>
            </w:r>
          </w:p>
        </w:tc>
        <w:tc>
          <w:tcPr>
            <w:tcW w:w="2575" w:type="dxa"/>
            <w:tcMar>
              <w:top w:w="60" w:type="dxa"/>
              <w:left w:w="80" w:type="dxa"/>
              <w:bottom w:w="60" w:type="dxa"/>
              <w:right w:w="80" w:type="dxa"/>
            </w:tcMar>
            <w:vAlign w:val="center"/>
          </w:tcPr>
          <w:p w14:paraId="6F257BBD" w14:textId="26A50F80" w:rsidR="006001A2" w:rsidRDefault="00EE501D">
            <w:pPr>
              <w:spacing w:after="0" w:line="252" w:lineRule="auto"/>
            </w:pPr>
            <w:r>
              <w:rPr>
                <w:sz w:val="17"/>
              </w:rPr>
              <w:t>Calendar-day proxy; dispatch cutoffs not measured</w:t>
            </w:r>
          </w:p>
        </w:tc>
        <w:tc>
          <w:tcPr>
            <w:tcW w:w="2075" w:type="dxa"/>
            <w:tcMar>
              <w:top w:w="60" w:type="dxa"/>
              <w:left w:w="80" w:type="dxa"/>
              <w:bottom w:w="60" w:type="dxa"/>
              <w:right w:w="80" w:type="dxa"/>
            </w:tcMar>
            <w:vAlign w:val="center"/>
          </w:tcPr>
          <w:p w14:paraId="0C08F3A1" w14:textId="255062B1" w:rsidR="006001A2" w:rsidRDefault="00EE501D">
            <w:pPr>
              <w:spacing w:after="0" w:line="252" w:lineRule="auto"/>
            </w:pPr>
            <w:r>
              <w:rPr>
                <w:sz w:val="17"/>
              </w:rPr>
              <w:t>Median imputation (</w:t>
            </w:r>
            <w:proofErr w:type="spellStart"/>
            <w:r>
              <w:rPr>
                <w:sz w:val="17"/>
              </w:rPr>
              <w:t>add_indicator</w:t>
            </w:r>
            <w:proofErr w:type="spellEnd"/>
            <w:r>
              <w:rPr>
                <w:sz w:val="17"/>
              </w:rPr>
              <w:t>=True); scale for linear only; indicators only for features missing during fitting</w:t>
            </w:r>
          </w:p>
        </w:tc>
      </w:tr>
      <w:tr w:rsidR="006001A2" w14:paraId="3732F04D" w14:textId="77777777">
        <w:trPr>
          <w:cantSplit/>
          <w:jc w:val="center"/>
        </w:trPr>
        <w:tc>
          <w:tcPr>
            <w:tcW w:w="1498" w:type="dxa"/>
            <w:shd w:val="clear" w:color="auto" w:fill="F8FAFC"/>
            <w:tcMar>
              <w:top w:w="60" w:type="dxa"/>
              <w:left w:w="80" w:type="dxa"/>
              <w:bottom w:w="60" w:type="dxa"/>
              <w:right w:w="80" w:type="dxa"/>
            </w:tcMar>
            <w:vAlign w:val="center"/>
          </w:tcPr>
          <w:p w14:paraId="4BEA750A" w14:textId="77777777" w:rsidR="006001A2" w:rsidRDefault="00EE501D">
            <w:pPr>
              <w:spacing w:after="0" w:line="252" w:lineRule="auto"/>
            </w:pPr>
            <w:proofErr w:type="spellStart"/>
            <w:r>
              <w:rPr>
                <w:rFonts w:ascii="Consolas" w:hAnsi="Consolas"/>
                <w:color w:val="8A1E38"/>
                <w:sz w:val="16"/>
              </w:rPr>
              <w:t>purchase_hour</w:t>
            </w:r>
            <w:proofErr w:type="spellEnd"/>
          </w:p>
        </w:tc>
        <w:tc>
          <w:tcPr>
            <w:tcW w:w="1348" w:type="dxa"/>
            <w:shd w:val="clear" w:color="auto" w:fill="F8FAFC"/>
            <w:tcMar>
              <w:top w:w="60" w:type="dxa"/>
              <w:left w:w="80" w:type="dxa"/>
              <w:bottom w:w="60" w:type="dxa"/>
              <w:right w:w="80" w:type="dxa"/>
            </w:tcMar>
            <w:vAlign w:val="center"/>
          </w:tcPr>
          <w:p w14:paraId="7C98D047" w14:textId="17E6D4D4" w:rsidR="006001A2" w:rsidRDefault="00EE501D">
            <w:pPr>
              <w:spacing w:after="0" w:line="252" w:lineRule="auto"/>
            </w:pPr>
            <w:del w:id="2940" w:author="OpenAI Codex" w:date="2026-10-11T06:02:09Z">
              <w:r>
                <w:rPr>
                  <w:sz w:val="17"/>
                </w:rPr>
                <w:delText>Integer (numeric in final-v4)</w:delText>
              </w:r>
            </w:del>
            <w:ins w:id="2941" w:author="OpenAI Codex" w:date="2026-10-11T06:02:09Z">
              <w:r>
                <w:rPr>
                  <w:sz w:val="17"/>
                </w:rPr>
                <w:t xml:space="preserve">Integer (numeric)</w:t>
              </w:r>
            </w:ins>
          </w:p>
        </w:tc>
        <w:tc>
          <w:tcPr>
            <w:tcW w:w="2538" w:type="dxa"/>
            <w:shd w:val="clear" w:color="auto" w:fill="F8FAFC"/>
            <w:tcMar>
              <w:top w:w="60" w:type="dxa"/>
              <w:left w:w="80" w:type="dxa"/>
              <w:bottom w:w="60" w:type="dxa"/>
              <w:right w:w="80" w:type="dxa"/>
            </w:tcMar>
            <w:vAlign w:val="center"/>
          </w:tcPr>
          <w:p w14:paraId="0D7B3738" w14:textId="70BD8996" w:rsidR="006001A2" w:rsidRDefault="00EE501D">
            <w:pPr>
              <w:spacing w:after="0" w:line="252" w:lineRule="auto"/>
            </w:pPr>
            <w:r>
              <w:t>Derived from purchase timestamp; 0–23</w:t>
            </w:r>
          </w:p>
        </w:tc>
        <w:tc>
          <w:tcPr>
            <w:tcW w:w="2575" w:type="dxa"/>
            <w:shd w:val="clear" w:color="auto" w:fill="F8FAFC"/>
            <w:tcMar>
              <w:top w:w="60" w:type="dxa"/>
              <w:left w:w="80" w:type="dxa"/>
              <w:bottom w:w="60" w:type="dxa"/>
              <w:right w:w="80" w:type="dxa"/>
            </w:tcMar>
            <w:vAlign w:val="center"/>
          </w:tcPr>
          <w:p w14:paraId="4B0229BF" w14:textId="32543954" w:rsidR="006001A2" w:rsidRDefault="00EE501D">
            <w:pPr>
              <w:spacing w:after="0" w:line="252" w:lineRule="auto"/>
            </w:pPr>
            <w:r>
              <w:rPr>
                <w:sz w:val="17"/>
              </w:rPr>
              <w:t>Checkout-hour proxy; dispatch cutoffs not measured</w:t>
            </w:r>
          </w:p>
        </w:tc>
        <w:tc>
          <w:tcPr>
            <w:tcW w:w="2075" w:type="dxa"/>
            <w:shd w:val="clear" w:color="auto" w:fill="F8FAFC"/>
            <w:tcMar>
              <w:top w:w="60" w:type="dxa"/>
              <w:left w:w="80" w:type="dxa"/>
              <w:bottom w:w="60" w:type="dxa"/>
              <w:right w:w="80" w:type="dxa"/>
            </w:tcMar>
            <w:vAlign w:val="center"/>
          </w:tcPr>
          <w:p w14:paraId="2D086C63" w14:textId="64280C54" w:rsidR="006001A2" w:rsidRDefault="00EE501D">
            <w:pPr>
              <w:spacing w:after="0" w:line="252" w:lineRule="auto"/>
            </w:pPr>
            <w:r>
              <w:rPr>
                <w:sz w:val="17"/>
              </w:rPr>
              <w:t>Median imputation (</w:t>
            </w:r>
            <w:proofErr w:type="spellStart"/>
            <w:r>
              <w:rPr>
                <w:sz w:val="17"/>
              </w:rPr>
              <w:t>add_indicator</w:t>
            </w:r>
            <w:proofErr w:type="spellEnd"/>
            <w:r>
              <w:rPr>
                <w:sz w:val="17"/>
              </w:rPr>
              <w:t>=True); scale for linear only; indicators only for features missing during fitting</w:t>
            </w:r>
          </w:p>
        </w:tc>
      </w:tr>
    </w:tbl>
    <w:p w14:paraId="383987C0" w14:textId="77777777" w:rsidR="006001A2" w:rsidRDefault="006001A2">
      <w:pPr>
        <w:spacing w:before="40" w:after="40" w:line="40" w:lineRule="exact"/>
      </w:pPr>
    </w:p>
    <w:p w14:paraId="1219990F" w14:textId="77777777" w:rsidR="006001A2" w:rsidRDefault="00EE501D">
      <w:pPr>
        <w:pStyle w:val="Heading2"/>
      </w:pPr>
      <w:r>
        <w:t>Table A.3: Complete Feature Engineering Dictionary &amp; Canonical Mapping</w:t>
      </w:r>
    </w:p>
    <w:p w14:paraId="7B1192C9" w14:textId="4D6F8DEC" w:rsidR="006001A2" w:rsidRDefault="00EE501D">
      <w:del w:id="2876" w:author="OpenAI Codex" w:date="2026-10-11T06:02:09Z">
        <w:r>
          <w:delText>Source: src/models/experiment4_pipeline.py and experiments/experiment_4/</w:delText>
        </w:r>
      </w:del>
      <w:proofErr w:type="spellStart"/>
      <w:del w:id="2877" w:author="OpenAI Codex" w:date="2026-10-11T06:02:09Z">
        <w:r>
          <w:delText>protocol.json</w:delText>
        </w:r>
      </w:del>
      <w:proofErr w:type="spellEnd"/>
      <w:del w:id="2878" w:author="OpenAI Codex" w:date="2026-10-11T06:02:09Z">
        <w:r>
          <w:delText>. This dictionary covers the expanded candidate inputs. Input log1p and regression target log1p are candidate-specific; the selected configuration is recorded in Appendix H. Missingness indicators occur only for the other numeric inputs missing during training.</w:delText>
        </w:r>
      </w:del>
      <w:ins w:id="2879" w:author="OpenAI Codex" w:date="2026-10-11T06:02:09Z">
        <w:r>
          <w:t xml:space="preserve">This dictionary covers the expanded candidate inputs. Input log1p and regression target log1p are model-specific; Sections 4–5 identify their use in the comparisons and selected models. Missingness indicators occur only for other numeric inputs missing during training. The repository retains the feature-construction and preprocessing definitions.</w:t>
        </w:r>
      </w:ins>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647"/>
        <w:gridCol w:w="806"/>
        <w:gridCol w:w="1484"/>
        <w:gridCol w:w="2522"/>
        <w:gridCol w:w="3576"/>
      </w:tblGrid>
      <w:tr w:rsidR="006001A2" w14:paraId="29C8DC5D" w14:textId="77777777">
        <w:trPr>
          <w:cantSplit/>
          <w:tblHeader/>
          <w:jc w:val="center"/>
        </w:trPr>
        <w:tc>
          <w:tcPr>
            <w:tcW w:w="1647" w:type="dxa"/>
            <w:shd w:val="clear" w:color="auto" w:fill="E8EEF5"/>
            <w:tcMar>
              <w:top w:w="60" w:type="dxa"/>
              <w:left w:w="80" w:type="dxa"/>
              <w:bottom w:w="60" w:type="dxa"/>
              <w:right w:w="80" w:type="dxa"/>
            </w:tcMar>
            <w:vAlign w:val="center"/>
          </w:tcPr>
          <w:p w14:paraId="6C392E04" w14:textId="77777777" w:rsidR="006001A2" w:rsidRDefault="00EE501D">
            <w:pPr>
              <w:spacing w:after="0" w:line="252" w:lineRule="auto"/>
            </w:pPr>
            <w:r>
              <w:rPr>
                <w:b/>
                <w:sz w:val="17"/>
              </w:rPr>
              <w:t>Feature Name</w:t>
            </w:r>
          </w:p>
        </w:tc>
        <w:tc>
          <w:tcPr>
            <w:tcW w:w="806" w:type="dxa"/>
            <w:shd w:val="clear" w:color="auto" w:fill="E8EEF5"/>
            <w:tcMar>
              <w:top w:w="60" w:type="dxa"/>
              <w:left w:w="80" w:type="dxa"/>
              <w:bottom w:w="60" w:type="dxa"/>
              <w:right w:w="80" w:type="dxa"/>
            </w:tcMar>
            <w:vAlign w:val="center"/>
          </w:tcPr>
          <w:p w14:paraId="68A7392D" w14:textId="77777777" w:rsidR="006001A2" w:rsidRDefault="00EE501D">
            <w:pPr>
              <w:spacing w:after="0" w:line="252" w:lineRule="auto"/>
            </w:pPr>
            <w:r>
              <w:rPr>
                <w:b/>
                <w:sz w:val="17"/>
              </w:rPr>
              <w:t>Data Type</w:t>
            </w:r>
          </w:p>
        </w:tc>
        <w:tc>
          <w:tcPr>
            <w:tcW w:w="1484" w:type="dxa"/>
            <w:shd w:val="clear" w:color="auto" w:fill="E8EEF5"/>
            <w:tcMar>
              <w:top w:w="60" w:type="dxa"/>
              <w:left w:w="80" w:type="dxa"/>
              <w:bottom w:w="60" w:type="dxa"/>
              <w:right w:w="80" w:type="dxa"/>
            </w:tcMar>
            <w:vAlign w:val="center"/>
          </w:tcPr>
          <w:p w14:paraId="72495893" w14:textId="77777777" w:rsidR="006001A2" w:rsidRDefault="00EE501D">
            <w:pPr>
              <w:spacing w:after="0" w:line="252" w:lineRule="auto"/>
            </w:pPr>
            <w:r>
              <w:rPr>
                <w:b/>
                <w:sz w:val="17"/>
              </w:rPr>
              <w:t>Task Allocation</w:t>
            </w:r>
          </w:p>
        </w:tc>
        <w:tc>
          <w:tcPr>
            <w:tcW w:w="2522" w:type="dxa"/>
            <w:shd w:val="clear" w:color="auto" w:fill="E8EEF5"/>
            <w:tcMar>
              <w:top w:w="60" w:type="dxa"/>
              <w:left w:w="80" w:type="dxa"/>
              <w:bottom w:w="60" w:type="dxa"/>
              <w:right w:w="80" w:type="dxa"/>
            </w:tcMar>
            <w:vAlign w:val="center"/>
          </w:tcPr>
          <w:p w14:paraId="02D7E875" w14:textId="77777777" w:rsidR="006001A2" w:rsidRDefault="00EE501D">
            <w:pPr>
              <w:spacing w:after="0" w:line="252" w:lineRule="auto"/>
            </w:pPr>
            <w:r>
              <w:rPr>
                <w:b/>
                <w:sz w:val="17"/>
              </w:rPr>
              <w:t>Pipeline Preprocessing</w:t>
            </w:r>
          </w:p>
        </w:tc>
        <w:tc>
          <w:tcPr>
            <w:tcW w:w="3576" w:type="dxa"/>
            <w:shd w:val="clear" w:color="auto" w:fill="E8EEF5"/>
            <w:tcMar>
              <w:top w:w="60" w:type="dxa"/>
              <w:left w:w="80" w:type="dxa"/>
              <w:bottom w:w="60" w:type="dxa"/>
              <w:right w:w="80" w:type="dxa"/>
            </w:tcMar>
            <w:vAlign w:val="center"/>
          </w:tcPr>
          <w:p w14:paraId="2FFD76F2" w14:textId="77777777" w:rsidR="006001A2" w:rsidRDefault="00EE501D">
            <w:pPr>
              <w:spacing w:after="0" w:line="252" w:lineRule="auto"/>
            </w:pPr>
            <w:r>
              <w:rPr>
                <w:b/>
                <w:sz w:val="17"/>
              </w:rPr>
              <w:t>Operational Description &amp; Mathematical Formula</w:t>
            </w:r>
          </w:p>
        </w:tc>
      </w:tr>
      <w:tr w:rsidR="006001A2" w14:paraId="03F129A8" w14:textId="77777777">
        <w:trPr>
          <w:cantSplit/>
          <w:jc w:val="center"/>
        </w:trPr>
        <w:tc>
          <w:tcPr>
            <w:tcW w:w="1647" w:type="dxa"/>
            <w:shd w:val="clear" w:color="auto" w:fill="F8FAFC"/>
            <w:tcMar>
              <w:top w:w="60" w:type="dxa"/>
              <w:left w:w="80" w:type="dxa"/>
              <w:bottom w:w="60" w:type="dxa"/>
              <w:right w:w="80" w:type="dxa"/>
            </w:tcMar>
            <w:vAlign w:val="center"/>
          </w:tcPr>
          <w:p w14:paraId="19BA99FA" w14:textId="77777777" w:rsidR="006001A2" w:rsidRDefault="00EE501D">
            <w:pPr>
              <w:spacing w:after="0" w:line="252" w:lineRule="auto"/>
            </w:pPr>
            <w:proofErr w:type="spellStart"/>
            <w:r>
              <w:rPr>
                <w:rFonts w:ascii="Consolas" w:hAnsi="Consolas"/>
                <w:color w:val="8A1E38"/>
                <w:sz w:val="16"/>
              </w:rPr>
              <w:t>n_items</w:t>
            </w:r>
            <w:proofErr w:type="spellEnd"/>
          </w:p>
        </w:tc>
        <w:tc>
          <w:tcPr>
            <w:tcW w:w="806" w:type="dxa"/>
            <w:shd w:val="clear" w:color="auto" w:fill="F8FAFC"/>
            <w:tcMar>
              <w:top w:w="60" w:type="dxa"/>
              <w:left w:w="80" w:type="dxa"/>
              <w:bottom w:w="60" w:type="dxa"/>
              <w:right w:w="80" w:type="dxa"/>
            </w:tcMar>
            <w:vAlign w:val="center"/>
          </w:tcPr>
          <w:p w14:paraId="26B1DC85" w14:textId="77777777" w:rsidR="006001A2" w:rsidRDefault="00EE501D">
            <w:pPr>
              <w:spacing w:after="0" w:line="252" w:lineRule="auto"/>
            </w:pPr>
            <w:r>
              <w:rPr>
                <w:sz w:val="17"/>
              </w:rPr>
              <w:t>int64</w:t>
            </w:r>
          </w:p>
        </w:tc>
        <w:tc>
          <w:tcPr>
            <w:tcW w:w="1484" w:type="dxa"/>
            <w:shd w:val="clear" w:color="auto" w:fill="F8FAFC"/>
            <w:tcMar>
              <w:top w:w="60" w:type="dxa"/>
              <w:left w:w="80" w:type="dxa"/>
              <w:bottom w:w="60" w:type="dxa"/>
              <w:right w:w="80" w:type="dxa"/>
            </w:tcMar>
            <w:vAlign w:val="center"/>
          </w:tcPr>
          <w:p w14:paraId="1065A5D9" w14:textId="77777777" w:rsidR="006001A2" w:rsidRDefault="00EE501D">
            <w:pPr>
              <w:spacing w:after="0" w:line="252" w:lineRule="auto"/>
            </w:pPr>
            <w:r>
              <w:rPr>
                <w:sz w:val="17"/>
              </w:rPr>
              <w:t>Shared (Core)</w:t>
            </w:r>
          </w:p>
        </w:tc>
        <w:tc>
          <w:tcPr>
            <w:tcW w:w="2522" w:type="dxa"/>
            <w:shd w:val="clear" w:color="auto" w:fill="F8FAFC"/>
            <w:tcMar>
              <w:top w:w="60" w:type="dxa"/>
              <w:left w:w="80" w:type="dxa"/>
              <w:bottom w:w="60" w:type="dxa"/>
              <w:right w:w="80" w:type="dxa"/>
            </w:tcMar>
            <w:vAlign w:val="center"/>
          </w:tcPr>
          <w:p w14:paraId="26982CE8" w14:textId="0062735A" w:rsidR="006001A2" w:rsidRDefault="00EE501D">
            <w:pPr>
              <w:spacing w:after="0" w:line="252" w:lineRule="auto"/>
            </w:pPr>
            <w:r>
              <w:t>Median imputation (</w:t>
            </w:r>
            <w:proofErr w:type="spellStart"/>
            <w:r>
              <w:t>add_indicator</w:t>
            </w:r>
            <w:proofErr w:type="spellEnd"/>
            <w:r>
              <w:t>=True); scale for linear only; indicators only for features missing during fitting</w:t>
            </w:r>
          </w:p>
        </w:tc>
        <w:tc>
          <w:tcPr>
            <w:tcW w:w="3576" w:type="dxa"/>
            <w:shd w:val="clear" w:color="auto" w:fill="F8FAFC"/>
            <w:tcMar>
              <w:top w:w="60" w:type="dxa"/>
              <w:left w:w="80" w:type="dxa"/>
              <w:bottom w:w="60" w:type="dxa"/>
              <w:right w:w="80" w:type="dxa"/>
            </w:tcMar>
            <w:vAlign w:val="center"/>
          </w:tcPr>
          <w:p w14:paraId="36FF872A" w14:textId="77777777" w:rsidR="006001A2" w:rsidRDefault="00EE501D">
            <w:pPr>
              <w:spacing w:after="0" w:line="252" w:lineRule="auto"/>
            </w:pPr>
            <w:r>
              <w:rPr>
                <w:sz w:val="17"/>
              </w:rPr>
              <w:t>Total number of line items purchased in the order cart.</w:t>
            </w:r>
          </w:p>
        </w:tc>
      </w:tr>
      <w:tr w:rsidR="006001A2" w14:paraId="15797D68" w14:textId="77777777">
        <w:trPr>
          <w:cantSplit/>
          <w:jc w:val="center"/>
        </w:trPr>
        <w:tc>
          <w:tcPr>
            <w:tcW w:w="1647" w:type="dxa"/>
            <w:tcMar>
              <w:top w:w="60" w:type="dxa"/>
              <w:left w:w="80" w:type="dxa"/>
              <w:bottom w:w="60" w:type="dxa"/>
              <w:right w:w="80" w:type="dxa"/>
            </w:tcMar>
            <w:vAlign w:val="center"/>
          </w:tcPr>
          <w:p w14:paraId="55D7CBE0" w14:textId="77777777" w:rsidR="006001A2" w:rsidRDefault="00EE501D">
            <w:pPr>
              <w:spacing w:after="0" w:line="252" w:lineRule="auto"/>
            </w:pPr>
            <w:proofErr w:type="spellStart"/>
            <w:r>
              <w:rPr>
                <w:rFonts w:ascii="Consolas" w:hAnsi="Consolas"/>
                <w:color w:val="8A1E38"/>
                <w:sz w:val="16"/>
              </w:rPr>
              <w:t>n_products</w:t>
            </w:r>
            <w:proofErr w:type="spellEnd"/>
          </w:p>
        </w:tc>
        <w:tc>
          <w:tcPr>
            <w:tcW w:w="806" w:type="dxa"/>
            <w:tcMar>
              <w:top w:w="60" w:type="dxa"/>
              <w:left w:w="80" w:type="dxa"/>
              <w:bottom w:w="60" w:type="dxa"/>
              <w:right w:w="80" w:type="dxa"/>
            </w:tcMar>
            <w:vAlign w:val="center"/>
          </w:tcPr>
          <w:p w14:paraId="52B532E8" w14:textId="77777777" w:rsidR="006001A2" w:rsidRDefault="00EE501D">
            <w:pPr>
              <w:spacing w:after="0" w:line="252" w:lineRule="auto"/>
            </w:pPr>
            <w:r>
              <w:rPr>
                <w:sz w:val="17"/>
              </w:rPr>
              <w:t>int64</w:t>
            </w:r>
          </w:p>
        </w:tc>
        <w:tc>
          <w:tcPr>
            <w:tcW w:w="1484" w:type="dxa"/>
            <w:tcMar>
              <w:top w:w="60" w:type="dxa"/>
              <w:left w:w="80" w:type="dxa"/>
              <w:bottom w:w="60" w:type="dxa"/>
              <w:right w:w="80" w:type="dxa"/>
            </w:tcMar>
            <w:vAlign w:val="center"/>
          </w:tcPr>
          <w:p w14:paraId="0C6EC2A7" w14:textId="77777777" w:rsidR="006001A2" w:rsidRDefault="00EE501D">
            <w:pPr>
              <w:spacing w:after="0" w:line="252" w:lineRule="auto"/>
            </w:pPr>
            <w:r>
              <w:rPr>
                <w:sz w:val="17"/>
              </w:rPr>
              <w:t>Shared (Core)</w:t>
            </w:r>
          </w:p>
        </w:tc>
        <w:tc>
          <w:tcPr>
            <w:tcW w:w="2522" w:type="dxa"/>
            <w:tcMar>
              <w:top w:w="60" w:type="dxa"/>
              <w:left w:w="80" w:type="dxa"/>
              <w:bottom w:w="60" w:type="dxa"/>
              <w:right w:w="80" w:type="dxa"/>
            </w:tcMar>
            <w:vAlign w:val="center"/>
          </w:tcPr>
          <w:p w14:paraId="102E4861" w14:textId="1F93E88A" w:rsidR="006001A2" w:rsidRDefault="00EE501D">
            <w:pPr>
              <w:spacing w:after="0" w:line="252" w:lineRule="auto"/>
            </w:pPr>
            <w:r>
              <w:t>Median imputation (</w:t>
            </w:r>
            <w:proofErr w:type="spellStart"/>
            <w:r>
              <w:t>add_indicator</w:t>
            </w:r>
            <w:proofErr w:type="spellEnd"/>
            <w:r>
              <w:t>=True); scale for linear only; indicators only for features missing during fitting</w:t>
            </w:r>
          </w:p>
        </w:tc>
        <w:tc>
          <w:tcPr>
            <w:tcW w:w="3576" w:type="dxa"/>
            <w:tcMar>
              <w:top w:w="60" w:type="dxa"/>
              <w:left w:w="80" w:type="dxa"/>
              <w:bottom w:w="60" w:type="dxa"/>
              <w:right w:w="80" w:type="dxa"/>
            </w:tcMar>
            <w:vAlign w:val="center"/>
          </w:tcPr>
          <w:p w14:paraId="5A9B5E32" w14:textId="77777777" w:rsidR="006001A2" w:rsidRDefault="00EE501D">
            <w:pPr>
              <w:spacing w:after="0" w:line="252" w:lineRule="auto"/>
            </w:pPr>
            <w:r>
              <w:rPr>
                <w:sz w:val="17"/>
              </w:rPr>
              <w:t>Number of distinct product identifiers in the order.</w:t>
            </w:r>
          </w:p>
        </w:tc>
      </w:tr>
      <w:tr w:rsidR="006001A2" w14:paraId="5685BF12" w14:textId="77777777">
        <w:trPr>
          <w:cantSplit/>
          <w:jc w:val="center"/>
        </w:trPr>
        <w:tc>
          <w:tcPr>
            <w:tcW w:w="1647" w:type="dxa"/>
            <w:shd w:val="clear" w:color="auto" w:fill="F8FAFC"/>
            <w:tcMar>
              <w:top w:w="60" w:type="dxa"/>
              <w:left w:w="80" w:type="dxa"/>
              <w:bottom w:w="60" w:type="dxa"/>
              <w:right w:w="80" w:type="dxa"/>
            </w:tcMar>
            <w:vAlign w:val="center"/>
          </w:tcPr>
          <w:p w14:paraId="70CCBF11" w14:textId="77777777" w:rsidR="006001A2" w:rsidRDefault="00EE501D">
            <w:pPr>
              <w:spacing w:after="0" w:line="252" w:lineRule="auto"/>
            </w:pPr>
            <w:proofErr w:type="spellStart"/>
            <w:r>
              <w:rPr>
                <w:rFonts w:ascii="Consolas" w:hAnsi="Consolas"/>
                <w:color w:val="8A1E38"/>
                <w:sz w:val="16"/>
              </w:rPr>
              <w:lastRenderedPageBreak/>
              <w:t>total_price</w:t>
            </w:r>
            <w:proofErr w:type="spellEnd"/>
          </w:p>
        </w:tc>
        <w:tc>
          <w:tcPr>
            <w:tcW w:w="806" w:type="dxa"/>
            <w:shd w:val="clear" w:color="auto" w:fill="F8FAFC"/>
            <w:tcMar>
              <w:top w:w="60" w:type="dxa"/>
              <w:left w:w="80" w:type="dxa"/>
              <w:bottom w:w="60" w:type="dxa"/>
              <w:right w:w="80" w:type="dxa"/>
            </w:tcMar>
            <w:vAlign w:val="center"/>
          </w:tcPr>
          <w:p w14:paraId="79CAE988" w14:textId="77777777" w:rsidR="006001A2" w:rsidRDefault="00EE501D">
            <w:pPr>
              <w:spacing w:after="0" w:line="252" w:lineRule="auto"/>
            </w:pPr>
            <w:r>
              <w:rPr>
                <w:sz w:val="17"/>
              </w:rPr>
              <w:t>float64</w:t>
            </w:r>
          </w:p>
        </w:tc>
        <w:tc>
          <w:tcPr>
            <w:tcW w:w="1484" w:type="dxa"/>
            <w:shd w:val="clear" w:color="auto" w:fill="F8FAFC"/>
            <w:tcMar>
              <w:top w:w="60" w:type="dxa"/>
              <w:left w:w="80" w:type="dxa"/>
              <w:bottom w:w="60" w:type="dxa"/>
              <w:right w:w="80" w:type="dxa"/>
            </w:tcMar>
            <w:vAlign w:val="center"/>
          </w:tcPr>
          <w:p w14:paraId="786DF812" w14:textId="77777777" w:rsidR="006001A2" w:rsidRDefault="00EE501D">
            <w:pPr>
              <w:spacing w:after="0" w:line="252" w:lineRule="auto"/>
            </w:pPr>
            <w:r>
              <w:rPr>
                <w:sz w:val="17"/>
              </w:rPr>
              <w:t>Shared (Core)</w:t>
            </w:r>
          </w:p>
        </w:tc>
        <w:tc>
          <w:tcPr>
            <w:tcW w:w="2522" w:type="dxa"/>
            <w:shd w:val="clear" w:color="auto" w:fill="F8FAFC"/>
            <w:tcMar>
              <w:top w:w="60" w:type="dxa"/>
              <w:left w:w="80" w:type="dxa"/>
              <w:bottom w:w="60" w:type="dxa"/>
              <w:right w:w="80" w:type="dxa"/>
            </w:tcMar>
            <w:vAlign w:val="center"/>
          </w:tcPr>
          <w:p w14:paraId="2DD2B982" w14:textId="0371F08D" w:rsidR="006001A2" w:rsidRDefault="00EE501D">
            <w:pPr>
              <w:spacing w:after="0" w:line="252" w:lineRule="auto"/>
            </w:pPr>
            <w:r>
              <w:t>Log1p → median imputation WITHOUT indicators; scale for linear only; unscaled for RF/trees</w:t>
            </w:r>
          </w:p>
        </w:tc>
        <w:tc>
          <w:tcPr>
            <w:tcW w:w="3576" w:type="dxa"/>
            <w:shd w:val="clear" w:color="auto" w:fill="F8FAFC"/>
            <w:tcMar>
              <w:top w:w="60" w:type="dxa"/>
              <w:left w:w="80" w:type="dxa"/>
              <w:bottom w:w="60" w:type="dxa"/>
              <w:right w:w="80" w:type="dxa"/>
            </w:tcMar>
            <w:vAlign w:val="center"/>
          </w:tcPr>
          <w:p w14:paraId="08238A85" w14:textId="4525FB8F" w:rsidR="006001A2" w:rsidRDefault="00EE501D">
            <w:pPr>
              <w:spacing w:after="0" w:line="252" w:lineRule="auto"/>
            </w:pPr>
            <w:r>
              <w:t>Sum of individual item purchase prices in BRL (log1p transformed).</w:t>
            </w:r>
          </w:p>
        </w:tc>
      </w:tr>
      <w:tr w:rsidR="006001A2" w14:paraId="6E9A373A" w14:textId="77777777">
        <w:trPr>
          <w:cantSplit/>
          <w:jc w:val="center"/>
        </w:trPr>
        <w:tc>
          <w:tcPr>
            <w:tcW w:w="1647" w:type="dxa"/>
            <w:tcMar>
              <w:top w:w="60" w:type="dxa"/>
              <w:left w:w="80" w:type="dxa"/>
              <w:bottom w:w="60" w:type="dxa"/>
              <w:right w:w="80" w:type="dxa"/>
            </w:tcMar>
            <w:vAlign w:val="center"/>
          </w:tcPr>
          <w:p w14:paraId="63FFFC90" w14:textId="77777777" w:rsidR="006001A2" w:rsidRDefault="00EE501D">
            <w:pPr>
              <w:spacing w:after="0" w:line="252" w:lineRule="auto"/>
            </w:pPr>
            <w:proofErr w:type="spellStart"/>
            <w:r>
              <w:rPr>
                <w:rFonts w:ascii="Consolas" w:hAnsi="Consolas"/>
                <w:color w:val="8A1E38"/>
                <w:sz w:val="16"/>
              </w:rPr>
              <w:t>total_freight</w:t>
            </w:r>
            <w:proofErr w:type="spellEnd"/>
          </w:p>
        </w:tc>
        <w:tc>
          <w:tcPr>
            <w:tcW w:w="806" w:type="dxa"/>
            <w:tcMar>
              <w:top w:w="60" w:type="dxa"/>
              <w:left w:w="80" w:type="dxa"/>
              <w:bottom w:w="60" w:type="dxa"/>
              <w:right w:w="80" w:type="dxa"/>
            </w:tcMar>
            <w:vAlign w:val="center"/>
          </w:tcPr>
          <w:p w14:paraId="6E891725" w14:textId="77777777" w:rsidR="006001A2" w:rsidRDefault="00EE501D">
            <w:pPr>
              <w:spacing w:after="0" w:line="252" w:lineRule="auto"/>
            </w:pPr>
            <w:r>
              <w:rPr>
                <w:sz w:val="17"/>
              </w:rPr>
              <w:t>float64</w:t>
            </w:r>
          </w:p>
        </w:tc>
        <w:tc>
          <w:tcPr>
            <w:tcW w:w="1484" w:type="dxa"/>
            <w:tcMar>
              <w:top w:w="60" w:type="dxa"/>
              <w:left w:w="80" w:type="dxa"/>
              <w:bottom w:w="60" w:type="dxa"/>
              <w:right w:w="80" w:type="dxa"/>
            </w:tcMar>
            <w:vAlign w:val="center"/>
          </w:tcPr>
          <w:p w14:paraId="1C49E9CB" w14:textId="77777777" w:rsidR="006001A2" w:rsidRDefault="00EE501D">
            <w:pPr>
              <w:spacing w:after="0" w:line="252" w:lineRule="auto"/>
            </w:pPr>
            <w:r>
              <w:rPr>
                <w:sz w:val="17"/>
              </w:rPr>
              <w:t>Shared (Core)</w:t>
            </w:r>
          </w:p>
        </w:tc>
        <w:tc>
          <w:tcPr>
            <w:tcW w:w="2522" w:type="dxa"/>
            <w:tcMar>
              <w:top w:w="60" w:type="dxa"/>
              <w:left w:w="80" w:type="dxa"/>
              <w:bottom w:w="60" w:type="dxa"/>
              <w:right w:w="80" w:type="dxa"/>
            </w:tcMar>
            <w:vAlign w:val="center"/>
          </w:tcPr>
          <w:p w14:paraId="5A9AD441" w14:textId="2524EDC2" w:rsidR="006001A2" w:rsidRDefault="00EE501D">
            <w:pPr>
              <w:spacing w:after="0" w:line="252" w:lineRule="auto"/>
            </w:pPr>
            <w:r>
              <w:t>Log1p → median imputation WITHOUT indicators; scale for linear only; unscaled for RF/trees</w:t>
            </w:r>
          </w:p>
        </w:tc>
        <w:tc>
          <w:tcPr>
            <w:tcW w:w="3576" w:type="dxa"/>
            <w:tcMar>
              <w:top w:w="60" w:type="dxa"/>
              <w:left w:w="80" w:type="dxa"/>
              <w:bottom w:w="60" w:type="dxa"/>
              <w:right w:w="80" w:type="dxa"/>
            </w:tcMar>
            <w:vAlign w:val="center"/>
          </w:tcPr>
          <w:p w14:paraId="00CDB4B5" w14:textId="14C1F25D" w:rsidR="006001A2" w:rsidRDefault="00EE501D">
            <w:pPr>
              <w:spacing w:after="0" w:line="252" w:lineRule="auto"/>
            </w:pPr>
            <w:r>
              <w:t>Total freight charges paid by buyer across all items in order (log1p transformed).</w:t>
            </w:r>
          </w:p>
        </w:tc>
      </w:tr>
      <w:tr w:rsidR="006001A2" w14:paraId="782AEBD4" w14:textId="77777777">
        <w:trPr>
          <w:cantSplit/>
          <w:jc w:val="center"/>
        </w:trPr>
        <w:tc>
          <w:tcPr>
            <w:tcW w:w="1647" w:type="dxa"/>
            <w:shd w:val="clear" w:color="auto" w:fill="F8FAFC"/>
            <w:tcMar>
              <w:top w:w="60" w:type="dxa"/>
              <w:left w:w="80" w:type="dxa"/>
              <w:bottom w:w="60" w:type="dxa"/>
              <w:right w:w="80" w:type="dxa"/>
            </w:tcMar>
            <w:vAlign w:val="center"/>
          </w:tcPr>
          <w:p w14:paraId="2D45A41C" w14:textId="77777777" w:rsidR="006001A2" w:rsidRDefault="00EE501D">
            <w:pPr>
              <w:spacing w:after="0" w:line="252" w:lineRule="auto"/>
            </w:pPr>
            <w:proofErr w:type="spellStart"/>
            <w:r>
              <w:rPr>
                <w:rFonts w:ascii="Consolas" w:hAnsi="Consolas"/>
                <w:color w:val="8A1E38"/>
                <w:sz w:val="16"/>
              </w:rPr>
              <w:t>freight_ratio</w:t>
            </w:r>
            <w:proofErr w:type="spellEnd"/>
          </w:p>
        </w:tc>
        <w:tc>
          <w:tcPr>
            <w:tcW w:w="806" w:type="dxa"/>
            <w:shd w:val="clear" w:color="auto" w:fill="F8FAFC"/>
            <w:tcMar>
              <w:top w:w="60" w:type="dxa"/>
              <w:left w:w="80" w:type="dxa"/>
              <w:bottom w:w="60" w:type="dxa"/>
              <w:right w:w="80" w:type="dxa"/>
            </w:tcMar>
            <w:vAlign w:val="center"/>
          </w:tcPr>
          <w:p w14:paraId="63B584BC" w14:textId="77777777" w:rsidR="006001A2" w:rsidRDefault="00EE501D">
            <w:pPr>
              <w:spacing w:after="0" w:line="252" w:lineRule="auto"/>
            </w:pPr>
            <w:r>
              <w:rPr>
                <w:sz w:val="17"/>
              </w:rPr>
              <w:t>float64</w:t>
            </w:r>
          </w:p>
        </w:tc>
        <w:tc>
          <w:tcPr>
            <w:tcW w:w="1484" w:type="dxa"/>
            <w:shd w:val="clear" w:color="auto" w:fill="F8FAFC"/>
            <w:tcMar>
              <w:top w:w="60" w:type="dxa"/>
              <w:left w:w="80" w:type="dxa"/>
              <w:bottom w:w="60" w:type="dxa"/>
              <w:right w:w="80" w:type="dxa"/>
            </w:tcMar>
            <w:vAlign w:val="center"/>
          </w:tcPr>
          <w:p w14:paraId="45B213D6" w14:textId="77777777" w:rsidR="006001A2" w:rsidRDefault="00EE501D">
            <w:pPr>
              <w:spacing w:after="0" w:line="252" w:lineRule="auto"/>
            </w:pPr>
            <w:r>
              <w:rPr>
                <w:sz w:val="17"/>
              </w:rPr>
              <w:t>Shared (Core)</w:t>
            </w:r>
          </w:p>
        </w:tc>
        <w:tc>
          <w:tcPr>
            <w:tcW w:w="2522" w:type="dxa"/>
            <w:shd w:val="clear" w:color="auto" w:fill="F8FAFC"/>
            <w:tcMar>
              <w:top w:w="60" w:type="dxa"/>
              <w:left w:w="80" w:type="dxa"/>
              <w:bottom w:w="60" w:type="dxa"/>
              <w:right w:w="80" w:type="dxa"/>
            </w:tcMar>
            <w:vAlign w:val="center"/>
          </w:tcPr>
          <w:p w14:paraId="5BAFD607" w14:textId="70EFE022" w:rsidR="006001A2" w:rsidRDefault="00EE501D">
            <w:pPr>
              <w:spacing w:after="0" w:line="252" w:lineRule="auto"/>
            </w:pPr>
            <w:r>
              <w:t>Median imputation (</w:t>
            </w:r>
            <w:proofErr w:type="spellStart"/>
            <w:r>
              <w:t>add_indicator</w:t>
            </w:r>
            <w:proofErr w:type="spellEnd"/>
            <w:r>
              <w:t>=True); scale for linear only; indicators only for features missing during fitting</w:t>
            </w:r>
          </w:p>
        </w:tc>
        <w:tc>
          <w:tcPr>
            <w:tcW w:w="3576" w:type="dxa"/>
            <w:shd w:val="clear" w:color="auto" w:fill="F8FAFC"/>
            <w:tcMar>
              <w:top w:w="60" w:type="dxa"/>
              <w:left w:w="80" w:type="dxa"/>
              <w:bottom w:w="60" w:type="dxa"/>
              <w:right w:w="80" w:type="dxa"/>
            </w:tcMar>
            <w:vAlign w:val="center"/>
          </w:tcPr>
          <w:p w14:paraId="03B2A9DB" w14:textId="3D765AE2" w:rsidR="006001A2" w:rsidRDefault="00EE501D">
            <w:pPr>
              <w:spacing w:after="0" w:line="252" w:lineRule="auto"/>
            </w:pPr>
            <w:r>
              <w:t xml:space="preserve">Relative shipping burden: </w:t>
            </w:r>
            <w:proofErr w:type="spellStart"/>
            <w:r>
              <w:t>total_freight</w:t>
            </w:r>
            <w:proofErr w:type="spellEnd"/>
            <w:r>
              <w:t xml:space="preserve"> / </w:t>
            </w:r>
            <w:proofErr w:type="spellStart"/>
            <w:r>
              <w:t>total_price</w:t>
            </w:r>
            <w:proofErr w:type="spellEnd"/>
            <w:r>
              <w:t xml:space="preserve"> (unbounded ratio).</w:t>
            </w:r>
          </w:p>
        </w:tc>
      </w:tr>
      <w:tr w:rsidR="006001A2" w14:paraId="12CA36D6" w14:textId="77777777">
        <w:trPr>
          <w:cantSplit/>
          <w:jc w:val="center"/>
        </w:trPr>
        <w:tc>
          <w:tcPr>
            <w:tcW w:w="1647" w:type="dxa"/>
            <w:tcMar>
              <w:top w:w="60" w:type="dxa"/>
              <w:left w:w="80" w:type="dxa"/>
              <w:bottom w:w="60" w:type="dxa"/>
              <w:right w:w="80" w:type="dxa"/>
            </w:tcMar>
            <w:vAlign w:val="center"/>
          </w:tcPr>
          <w:p w14:paraId="21A629D7" w14:textId="77777777" w:rsidR="006001A2" w:rsidRDefault="00EE501D">
            <w:pPr>
              <w:spacing w:after="0" w:line="252" w:lineRule="auto"/>
            </w:pPr>
            <w:proofErr w:type="spellStart"/>
            <w:r>
              <w:rPr>
                <w:rFonts w:ascii="Consolas" w:hAnsi="Consolas"/>
                <w:color w:val="8A1E38"/>
                <w:sz w:val="16"/>
              </w:rPr>
              <w:t>customer_state</w:t>
            </w:r>
            <w:proofErr w:type="spellEnd"/>
          </w:p>
        </w:tc>
        <w:tc>
          <w:tcPr>
            <w:tcW w:w="806" w:type="dxa"/>
            <w:tcMar>
              <w:top w:w="60" w:type="dxa"/>
              <w:left w:w="80" w:type="dxa"/>
              <w:bottom w:w="60" w:type="dxa"/>
              <w:right w:w="80" w:type="dxa"/>
            </w:tcMar>
            <w:vAlign w:val="center"/>
          </w:tcPr>
          <w:p w14:paraId="7E9FE050" w14:textId="77777777" w:rsidR="006001A2" w:rsidRDefault="00EE501D">
            <w:pPr>
              <w:spacing w:after="0" w:line="252" w:lineRule="auto"/>
            </w:pPr>
            <w:r>
              <w:rPr>
                <w:sz w:val="17"/>
              </w:rPr>
              <w:t>object</w:t>
            </w:r>
          </w:p>
        </w:tc>
        <w:tc>
          <w:tcPr>
            <w:tcW w:w="1484" w:type="dxa"/>
            <w:tcMar>
              <w:top w:w="60" w:type="dxa"/>
              <w:left w:w="80" w:type="dxa"/>
              <w:bottom w:w="60" w:type="dxa"/>
              <w:right w:w="80" w:type="dxa"/>
            </w:tcMar>
            <w:vAlign w:val="center"/>
          </w:tcPr>
          <w:p w14:paraId="566D5AA4" w14:textId="77777777" w:rsidR="006001A2" w:rsidRDefault="00EE501D">
            <w:pPr>
              <w:spacing w:after="0" w:line="252" w:lineRule="auto"/>
            </w:pPr>
            <w:r>
              <w:rPr>
                <w:sz w:val="17"/>
              </w:rPr>
              <w:t>Shared (Core)</w:t>
            </w:r>
          </w:p>
        </w:tc>
        <w:tc>
          <w:tcPr>
            <w:tcW w:w="2522" w:type="dxa"/>
            <w:tcMar>
              <w:top w:w="60" w:type="dxa"/>
              <w:left w:w="80" w:type="dxa"/>
              <w:bottom w:w="60" w:type="dxa"/>
              <w:right w:w="80" w:type="dxa"/>
            </w:tcMar>
            <w:vAlign w:val="center"/>
          </w:tcPr>
          <w:p w14:paraId="3C3B2FE7" w14:textId="31E31D89" w:rsidR="006001A2" w:rsidRDefault="00EE501D">
            <w:pPr>
              <w:spacing w:after="0" w:line="252" w:lineRule="auto"/>
            </w:pPr>
            <w:r>
              <w:t xml:space="preserve">Training-fitted </w:t>
            </w:r>
            <w:proofErr w:type="gramStart"/>
            <w:r>
              <w:t>OHE(</w:t>
            </w:r>
            <w:proofErr w:type="spellStart"/>
            <w:proofErr w:type="gramEnd"/>
            <w:r>
              <w:t>handle_unknown</w:t>
            </w:r>
            <w:proofErr w:type="spellEnd"/>
            <w:r>
              <w:t>='ignore'); drop='first' for linear, drop=None for RF/trees</w:t>
            </w:r>
          </w:p>
        </w:tc>
        <w:tc>
          <w:tcPr>
            <w:tcW w:w="3576" w:type="dxa"/>
            <w:tcMar>
              <w:top w:w="60" w:type="dxa"/>
              <w:left w:w="80" w:type="dxa"/>
              <w:bottom w:w="60" w:type="dxa"/>
              <w:right w:w="80" w:type="dxa"/>
            </w:tcMar>
            <w:vAlign w:val="center"/>
          </w:tcPr>
          <w:p w14:paraId="45A98117" w14:textId="70F0DFF8" w:rsidR="006001A2" w:rsidRDefault="00EE501D">
            <w:pPr>
              <w:spacing w:after="0" w:line="252" w:lineRule="auto"/>
            </w:pPr>
            <w:r>
              <w:t>Customer delivery destination state (27 Federative Units).</w:t>
            </w:r>
          </w:p>
        </w:tc>
      </w:tr>
      <w:tr w:rsidR="006001A2" w14:paraId="74570455" w14:textId="77777777">
        <w:trPr>
          <w:cantSplit/>
          <w:jc w:val="center"/>
        </w:trPr>
        <w:tc>
          <w:tcPr>
            <w:tcW w:w="1647" w:type="dxa"/>
            <w:shd w:val="clear" w:color="auto" w:fill="F8FAFC"/>
            <w:tcMar>
              <w:top w:w="60" w:type="dxa"/>
              <w:left w:w="80" w:type="dxa"/>
              <w:bottom w:w="60" w:type="dxa"/>
              <w:right w:w="80" w:type="dxa"/>
            </w:tcMar>
            <w:vAlign w:val="center"/>
          </w:tcPr>
          <w:p w14:paraId="72A65D4C" w14:textId="77777777" w:rsidR="006001A2" w:rsidRDefault="00EE501D">
            <w:pPr>
              <w:spacing w:after="0" w:line="252" w:lineRule="auto"/>
            </w:pPr>
            <w:proofErr w:type="spellStart"/>
            <w:r>
              <w:rPr>
                <w:rFonts w:ascii="Consolas" w:hAnsi="Consolas"/>
                <w:color w:val="8A1E38"/>
                <w:sz w:val="16"/>
              </w:rPr>
              <w:t>purchase_month</w:t>
            </w:r>
            <w:proofErr w:type="spellEnd"/>
          </w:p>
        </w:tc>
        <w:tc>
          <w:tcPr>
            <w:tcW w:w="806" w:type="dxa"/>
            <w:shd w:val="clear" w:color="auto" w:fill="F8FAFC"/>
            <w:tcMar>
              <w:top w:w="60" w:type="dxa"/>
              <w:left w:w="80" w:type="dxa"/>
              <w:bottom w:w="60" w:type="dxa"/>
              <w:right w:w="80" w:type="dxa"/>
            </w:tcMar>
            <w:vAlign w:val="center"/>
          </w:tcPr>
          <w:p w14:paraId="7356173B" w14:textId="77777777" w:rsidR="006001A2" w:rsidRDefault="00EE501D">
            <w:pPr>
              <w:spacing w:after="0" w:line="252" w:lineRule="auto"/>
            </w:pPr>
            <w:r>
              <w:rPr>
                <w:sz w:val="17"/>
              </w:rPr>
              <w:t>int64</w:t>
            </w:r>
          </w:p>
        </w:tc>
        <w:tc>
          <w:tcPr>
            <w:tcW w:w="1484" w:type="dxa"/>
            <w:shd w:val="clear" w:color="auto" w:fill="F8FAFC"/>
            <w:tcMar>
              <w:top w:w="60" w:type="dxa"/>
              <w:left w:w="80" w:type="dxa"/>
              <w:bottom w:w="60" w:type="dxa"/>
              <w:right w:w="80" w:type="dxa"/>
            </w:tcMar>
            <w:vAlign w:val="center"/>
          </w:tcPr>
          <w:p w14:paraId="48C61E8E" w14:textId="77777777" w:rsidR="006001A2" w:rsidRDefault="00EE501D">
            <w:pPr>
              <w:spacing w:after="0" w:line="252" w:lineRule="auto"/>
            </w:pPr>
            <w:r>
              <w:rPr>
                <w:sz w:val="17"/>
              </w:rPr>
              <w:t>Shared (Core)</w:t>
            </w:r>
          </w:p>
        </w:tc>
        <w:tc>
          <w:tcPr>
            <w:tcW w:w="2522" w:type="dxa"/>
            <w:shd w:val="clear" w:color="auto" w:fill="F8FAFC"/>
            <w:tcMar>
              <w:top w:w="60" w:type="dxa"/>
              <w:left w:w="80" w:type="dxa"/>
              <w:bottom w:w="60" w:type="dxa"/>
              <w:right w:w="80" w:type="dxa"/>
            </w:tcMar>
            <w:vAlign w:val="center"/>
          </w:tcPr>
          <w:p w14:paraId="738F0B9E" w14:textId="4D406D12" w:rsidR="006001A2" w:rsidRDefault="00EE501D">
            <w:pPr>
              <w:spacing w:after="0" w:line="252" w:lineRule="auto"/>
            </w:pPr>
            <w:r>
              <w:t>Median imputation (</w:t>
            </w:r>
            <w:proofErr w:type="spellStart"/>
            <w:r>
              <w:t>add_indicator</w:t>
            </w:r>
            <w:proofErr w:type="spellEnd"/>
            <w:r>
              <w:t>=True); scale for linear only; indicators only for features missing during fitting</w:t>
            </w:r>
          </w:p>
        </w:tc>
        <w:tc>
          <w:tcPr>
            <w:tcW w:w="3576" w:type="dxa"/>
            <w:shd w:val="clear" w:color="auto" w:fill="F8FAFC"/>
            <w:tcMar>
              <w:top w:w="60" w:type="dxa"/>
              <w:left w:w="80" w:type="dxa"/>
              <w:bottom w:w="60" w:type="dxa"/>
              <w:right w:w="80" w:type="dxa"/>
            </w:tcMar>
            <w:vAlign w:val="center"/>
          </w:tcPr>
          <w:p w14:paraId="51BDAB07" w14:textId="3BA52202" w:rsidR="006001A2" w:rsidRDefault="00EE501D">
            <w:pPr>
              <w:spacing w:after="0" w:line="252" w:lineRule="auto"/>
            </w:pPr>
            <w:r>
              <w:t>Calendar month extracted from purchase timestamp [1, 12].</w:t>
            </w:r>
          </w:p>
        </w:tc>
      </w:tr>
      <w:tr w:rsidR="006001A2" w14:paraId="657C8C86" w14:textId="77777777">
        <w:trPr>
          <w:cantSplit/>
          <w:jc w:val="center"/>
        </w:trPr>
        <w:tc>
          <w:tcPr>
            <w:tcW w:w="1647" w:type="dxa"/>
            <w:tcMar>
              <w:top w:w="60" w:type="dxa"/>
              <w:left w:w="80" w:type="dxa"/>
              <w:bottom w:w="60" w:type="dxa"/>
              <w:right w:w="80" w:type="dxa"/>
            </w:tcMar>
            <w:vAlign w:val="center"/>
          </w:tcPr>
          <w:p w14:paraId="494E1415" w14:textId="77777777" w:rsidR="006001A2" w:rsidRDefault="00EE501D">
            <w:pPr>
              <w:spacing w:after="0" w:line="252" w:lineRule="auto"/>
            </w:pPr>
            <w:proofErr w:type="spellStart"/>
            <w:r>
              <w:rPr>
                <w:rFonts w:ascii="Consolas" w:hAnsi="Consolas"/>
                <w:color w:val="8A1E38"/>
                <w:sz w:val="16"/>
              </w:rPr>
              <w:t>purchase_dayofweek</w:t>
            </w:r>
            <w:proofErr w:type="spellEnd"/>
          </w:p>
        </w:tc>
        <w:tc>
          <w:tcPr>
            <w:tcW w:w="806" w:type="dxa"/>
            <w:tcMar>
              <w:top w:w="60" w:type="dxa"/>
              <w:left w:w="80" w:type="dxa"/>
              <w:bottom w:w="60" w:type="dxa"/>
              <w:right w:w="80" w:type="dxa"/>
            </w:tcMar>
            <w:vAlign w:val="center"/>
          </w:tcPr>
          <w:p w14:paraId="53655659" w14:textId="77777777" w:rsidR="006001A2" w:rsidRDefault="00EE501D">
            <w:pPr>
              <w:spacing w:after="0" w:line="252" w:lineRule="auto"/>
            </w:pPr>
            <w:r>
              <w:rPr>
                <w:sz w:val="17"/>
              </w:rPr>
              <w:t>int64</w:t>
            </w:r>
          </w:p>
        </w:tc>
        <w:tc>
          <w:tcPr>
            <w:tcW w:w="1484" w:type="dxa"/>
            <w:tcMar>
              <w:top w:w="60" w:type="dxa"/>
              <w:left w:w="80" w:type="dxa"/>
              <w:bottom w:w="60" w:type="dxa"/>
              <w:right w:w="80" w:type="dxa"/>
            </w:tcMar>
            <w:vAlign w:val="center"/>
          </w:tcPr>
          <w:p w14:paraId="71AE83AC" w14:textId="77777777" w:rsidR="006001A2" w:rsidRDefault="00EE501D">
            <w:pPr>
              <w:spacing w:after="0" w:line="252" w:lineRule="auto"/>
            </w:pPr>
            <w:r>
              <w:rPr>
                <w:sz w:val="17"/>
              </w:rPr>
              <w:t>Shared (Core)</w:t>
            </w:r>
          </w:p>
        </w:tc>
        <w:tc>
          <w:tcPr>
            <w:tcW w:w="2522" w:type="dxa"/>
            <w:tcMar>
              <w:top w:w="60" w:type="dxa"/>
              <w:left w:w="80" w:type="dxa"/>
              <w:bottom w:w="60" w:type="dxa"/>
              <w:right w:w="80" w:type="dxa"/>
            </w:tcMar>
            <w:vAlign w:val="center"/>
          </w:tcPr>
          <w:p w14:paraId="4EFE5A8A" w14:textId="7D15E5F3" w:rsidR="006001A2" w:rsidRDefault="00EE501D">
            <w:pPr>
              <w:spacing w:after="0" w:line="252" w:lineRule="auto"/>
            </w:pPr>
            <w:r>
              <w:t>Median imputation (</w:t>
            </w:r>
            <w:proofErr w:type="spellStart"/>
            <w:r>
              <w:t>add_indicator</w:t>
            </w:r>
            <w:proofErr w:type="spellEnd"/>
            <w:r>
              <w:t>=True); scale for linear only; indicators only for features missing during fitting</w:t>
            </w:r>
          </w:p>
        </w:tc>
        <w:tc>
          <w:tcPr>
            <w:tcW w:w="3576" w:type="dxa"/>
            <w:tcMar>
              <w:top w:w="60" w:type="dxa"/>
              <w:left w:w="80" w:type="dxa"/>
              <w:bottom w:w="60" w:type="dxa"/>
              <w:right w:w="80" w:type="dxa"/>
            </w:tcMar>
            <w:vAlign w:val="center"/>
          </w:tcPr>
          <w:p w14:paraId="0EE4401F" w14:textId="4C23A55F" w:rsidR="006001A2" w:rsidRDefault="00EE501D">
            <w:pPr>
              <w:spacing w:after="0" w:line="252" w:lineRule="auto"/>
            </w:pPr>
            <w:r>
              <w:t>Day of week extracted from purchase timestamp [0, 6] (0 = Monday).</w:t>
            </w:r>
          </w:p>
        </w:tc>
      </w:tr>
      <w:tr w:rsidR="006001A2" w14:paraId="5758936A" w14:textId="77777777">
        <w:trPr>
          <w:cantSplit/>
          <w:jc w:val="center"/>
        </w:trPr>
        <w:tc>
          <w:tcPr>
            <w:tcW w:w="1647" w:type="dxa"/>
            <w:shd w:val="clear" w:color="auto" w:fill="F8FAFC"/>
            <w:tcMar>
              <w:top w:w="60" w:type="dxa"/>
              <w:left w:w="80" w:type="dxa"/>
              <w:bottom w:w="60" w:type="dxa"/>
              <w:right w:w="80" w:type="dxa"/>
            </w:tcMar>
            <w:vAlign w:val="center"/>
          </w:tcPr>
          <w:p w14:paraId="7627D169" w14:textId="77777777" w:rsidR="006001A2" w:rsidRDefault="00EE501D">
            <w:pPr>
              <w:spacing w:after="0" w:line="252" w:lineRule="auto"/>
            </w:pPr>
            <w:proofErr w:type="spellStart"/>
            <w:r>
              <w:rPr>
                <w:rFonts w:ascii="Consolas" w:hAnsi="Consolas"/>
                <w:color w:val="8A1E38"/>
                <w:sz w:val="16"/>
              </w:rPr>
              <w:t>purchase_hour</w:t>
            </w:r>
            <w:proofErr w:type="spellEnd"/>
          </w:p>
        </w:tc>
        <w:tc>
          <w:tcPr>
            <w:tcW w:w="806" w:type="dxa"/>
            <w:shd w:val="clear" w:color="auto" w:fill="F8FAFC"/>
            <w:tcMar>
              <w:top w:w="60" w:type="dxa"/>
              <w:left w:w="80" w:type="dxa"/>
              <w:bottom w:w="60" w:type="dxa"/>
              <w:right w:w="80" w:type="dxa"/>
            </w:tcMar>
            <w:vAlign w:val="center"/>
          </w:tcPr>
          <w:p w14:paraId="70999616" w14:textId="77777777" w:rsidR="006001A2" w:rsidRDefault="00EE501D">
            <w:pPr>
              <w:spacing w:after="0" w:line="252" w:lineRule="auto"/>
            </w:pPr>
            <w:r>
              <w:rPr>
                <w:sz w:val="17"/>
              </w:rPr>
              <w:t>int64</w:t>
            </w:r>
          </w:p>
        </w:tc>
        <w:tc>
          <w:tcPr>
            <w:tcW w:w="1484" w:type="dxa"/>
            <w:shd w:val="clear" w:color="auto" w:fill="F8FAFC"/>
            <w:tcMar>
              <w:top w:w="60" w:type="dxa"/>
              <w:left w:w="80" w:type="dxa"/>
              <w:bottom w:w="60" w:type="dxa"/>
              <w:right w:w="80" w:type="dxa"/>
            </w:tcMar>
            <w:vAlign w:val="center"/>
          </w:tcPr>
          <w:p w14:paraId="4F1FCE3D" w14:textId="77777777" w:rsidR="006001A2" w:rsidRDefault="00EE501D">
            <w:pPr>
              <w:spacing w:after="0" w:line="252" w:lineRule="auto"/>
            </w:pPr>
            <w:r>
              <w:rPr>
                <w:sz w:val="17"/>
              </w:rPr>
              <w:t>Shared (Core)</w:t>
            </w:r>
          </w:p>
        </w:tc>
        <w:tc>
          <w:tcPr>
            <w:tcW w:w="2522" w:type="dxa"/>
            <w:shd w:val="clear" w:color="auto" w:fill="F8FAFC"/>
            <w:tcMar>
              <w:top w:w="60" w:type="dxa"/>
              <w:left w:w="80" w:type="dxa"/>
              <w:bottom w:w="60" w:type="dxa"/>
              <w:right w:w="80" w:type="dxa"/>
            </w:tcMar>
            <w:vAlign w:val="center"/>
          </w:tcPr>
          <w:p w14:paraId="1237EAEE" w14:textId="2BA9E8E3" w:rsidR="006001A2" w:rsidRDefault="00EE501D">
            <w:pPr>
              <w:spacing w:after="0" w:line="252" w:lineRule="auto"/>
            </w:pPr>
            <w:r>
              <w:t>Median imputation (</w:t>
            </w:r>
            <w:proofErr w:type="spellStart"/>
            <w:r>
              <w:t>add_indicator</w:t>
            </w:r>
            <w:proofErr w:type="spellEnd"/>
            <w:r>
              <w:t>=True); scale for linear only; indicators only for features missing during fitting</w:t>
            </w:r>
          </w:p>
        </w:tc>
        <w:tc>
          <w:tcPr>
            <w:tcW w:w="3576" w:type="dxa"/>
            <w:shd w:val="clear" w:color="auto" w:fill="F8FAFC"/>
            <w:tcMar>
              <w:top w:w="60" w:type="dxa"/>
              <w:left w:w="80" w:type="dxa"/>
              <w:bottom w:w="60" w:type="dxa"/>
              <w:right w:w="80" w:type="dxa"/>
            </w:tcMar>
            <w:vAlign w:val="center"/>
          </w:tcPr>
          <w:p w14:paraId="063C6E1A" w14:textId="77777777" w:rsidR="006001A2" w:rsidRDefault="00EE501D">
            <w:pPr>
              <w:spacing w:after="0" w:line="252" w:lineRule="auto"/>
            </w:pPr>
            <w:r>
              <w:rPr>
                <w:sz w:val="17"/>
              </w:rPr>
              <w:t xml:space="preserve">Hour of day extracted from </w:t>
            </w:r>
            <w:proofErr w:type="spellStart"/>
            <w:r>
              <w:rPr>
                <w:rFonts w:ascii="Cambria Math" w:hAnsi="Cambria Math"/>
                <w:sz w:val="17"/>
              </w:rPr>
              <w:t>τ_checkout</w:t>
            </w:r>
            <w:proofErr w:type="spellEnd"/>
            <w:r>
              <w:rPr>
                <w:sz w:val="17"/>
              </w:rPr>
              <w:t xml:space="preserve"> </w:t>
            </w:r>
            <w:r>
              <w:rPr>
                <w:rFonts w:ascii="Cambria Math" w:hAnsi="Cambria Math"/>
                <w:sz w:val="17"/>
              </w:rPr>
              <w:t>[0, 23]</w:t>
            </w:r>
            <w:r>
              <w:rPr>
                <w:sz w:val="17"/>
              </w:rPr>
              <w:t>.</w:t>
            </w:r>
          </w:p>
        </w:tc>
      </w:tr>
      <w:tr w:rsidR="006001A2" w14:paraId="545E16C3" w14:textId="77777777">
        <w:trPr>
          <w:cantSplit/>
          <w:jc w:val="center"/>
        </w:trPr>
        <w:tc>
          <w:tcPr>
            <w:tcW w:w="1647" w:type="dxa"/>
            <w:tcMar>
              <w:top w:w="60" w:type="dxa"/>
              <w:left w:w="80" w:type="dxa"/>
              <w:bottom w:w="60" w:type="dxa"/>
              <w:right w:w="80" w:type="dxa"/>
            </w:tcMar>
            <w:vAlign w:val="center"/>
          </w:tcPr>
          <w:p w14:paraId="7C1C3DA5" w14:textId="77777777" w:rsidR="006001A2" w:rsidRDefault="00EE501D">
            <w:pPr>
              <w:spacing w:after="0" w:line="252" w:lineRule="auto"/>
            </w:pPr>
            <w:proofErr w:type="spellStart"/>
            <w:r>
              <w:rPr>
                <w:rFonts w:ascii="Consolas" w:hAnsi="Consolas"/>
                <w:color w:val="8A1E38"/>
                <w:sz w:val="16"/>
              </w:rPr>
              <w:t>distance_km_max</w:t>
            </w:r>
            <w:proofErr w:type="spellEnd"/>
          </w:p>
        </w:tc>
        <w:tc>
          <w:tcPr>
            <w:tcW w:w="806" w:type="dxa"/>
            <w:tcMar>
              <w:top w:w="60" w:type="dxa"/>
              <w:left w:w="80" w:type="dxa"/>
              <w:bottom w:w="60" w:type="dxa"/>
              <w:right w:w="80" w:type="dxa"/>
            </w:tcMar>
            <w:vAlign w:val="center"/>
          </w:tcPr>
          <w:p w14:paraId="6275D19C" w14:textId="77777777" w:rsidR="006001A2" w:rsidRDefault="00EE501D">
            <w:pPr>
              <w:spacing w:after="0" w:line="252" w:lineRule="auto"/>
            </w:pPr>
            <w:r>
              <w:rPr>
                <w:sz w:val="17"/>
              </w:rPr>
              <w:t>float64</w:t>
            </w:r>
          </w:p>
        </w:tc>
        <w:tc>
          <w:tcPr>
            <w:tcW w:w="1484" w:type="dxa"/>
            <w:tcMar>
              <w:top w:w="60" w:type="dxa"/>
              <w:left w:w="80" w:type="dxa"/>
              <w:bottom w:w="60" w:type="dxa"/>
              <w:right w:w="80" w:type="dxa"/>
            </w:tcMar>
            <w:vAlign w:val="center"/>
          </w:tcPr>
          <w:p w14:paraId="5CF73273" w14:textId="77777777" w:rsidR="006001A2" w:rsidRDefault="00EE501D">
            <w:pPr>
              <w:spacing w:after="0" w:line="252" w:lineRule="auto"/>
            </w:pPr>
            <w:r>
              <w:rPr>
                <w:b/>
                <w:sz w:val="17"/>
              </w:rPr>
              <w:t>Regression Only</w:t>
            </w:r>
          </w:p>
        </w:tc>
        <w:tc>
          <w:tcPr>
            <w:tcW w:w="2522" w:type="dxa"/>
            <w:tcMar>
              <w:top w:w="60" w:type="dxa"/>
              <w:left w:w="80" w:type="dxa"/>
              <w:bottom w:w="60" w:type="dxa"/>
              <w:right w:w="80" w:type="dxa"/>
            </w:tcMar>
            <w:vAlign w:val="center"/>
          </w:tcPr>
          <w:p w14:paraId="12574B62" w14:textId="40101807" w:rsidR="006001A2" w:rsidRDefault="00EE501D">
            <w:pPr>
              <w:spacing w:after="0" w:line="252" w:lineRule="auto"/>
            </w:pPr>
            <w:r>
              <w:t>Log1p → median imputation WITHOUT indicators; scale for linear only; unscaled for RF/trees</w:t>
            </w:r>
          </w:p>
        </w:tc>
        <w:tc>
          <w:tcPr>
            <w:tcW w:w="3576" w:type="dxa"/>
            <w:tcMar>
              <w:top w:w="60" w:type="dxa"/>
              <w:left w:w="80" w:type="dxa"/>
              <w:bottom w:w="60" w:type="dxa"/>
              <w:right w:w="80" w:type="dxa"/>
            </w:tcMar>
            <w:vAlign w:val="center"/>
          </w:tcPr>
          <w:p w14:paraId="39F3ADC4" w14:textId="447690E5" w:rsidR="006001A2" w:rsidRDefault="00EE501D">
            <w:pPr>
              <w:spacing w:after="0" w:line="252" w:lineRule="auto"/>
            </w:pPr>
            <w:r>
              <w:t>Geodesic Haversine distance between customer centroid and farthest seller centroid in km (log1p transformed).</w:t>
            </w:r>
          </w:p>
        </w:tc>
      </w:tr>
      <w:tr w:rsidR="006001A2" w14:paraId="457E050D" w14:textId="77777777">
        <w:trPr>
          <w:cantSplit/>
          <w:jc w:val="center"/>
        </w:trPr>
        <w:tc>
          <w:tcPr>
            <w:tcW w:w="1647" w:type="dxa"/>
            <w:shd w:val="clear" w:color="auto" w:fill="F8FAFC"/>
            <w:tcMar>
              <w:top w:w="60" w:type="dxa"/>
              <w:left w:w="80" w:type="dxa"/>
              <w:bottom w:w="60" w:type="dxa"/>
              <w:right w:w="80" w:type="dxa"/>
            </w:tcMar>
            <w:vAlign w:val="center"/>
          </w:tcPr>
          <w:p w14:paraId="389C1985" w14:textId="77777777" w:rsidR="006001A2" w:rsidRDefault="00EE501D">
            <w:pPr>
              <w:spacing w:after="0" w:line="252" w:lineRule="auto"/>
            </w:pPr>
            <w:proofErr w:type="spellStart"/>
            <w:r>
              <w:rPr>
                <w:rFonts w:ascii="Consolas" w:hAnsi="Consolas"/>
                <w:color w:val="8A1E38"/>
                <w:sz w:val="16"/>
              </w:rPr>
              <w:lastRenderedPageBreak/>
              <w:t>distance_missing_fraction</w:t>
            </w:r>
            <w:proofErr w:type="spellEnd"/>
          </w:p>
        </w:tc>
        <w:tc>
          <w:tcPr>
            <w:tcW w:w="806" w:type="dxa"/>
            <w:shd w:val="clear" w:color="auto" w:fill="F8FAFC"/>
            <w:tcMar>
              <w:top w:w="60" w:type="dxa"/>
              <w:left w:w="80" w:type="dxa"/>
              <w:bottom w:w="60" w:type="dxa"/>
              <w:right w:w="80" w:type="dxa"/>
            </w:tcMar>
            <w:vAlign w:val="center"/>
          </w:tcPr>
          <w:p w14:paraId="578BE59F" w14:textId="77777777" w:rsidR="006001A2" w:rsidRDefault="00EE501D">
            <w:pPr>
              <w:spacing w:after="0" w:line="252" w:lineRule="auto"/>
            </w:pPr>
            <w:r>
              <w:rPr>
                <w:sz w:val="17"/>
              </w:rPr>
              <w:t>float64</w:t>
            </w:r>
          </w:p>
        </w:tc>
        <w:tc>
          <w:tcPr>
            <w:tcW w:w="1484" w:type="dxa"/>
            <w:shd w:val="clear" w:color="auto" w:fill="F8FAFC"/>
            <w:tcMar>
              <w:top w:w="60" w:type="dxa"/>
              <w:left w:w="80" w:type="dxa"/>
              <w:bottom w:w="60" w:type="dxa"/>
              <w:right w:w="80" w:type="dxa"/>
            </w:tcMar>
            <w:vAlign w:val="center"/>
          </w:tcPr>
          <w:p w14:paraId="2CF4EA97" w14:textId="77777777" w:rsidR="006001A2" w:rsidRDefault="00EE501D">
            <w:pPr>
              <w:spacing w:after="0" w:line="252" w:lineRule="auto"/>
            </w:pPr>
            <w:r>
              <w:rPr>
                <w:b/>
                <w:sz w:val="17"/>
              </w:rPr>
              <w:t>Regression Only</w:t>
            </w:r>
          </w:p>
        </w:tc>
        <w:tc>
          <w:tcPr>
            <w:tcW w:w="2522" w:type="dxa"/>
            <w:shd w:val="clear" w:color="auto" w:fill="F8FAFC"/>
            <w:tcMar>
              <w:top w:w="60" w:type="dxa"/>
              <w:left w:w="80" w:type="dxa"/>
              <w:bottom w:w="60" w:type="dxa"/>
              <w:right w:w="80" w:type="dxa"/>
            </w:tcMar>
            <w:vAlign w:val="center"/>
          </w:tcPr>
          <w:p w14:paraId="4AD876ED" w14:textId="3580CD80" w:rsidR="006001A2" w:rsidRDefault="00EE501D">
            <w:pPr>
              <w:spacing w:after="0" w:line="252" w:lineRule="auto"/>
            </w:pPr>
            <w:r>
              <w:t>Median imputation (</w:t>
            </w:r>
            <w:proofErr w:type="spellStart"/>
            <w:r>
              <w:t>add_indicator</w:t>
            </w:r>
            <w:proofErr w:type="spellEnd"/>
            <w:r>
              <w:t>=True); scale for linear only; indicators only for features missing during fitting</w:t>
            </w:r>
          </w:p>
        </w:tc>
        <w:tc>
          <w:tcPr>
            <w:tcW w:w="3576" w:type="dxa"/>
            <w:shd w:val="clear" w:color="auto" w:fill="F8FAFC"/>
            <w:tcMar>
              <w:top w:w="60" w:type="dxa"/>
              <w:left w:w="80" w:type="dxa"/>
              <w:bottom w:w="60" w:type="dxa"/>
              <w:right w:w="80" w:type="dxa"/>
            </w:tcMar>
            <w:vAlign w:val="center"/>
          </w:tcPr>
          <w:p w14:paraId="6D57344B" w14:textId="430D9C49" w:rsidR="006001A2" w:rsidRDefault="00EE501D">
            <w:pPr>
              <w:spacing w:after="0" w:line="252" w:lineRule="auto"/>
            </w:pPr>
            <w:r>
              <w:t>Fraction of unresolved customer-to-distinct-seller distances. A missing customer centroid makes all seller distances unresolved.</w:t>
            </w:r>
          </w:p>
        </w:tc>
      </w:tr>
      <w:tr w:rsidR="006001A2" w14:paraId="2B9EABD4" w14:textId="77777777">
        <w:trPr>
          <w:cantSplit/>
          <w:jc w:val="center"/>
        </w:trPr>
        <w:tc>
          <w:tcPr>
            <w:tcW w:w="1647" w:type="dxa"/>
            <w:tcMar>
              <w:top w:w="60" w:type="dxa"/>
              <w:left w:w="80" w:type="dxa"/>
              <w:bottom w:w="60" w:type="dxa"/>
              <w:right w:w="80" w:type="dxa"/>
            </w:tcMar>
            <w:vAlign w:val="center"/>
          </w:tcPr>
          <w:p w14:paraId="0E949B78" w14:textId="77777777" w:rsidR="006001A2" w:rsidRDefault="00EE501D">
            <w:pPr>
              <w:spacing w:after="0" w:line="252" w:lineRule="auto"/>
            </w:pPr>
            <w:proofErr w:type="spellStart"/>
            <w:r>
              <w:rPr>
                <w:rFonts w:ascii="Consolas" w:hAnsi="Consolas"/>
                <w:color w:val="8A1E38"/>
                <w:sz w:val="16"/>
              </w:rPr>
              <w:t>n_sellers</w:t>
            </w:r>
            <w:proofErr w:type="spellEnd"/>
          </w:p>
        </w:tc>
        <w:tc>
          <w:tcPr>
            <w:tcW w:w="806" w:type="dxa"/>
            <w:tcMar>
              <w:top w:w="60" w:type="dxa"/>
              <w:left w:w="80" w:type="dxa"/>
              <w:bottom w:w="60" w:type="dxa"/>
              <w:right w:w="80" w:type="dxa"/>
            </w:tcMar>
            <w:vAlign w:val="center"/>
          </w:tcPr>
          <w:p w14:paraId="761CF29A" w14:textId="77777777" w:rsidR="006001A2" w:rsidRDefault="00EE501D">
            <w:pPr>
              <w:spacing w:after="0" w:line="252" w:lineRule="auto"/>
            </w:pPr>
            <w:r>
              <w:rPr>
                <w:sz w:val="17"/>
              </w:rPr>
              <w:t>int64</w:t>
            </w:r>
          </w:p>
        </w:tc>
        <w:tc>
          <w:tcPr>
            <w:tcW w:w="1484" w:type="dxa"/>
            <w:tcMar>
              <w:top w:w="60" w:type="dxa"/>
              <w:left w:w="80" w:type="dxa"/>
              <w:bottom w:w="60" w:type="dxa"/>
              <w:right w:w="80" w:type="dxa"/>
            </w:tcMar>
            <w:vAlign w:val="center"/>
          </w:tcPr>
          <w:p w14:paraId="4F93FDFF" w14:textId="77777777" w:rsidR="006001A2" w:rsidRDefault="00EE501D">
            <w:pPr>
              <w:spacing w:after="0" w:line="252" w:lineRule="auto"/>
            </w:pPr>
            <w:r>
              <w:rPr>
                <w:b/>
                <w:sz w:val="17"/>
              </w:rPr>
              <w:t>Classification Only</w:t>
            </w:r>
          </w:p>
        </w:tc>
        <w:tc>
          <w:tcPr>
            <w:tcW w:w="2522" w:type="dxa"/>
            <w:tcMar>
              <w:top w:w="60" w:type="dxa"/>
              <w:left w:w="80" w:type="dxa"/>
              <w:bottom w:w="60" w:type="dxa"/>
              <w:right w:w="80" w:type="dxa"/>
            </w:tcMar>
            <w:vAlign w:val="center"/>
          </w:tcPr>
          <w:p w14:paraId="7B8409CF" w14:textId="126B0404" w:rsidR="006001A2" w:rsidRDefault="00EE501D">
            <w:pPr>
              <w:spacing w:after="0" w:line="252" w:lineRule="auto"/>
            </w:pPr>
            <w:r>
              <w:t>Median imputation (</w:t>
            </w:r>
            <w:proofErr w:type="spellStart"/>
            <w:r>
              <w:t>add_indicator</w:t>
            </w:r>
            <w:proofErr w:type="spellEnd"/>
            <w:r>
              <w:t>=True); scale for linear only; indicators only for features missing during fitting</w:t>
            </w:r>
          </w:p>
        </w:tc>
        <w:tc>
          <w:tcPr>
            <w:tcW w:w="3576" w:type="dxa"/>
            <w:tcMar>
              <w:top w:w="60" w:type="dxa"/>
              <w:left w:w="80" w:type="dxa"/>
              <w:bottom w:w="60" w:type="dxa"/>
              <w:right w:w="80" w:type="dxa"/>
            </w:tcMar>
            <w:vAlign w:val="center"/>
          </w:tcPr>
          <w:p w14:paraId="137932CD" w14:textId="2E85D35D" w:rsidR="006001A2" w:rsidRDefault="00EE501D">
            <w:pPr>
              <w:spacing w:after="0" w:line="252" w:lineRule="auto"/>
            </w:pPr>
            <w:r>
              <w:rPr>
                <w:sz w:val="17"/>
              </w:rPr>
              <w:t>Number of distinct sellers; proposed dispersion proxy, not observed shipment count.</w:t>
            </w:r>
          </w:p>
        </w:tc>
      </w:tr>
      <w:tr w:rsidR="006001A2" w14:paraId="5649383B" w14:textId="77777777">
        <w:trPr>
          <w:cantSplit/>
          <w:jc w:val="center"/>
        </w:trPr>
        <w:tc>
          <w:tcPr>
            <w:tcW w:w="1647" w:type="dxa"/>
            <w:shd w:val="clear" w:color="auto" w:fill="F8FAFC"/>
            <w:tcMar>
              <w:top w:w="60" w:type="dxa"/>
              <w:left w:w="80" w:type="dxa"/>
              <w:bottom w:w="60" w:type="dxa"/>
              <w:right w:w="80" w:type="dxa"/>
            </w:tcMar>
            <w:vAlign w:val="center"/>
          </w:tcPr>
          <w:p w14:paraId="0132B731" w14:textId="77777777" w:rsidR="006001A2" w:rsidRDefault="00EE501D">
            <w:pPr>
              <w:spacing w:after="0" w:line="252" w:lineRule="auto"/>
            </w:pPr>
            <w:proofErr w:type="spellStart"/>
            <w:r>
              <w:rPr>
                <w:rFonts w:ascii="Consolas" w:hAnsi="Consolas"/>
                <w:color w:val="8A1E38"/>
                <w:sz w:val="16"/>
              </w:rPr>
              <w:t>primary_seller_state</w:t>
            </w:r>
            <w:proofErr w:type="spellEnd"/>
          </w:p>
        </w:tc>
        <w:tc>
          <w:tcPr>
            <w:tcW w:w="806" w:type="dxa"/>
            <w:shd w:val="clear" w:color="auto" w:fill="F8FAFC"/>
            <w:tcMar>
              <w:top w:w="60" w:type="dxa"/>
              <w:left w:w="80" w:type="dxa"/>
              <w:bottom w:w="60" w:type="dxa"/>
              <w:right w:w="80" w:type="dxa"/>
            </w:tcMar>
            <w:vAlign w:val="center"/>
          </w:tcPr>
          <w:p w14:paraId="11AA77BE" w14:textId="77777777" w:rsidR="006001A2" w:rsidRDefault="00EE501D">
            <w:pPr>
              <w:spacing w:after="0" w:line="252" w:lineRule="auto"/>
            </w:pPr>
            <w:r>
              <w:rPr>
                <w:sz w:val="17"/>
              </w:rPr>
              <w:t>object</w:t>
            </w:r>
          </w:p>
        </w:tc>
        <w:tc>
          <w:tcPr>
            <w:tcW w:w="1484" w:type="dxa"/>
            <w:shd w:val="clear" w:color="auto" w:fill="F8FAFC"/>
            <w:tcMar>
              <w:top w:w="60" w:type="dxa"/>
              <w:left w:w="80" w:type="dxa"/>
              <w:bottom w:w="60" w:type="dxa"/>
              <w:right w:w="80" w:type="dxa"/>
            </w:tcMar>
            <w:vAlign w:val="center"/>
          </w:tcPr>
          <w:p w14:paraId="53C07C8E" w14:textId="77777777" w:rsidR="006001A2" w:rsidRDefault="00EE501D">
            <w:pPr>
              <w:spacing w:after="0" w:line="252" w:lineRule="auto"/>
            </w:pPr>
            <w:r>
              <w:rPr>
                <w:b/>
                <w:sz w:val="17"/>
              </w:rPr>
              <w:t>Classification Only</w:t>
            </w:r>
          </w:p>
        </w:tc>
        <w:tc>
          <w:tcPr>
            <w:tcW w:w="2522" w:type="dxa"/>
            <w:shd w:val="clear" w:color="auto" w:fill="F8FAFC"/>
            <w:tcMar>
              <w:top w:w="60" w:type="dxa"/>
              <w:left w:w="80" w:type="dxa"/>
              <w:bottom w:w="60" w:type="dxa"/>
              <w:right w:w="80" w:type="dxa"/>
            </w:tcMar>
            <w:vAlign w:val="center"/>
          </w:tcPr>
          <w:p w14:paraId="1A773256" w14:textId="2B847ED9" w:rsidR="006001A2" w:rsidRDefault="00EE501D">
            <w:pPr>
              <w:spacing w:after="0" w:line="252" w:lineRule="auto"/>
            </w:pPr>
            <w:r>
              <w:t xml:space="preserve">Training-fitted </w:t>
            </w:r>
            <w:proofErr w:type="gramStart"/>
            <w:r>
              <w:t>OHE(</w:t>
            </w:r>
            <w:proofErr w:type="spellStart"/>
            <w:proofErr w:type="gramEnd"/>
            <w:r>
              <w:t>handle_unknown</w:t>
            </w:r>
            <w:proofErr w:type="spellEnd"/>
            <w:r>
              <w:t>='ignore'); drop='first' for linear, drop=None for RF/trees</w:t>
            </w:r>
          </w:p>
        </w:tc>
        <w:tc>
          <w:tcPr>
            <w:tcW w:w="3576" w:type="dxa"/>
            <w:shd w:val="clear" w:color="auto" w:fill="F8FAFC"/>
            <w:tcMar>
              <w:top w:w="60" w:type="dxa"/>
              <w:left w:w="80" w:type="dxa"/>
              <w:bottom w:w="60" w:type="dxa"/>
              <w:right w:w="80" w:type="dxa"/>
            </w:tcMar>
            <w:vAlign w:val="center"/>
          </w:tcPr>
          <w:p w14:paraId="69D2C7D5" w14:textId="15030222" w:rsidR="006001A2" w:rsidRDefault="00EE501D">
            <w:pPr>
              <w:spacing w:after="0" w:line="252" w:lineRule="auto"/>
            </w:pPr>
            <w:r>
              <w:t xml:space="preserve">Origin state of primary seller (highest-priced item, tie-broken by </w:t>
            </w:r>
            <w:proofErr w:type="spellStart"/>
            <w:r>
              <w:t>order_item_id</w:t>
            </w:r>
            <w:proofErr w:type="spellEnd"/>
            <w:r>
              <w:t xml:space="preserve"> </w:t>
            </w:r>
            <w:proofErr w:type="spellStart"/>
            <w:r>
              <w:t>asc</w:t>
            </w:r>
            <w:proofErr w:type="spellEnd"/>
            <w:r>
              <w:t>).</w:t>
            </w:r>
          </w:p>
        </w:tc>
      </w:tr>
      <w:tr w:rsidR="006001A2" w14:paraId="4086D011" w14:textId="77777777">
        <w:trPr>
          <w:cantSplit/>
          <w:jc w:val="center"/>
        </w:trPr>
        <w:tc>
          <w:tcPr>
            <w:tcW w:w="1647" w:type="dxa"/>
            <w:tcMar>
              <w:top w:w="60" w:type="dxa"/>
              <w:left w:w="80" w:type="dxa"/>
              <w:bottom w:w="60" w:type="dxa"/>
              <w:right w:w="80" w:type="dxa"/>
            </w:tcMar>
            <w:vAlign w:val="center"/>
          </w:tcPr>
          <w:p w14:paraId="51FF00F4" w14:textId="77777777" w:rsidR="006001A2" w:rsidRDefault="00EE501D">
            <w:pPr>
              <w:spacing w:after="0" w:line="252" w:lineRule="auto"/>
            </w:pPr>
            <w:proofErr w:type="spellStart"/>
            <w:r>
              <w:rPr>
                <w:rFonts w:ascii="Consolas" w:hAnsi="Consolas"/>
                <w:color w:val="8A1E38"/>
                <w:sz w:val="16"/>
              </w:rPr>
              <w:t>interstate_share</w:t>
            </w:r>
            <w:proofErr w:type="spellEnd"/>
          </w:p>
        </w:tc>
        <w:tc>
          <w:tcPr>
            <w:tcW w:w="806" w:type="dxa"/>
            <w:tcMar>
              <w:top w:w="60" w:type="dxa"/>
              <w:left w:w="80" w:type="dxa"/>
              <w:bottom w:w="60" w:type="dxa"/>
              <w:right w:w="80" w:type="dxa"/>
            </w:tcMar>
            <w:vAlign w:val="center"/>
          </w:tcPr>
          <w:p w14:paraId="3ED48275" w14:textId="77777777" w:rsidR="006001A2" w:rsidRDefault="00EE501D">
            <w:pPr>
              <w:spacing w:after="0" w:line="252" w:lineRule="auto"/>
            </w:pPr>
            <w:r>
              <w:rPr>
                <w:sz w:val="17"/>
              </w:rPr>
              <w:t>float64</w:t>
            </w:r>
          </w:p>
        </w:tc>
        <w:tc>
          <w:tcPr>
            <w:tcW w:w="1484" w:type="dxa"/>
            <w:tcMar>
              <w:top w:w="60" w:type="dxa"/>
              <w:left w:w="80" w:type="dxa"/>
              <w:bottom w:w="60" w:type="dxa"/>
              <w:right w:w="80" w:type="dxa"/>
            </w:tcMar>
            <w:vAlign w:val="center"/>
          </w:tcPr>
          <w:p w14:paraId="799D98F8" w14:textId="77777777" w:rsidR="006001A2" w:rsidRDefault="00EE501D">
            <w:pPr>
              <w:spacing w:after="0" w:line="252" w:lineRule="auto"/>
            </w:pPr>
            <w:r>
              <w:rPr>
                <w:b/>
                <w:sz w:val="17"/>
              </w:rPr>
              <w:t>Classification Only</w:t>
            </w:r>
          </w:p>
        </w:tc>
        <w:tc>
          <w:tcPr>
            <w:tcW w:w="2522" w:type="dxa"/>
            <w:tcMar>
              <w:top w:w="60" w:type="dxa"/>
              <w:left w:w="80" w:type="dxa"/>
              <w:bottom w:w="60" w:type="dxa"/>
              <w:right w:w="80" w:type="dxa"/>
            </w:tcMar>
            <w:vAlign w:val="center"/>
          </w:tcPr>
          <w:p w14:paraId="2E025376" w14:textId="4AE6A453" w:rsidR="006001A2" w:rsidRDefault="00EE501D">
            <w:pPr>
              <w:spacing w:after="0" w:line="252" w:lineRule="auto"/>
            </w:pPr>
            <w:r>
              <w:t>Median imputation (</w:t>
            </w:r>
            <w:proofErr w:type="spellStart"/>
            <w:r>
              <w:t>add_indicator</w:t>
            </w:r>
            <w:proofErr w:type="spellEnd"/>
            <w:r>
              <w:t>=True); scale for linear only; indicators only for features missing during fitting</w:t>
            </w:r>
          </w:p>
        </w:tc>
        <w:tc>
          <w:tcPr>
            <w:tcW w:w="3576" w:type="dxa"/>
            <w:tcMar>
              <w:top w:w="60" w:type="dxa"/>
              <w:left w:w="80" w:type="dxa"/>
              <w:bottom w:w="60" w:type="dxa"/>
              <w:right w:w="80" w:type="dxa"/>
            </w:tcMar>
            <w:vAlign w:val="center"/>
          </w:tcPr>
          <w:p w14:paraId="2A48A8F7" w14:textId="27829E04" w:rsidR="006001A2" w:rsidRDefault="00EE501D">
            <w:pPr>
              <w:spacing w:after="0" w:line="252" w:lineRule="auto"/>
            </w:pPr>
            <w:r>
              <w:t>Fraction of distinct sellers whose state differs from the customer’s; checkpoint friction is not measured.</w:t>
            </w:r>
          </w:p>
        </w:tc>
      </w:tr>
    </w:tbl>
    <w:p w14:paraId="0EE8E8D5" w14:textId="77777777" w:rsidR="006001A2" w:rsidRDefault="006001A2">
      <w:pPr>
        <w:spacing w:before="40" w:after="40" w:line="40" w:lineRule="exact"/>
      </w:pPr>
    </w:p>
    <w:p w14:paraId="1838DFE4" w14:textId="77777777" w:rsidR="006001A2" w:rsidRDefault="00EE501D">
      <w:pPr>
        <w:pStyle w:val="Heading1"/>
        <w:pageBreakBefore/>
      </w:pPr>
      <w:r>
        <w:lastRenderedPageBreak/>
        <w:t>Appendix B: Data Governance, Splitting &amp; Multicollinearity Diagnostics</w:t>
      </w:r>
    </w:p>
    <w:p w14:paraId="58F1DD42" w14:textId="77777777" w:rsidR="006001A2" w:rsidRDefault="00EE501D">
      <w:pPr>
        <w:pStyle w:val="Heading2"/>
      </w:pPr>
      <w:del w:id="2880" w:author="OpenAI Codex" w:date="2026-10-11T06:02:09Z">
        <w:r>
          <w:delText>Diagram B.1: Chronological Expanding Window Validation Architecture</w:delText>
        </w:r>
      </w:del>
      <w:ins w:id="2881" w:author="OpenAI Codex" w:date="2026-10-11T06:02:09Z">
        <w:r>
          <w:t xml:space="preserve">Chronological Validation Windows and Safeguards</w:t>
        </w:r>
      </w:ins>
    </w:p>
    <w:p w14:paraId="51C205FE" w14:textId="3FEB55D7" w:rsidR="006001A2" w:rsidRDefault="00EE501D">
      <w:pPr>
        <w:spacing w:before="80" w:after="120" w:line="252" w:lineRule="auto"/>
        <w:ind w:left="360" w:right="360"/>
      </w:pPr>
      <w:del w:id="2882" w:author="OpenAI Codex" w:date="2026-10-11T06:02:09Z">
        <w:r>
          <w:delText>flowchart TD</w:delText>
        </w:r>
      </w:del>
      <w:del w:id="2883" w:author="OpenAI Codex" w:date="2026-10-11T06:02:09Z">
        <w:r>
          <w:br/>
          <w:delText xml:space="preserve">    subgraph S1["Chronological Expanding Window Cross-Validation"]</w:delText>
        </w:r>
      </w:del>
      <w:del w:id="2884" w:author="OpenAI Codex" w:date="2026-10-11T06:02:09Z">
        <w:r>
          <w:br/>
          <w:delText xml:space="preserve">        F1["Fold 1: Train [2016-09 to 2017-05] --&gt; Validate [2017-05 to 2017-07]"]</w:delText>
        </w:r>
      </w:del>
      <w:del w:id="2885" w:author="OpenAI Codex" w:date="2026-10-11T06:02:09Z">
        <w:r>
          <w:br/>
          <w:delText xml:space="preserve">        F2["Fold 2: Train [2016-09 to 2017-07] --&gt; Validate [2017-07 to 2017-10]"]</w:delText>
        </w:r>
      </w:del>
      <w:del w:id="2886" w:author="OpenAI Codex" w:date="2026-10-11T06:02:09Z">
        <w:r>
          <w:br/>
          <w:delText xml:space="preserve">        F3["Fold 3: Train [2016-09 to 2017-10] --&gt; Validate [2017-10 to 2017-12]"]</w:delText>
        </w:r>
      </w:del>
      <w:del w:id="2887" w:author="OpenAI Codex" w:date="2026-10-11T06:02:09Z">
        <w:r>
          <w:br/>
          <w:delText xml:space="preserve">        F4["Fold 4: Train [2016-09 to 2017-12] --&gt; Validate [2017-12 to 2018-03]"]</w:delText>
        </w:r>
      </w:del>
      <w:del w:id="2888" w:author="OpenAI Codex" w:date="2026-10-11T06:02:09Z">
        <w:r>
          <w:br/>
          <w:delText xml:space="preserve">        F5["Fold 5: Train [2016-09 to 2018-03] --&gt; Validate [2018-03 to 2018-05]"]</w:delText>
        </w:r>
      </w:del>
      <w:del w:id="2889" w:author="OpenAI Codex" w:date="2026-10-11T06:02:09Z">
        <w:r>
          <w:br/>
          <w:delText xml:space="preserve">    end</w:delText>
        </w:r>
      </w:del>
      <w:del w:id="2890" w:author="OpenAI Codex" w:date="2026-10-11T06:02:09Z">
        <w:r>
          <w:br/>
          <w:delText xml:space="preserve">    subgraph S2["Strict Temporal &amp; Entity Safeguards"]</w:delText>
        </w:r>
      </w:del>
      <w:del w:id="2891" w:author="OpenAI Codex" w:date="2026-10-11T06:02:09Z">
        <w:r>
          <w:br/>
          <w:delText xml:space="preserve">        P1["Customer Purging: Prior transactions of validation users purged from train"]</w:delText>
        </w:r>
      </w:del>
      <w:del w:id="2892" w:author="OpenAI Codex" w:date="2026-10-11T06:02:09Z">
        <w:r>
          <w:br/>
          <w:delText xml:space="preserve">        P2["Maturity Gating: Training maturity checked against fold start; validation against terminal cutoff"]</w:delText>
        </w:r>
      </w:del>
      <w:del w:id="2893" w:author="OpenAI Codex" w:date="2026-10-11T06:02:09Z">
        <w:r>
          <w:br/>
          <w:delText xml:space="preserve">    end</w:delText>
        </w:r>
      </w:del>
      <w:del w:id="2894" w:author="OpenAI Codex" w:date="2026-10-11T06:02:09Z">
        <w:r>
          <w:br/>
          <w:delText xml:space="preserve">    subgraph S3["Terminal Diagnostic Holdout Cohort"]</w:delText>
        </w:r>
      </w:del>
      <w:del w:id="2895" w:author="OpenAI Codex" w:date="2026-10-11T06:02:09Z">
        <w:r>
          <w:br/>
          <w:delText xml:space="preserve">        TH["Terminal Holdout [2018-05-25 to 2018-08-29] (N = 15,615 / 15,769) (Prior inspection disclosed §2.5)"]</w:delText>
        </w:r>
      </w:del>
      <w:del w:id="2896" w:author="OpenAI Codex" w:date="2026-10-11T06:02:09Z">
        <w:r>
          <w:br/>
          <w:delText xml:space="preserve">    end</w:delText>
        </w:r>
      </w:del>
      <w:del w:id="2897" w:author="OpenAI Codex" w:date="2026-10-11T06:02:09Z">
        <w:r>
          <w:br/>
          <w:delText xml:space="preserve">    S1 --&gt; S2 --&gt; S3</w:delText>
        </w:r>
      </w:del>
      <w:ins w:id="2898" w:author="OpenAI Codex" w:date="2026-10-11T06:02:09Z">
        <w:r>
          <w:t xml:space="preserve">The five validation windows are half-open intervals (inclusive start, exclusive end): Fold 1 [2017-05-01 00:00, 2017-07-17 19:12); Fold 2 [2017-07-17 19:12, 2017-10-03 14:24); Fold 3 [2017-10-03 14:24, 2017-12-20 09:36); Fold 4 [2017-12-20 09:36, 2018-03-08 04:48); Fold 5 [2018-03-08 04:48, 2018-05-25 00:00). Training expands through eligible orders before each validation start, with training labels observable by that boundary and validation customers purged. Validation labels must be observable before 2018-05-25. The terminal diagnostic cohort follows from 2018-05-25 through 2018-08-29; its prior inspection and eligible supports are disclosed in Section 2.5.</w:t>
        </w:r>
      </w:ins>
    </w:p>
    <w:p w14:paraId="1B6CB306" w14:textId="77777777" w:rsidR="006001A2" w:rsidRDefault="00EE501D">
      <w:pPr>
        <w:pStyle w:val="Heading2"/>
      </w:pPr>
      <w:r>
        <w:t>Multicollinearity Audit: Pruning Redundant Features</w:t>
      </w:r>
    </w:p>
    <w:p w14:paraId="341CA72D" w14:textId="4248DDF7" w:rsidR="006001A2" w:rsidRDefault="00EE501D">
      <w:del w:id="2899" w:author="OpenAI Codex" w:date="2026-10-11T06:02:09Z">
        <w:r>
          <w:delText>The saved historical 27-input design audit records numerical rank deficiency for both OHE variants:</w:delText>
        </w:r>
      </w:del>
      <w:ins w:id="2900" w:author="OpenAI Codex" w:date="2026-10-11T06:02:09Z">
        <w:r>
          <w:t xml:space="preserve">The 27-input candidate-design audit records numerical rank deficiency for both one-hot encoding variants:</w:t>
        </w:r>
      </w:ins>
    </w:p>
    <w:p w14:paraId="4A463374" w14:textId="1965518E" w:rsidR="006001A2" w:rsidRDefault="00EE501D">
      <w:pPr>
        <w:spacing w:after="50"/>
        <w:ind w:left="360" w:hanging="216"/>
      </w:pPr>
      <w:r>
        <w:rPr>
          <w:rFonts w:ascii="Arial" w:hAnsi="Arial"/>
          <w:b/>
          <w:color w:val="1F4E79"/>
          <w:sz w:val="20"/>
        </w:rPr>
        <w:t>• Numeric Condition-Number Field: κ = ∞ for both the 189-column no-drop design and 183-column drop-first design. The text stability note for the latter quotes an approximation of 1.3 × 10¹⁷; this is separate from the numeric field.</w:t>
      </w:r>
    </w:p>
    <w:p w14:paraId="0230B546" w14:textId="1AE526A5" w:rsidR="006001A2" w:rsidRDefault="00EE501D">
      <w:pPr>
        <w:spacing w:after="50"/>
        <w:ind w:left="360" w:hanging="216"/>
      </w:pPr>
      <w:r>
        <w:rPr>
          <w:rFonts w:ascii="Arial" w:hAnsi="Arial"/>
          <w:b/>
          <w:color w:val="1F4E79"/>
          <w:sz w:val="20"/>
        </w:rPr>
        <w:t>• Encoded Dimensions and Rank: No-drop design 189 columns/rank 180/deficiency 9; standardized drop-first design 183 columns/rank 180/deficiency 3. Raw coordinates and ZIP identifiers are not inputs in the frozen 27-column allowlist.</w:t>
      </w:r>
    </w:p>
    <w:p w14:paraId="21A6E086" w14:textId="2C68F7B3" w:rsidR="006001A2" w:rsidRDefault="00EE501D">
      <w:pPr>
        <w:spacing w:after="50"/>
        <w:ind w:left="360" w:hanging="216"/>
      </w:pPr>
      <w:r>
        <w:rPr>
          <w:rFonts w:ascii="Arial" w:hAnsi="Arial"/>
          <w:b/>
          <w:color w:val="1F4E79"/>
          <w:sz w:val="20"/>
        </w:rPr>
        <w:t>• Evidence Scope: These numerical rank diagnostics indicate redundancy in the audited matrices; no unrecorded coefficient-sign or fold-stability analysis is inferred.</w:t>
      </w:r>
    </w:p>
    <w:p w14:paraId="1A0040F6" w14:textId="7D1638AB" w:rsidR="006001A2" w:rsidRDefault="00EE501D">
      <w:pPr>
        <w:rPr>
          <w:del w:id="7" w:author="OpenAI Codex" w:date="2026-10-11T06:02:09Z"/>
        </w:rPr>
      </w:pPr>
      <w:del w:id="6" w:author="OpenAI Codex" w:date="2026-10-11T06:02:09Z">
        <w:r>
          <w:delText>The historical nine-input design uses categorical state and calendar expansion to 71 columns:</w:delText>
        </w:r>
      </w:del>
    </w:p>
    <w:p w14:paraId="16C8E467" w14:textId="77777777" w:rsidR="006001A2" w:rsidRDefault="00EE501D">
      <w:pPr>
        <w:spacing w:after="50"/>
        <w:ind w:left="360" w:hanging="216"/>
        <w:rPr>
          <w:del w:id="11" w:author="OpenAI Codex" w:date="2026-10-11T06:02:09Z"/>
        </w:rPr>
      </w:pPr>
      <w:del w:id="8" w:author="OpenAI Codex" w:date="2026-10-11T06:02:09Z">
        <w:r>
          <w:rPr>
            <w:rFonts w:ascii="Arial" w:hAnsi="Arial"/>
            <w:b/>
            <w:color w:val="1F4E79"/>
            <w:sz w:val="20"/>
          </w:rPr>
          <w:delText xml:space="preserve">• </w:delText>
        </w:r>
      </w:del>
      <w:del w:id="9" w:author="OpenAI Codex" w:date="2026-10-11T06:02:09Z">
        <w:r>
          <w:rPr>
            <w:sz w:val="21"/>
          </w:rPr>
          <w:delText xml:space="preserve">Condition Number: </w:delText>
        </w:r>
      </w:del>
      <w:del w:id="10" w:author="OpenAI Codex" w:date="2026-10-11T06:02:09Z">
        <w:r>
          <w:rPr>
            <w:b/>
            <w:sz w:val="21"/>
          </w:rPr>
          <w:delText>κ = 70.8</w:delText>
        </w:r>
      </w:del>
    </w:p>
    <w:p w14:paraId="33EEFE63" w14:textId="19779C3B" w:rsidR="006001A2" w:rsidRDefault="00EE501D">
      <w:pPr>
        <w:spacing w:after="50"/>
        <w:ind w:left="360" w:hanging="216"/>
        <w:rPr>
          <w:del w:id="13" w:author="OpenAI Codex" w:date="2026-10-11T06:02:09Z"/>
        </w:rPr>
      </w:pPr>
      <w:del w:id="12" w:author="OpenAI Codex" w:date="2026-10-11T06:02:09Z">
        <w:r>
          <w:delText>• Rank: 71/71 on the historical state-and-calendar categorical design; this does not certify the rank of final-v4 11/12-feature pipelines.</w:delText>
        </w:r>
      </w:del>
    </w:p>
    <w:p w14:paraId="72A1F3EE" w14:textId="4184D1A4" w:rsidR="006001A2" w:rsidRDefault="00EE501D">
      <w:pPr>
        <w:spacing w:after="50"/>
        <w:ind w:left="360" w:hanging="216"/>
      </w:pPr>
      <w:r>
        <w:rPr>
          <w:rFonts w:ascii="Arial" w:hAnsi="Arial"/>
          <w:b/>
          <w:color w:val="1F4E79"/>
          <w:sz w:val="20"/>
        </w:rPr>
        <w:t>• Saved Numeric-Core Correlations: Largest absolute off-diagonal correlation is r = 0.4648 (</w:t>
      </w:r>
      <w:proofErr w:type="spellStart"/>
      <w:r>
        <w:rPr>
          <w:rFonts w:ascii="Arial" w:hAnsi="Arial"/>
          <w:b/>
          <w:color w:val="1F4E79"/>
          <w:sz w:val="20"/>
        </w:rPr>
        <w:t>n_items</w:t>
      </w:r>
      <w:proofErr w:type="spellEnd"/>
      <w:r>
        <w:rPr>
          <w:rFonts w:ascii="Arial" w:hAnsi="Arial"/>
          <w:b/>
          <w:color w:val="1F4E79"/>
          <w:sz w:val="20"/>
        </w:rPr>
        <w:t>/</w:t>
      </w:r>
      <w:proofErr w:type="spellStart"/>
      <w:r>
        <w:rPr>
          <w:rFonts w:ascii="Arial" w:hAnsi="Arial"/>
          <w:b/>
          <w:color w:val="1F4E79"/>
          <w:sz w:val="20"/>
        </w:rPr>
        <w:t>n_products</w:t>
      </w:r>
      <w:proofErr w:type="spellEnd"/>
      <w:r>
        <w:rPr>
          <w:rFonts w:ascii="Arial" w:hAnsi="Arial"/>
          <w:b/>
          <w:color w:val="1F4E79"/>
          <w:sz w:val="20"/>
        </w:rPr>
        <w:t xml:space="preserve">); </w:t>
      </w:r>
      <w:proofErr w:type="spellStart"/>
      <w:r>
        <w:rPr>
          <w:rFonts w:ascii="Arial" w:hAnsi="Arial"/>
          <w:b/>
          <w:color w:val="1F4E79"/>
          <w:sz w:val="20"/>
        </w:rPr>
        <w:t>total_price</w:t>
      </w:r>
      <w:proofErr w:type="spellEnd"/>
      <w:r>
        <w:rPr>
          <w:rFonts w:ascii="Arial" w:hAnsi="Arial"/>
          <w:b/>
          <w:color w:val="1F4E79"/>
          <w:sz w:val="20"/>
        </w:rPr>
        <w:t>/</w:t>
      </w:r>
      <w:proofErr w:type="spellStart"/>
      <w:r>
        <w:rPr>
          <w:rFonts w:ascii="Arial" w:hAnsi="Arial"/>
          <w:b/>
          <w:color w:val="1F4E79"/>
          <w:sz w:val="20"/>
        </w:rPr>
        <w:t>total_freight</w:t>
      </w:r>
      <w:proofErr w:type="spellEnd"/>
      <w:r>
        <w:rPr>
          <w:rFonts w:ascii="Arial" w:hAnsi="Arial"/>
          <w:b/>
          <w:color w:val="1F4E79"/>
          <w:sz w:val="20"/>
        </w:rPr>
        <w:t xml:space="preserve"> r = 0.4293. Pairwise correlations alone cannot certify matrix rank or rule out multivariate collinearity.</w:t>
      </w:r>
    </w:p>
    <w:p w14:paraId="4A17D4BE" w14:textId="77777777" w:rsidR="006001A2" w:rsidRDefault="00EE501D">
      <w:pPr>
        <w:pStyle w:val="Heading2"/>
      </w:pPr>
      <w:r>
        <w:lastRenderedPageBreak/>
        <w:t xml:space="preserve">Figure B.1A: </w:t>
      </w:r>
      <w:proofErr w:type="spellStart"/>
      <w:r>
        <w:t>Uncurated</w:t>
      </w:r>
      <w:proofErr w:type="spellEnd"/>
      <w:r>
        <w:t xml:space="preserve"> 27-Feature Candidate Space Correlation Heatmap</w:t>
      </w:r>
    </w:p>
    <w:p w14:paraId="0F494A6D" w14:textId="77777777" w:rsidR="006001A2" w:rsidRDefault="00EE501D">
      <w:pPr>
        <w:keepNext/>
        <w:spacing w:before="160" w:after="60"/>
        <w:jc w:val="center"/>
      </w:pPr>
      <w:r>
        <w:rPr>
          <w:noProof/>
        </w:rPr>
        <w:drawing>
          <wp:inline distT="0" distB="0" distL="0" distR="0" wp14:anchorId="01E42934" wp14:editId="290D671D">
            <wp:extent cx="6217920" cy="5388864"/>
            <wp:effectExtent l="0" t="0" r="0" b="0"/>
            <wp:docPr id="1" name="Picture 1" descr="Correlation Matrix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_27.png"/>
                    <pic:cNvPicPr/>
                  </pic:nvPicPr>
                  <pic:blipFill>
                    <a:blip r:embed="rId12"/>
                    <a:stretch>
                      <a:fillRect/>
                    </a:stretch>
                  </pic:blipFill>
                  <pic:spPr>
                    <a:xfrm>
                      <a:off x="0" y="0"/>
                      <a:ext cx="6217920" cy="5388864"/>
                    </a:xfrm>
                    <a:prstGeom prst="rect">
                      <a:avLst/>
                    </a:prstGeom>
                  </pic:spPr>
                </pic:pic>
              </a:graphicData>
            </a:graphic>
          </wp:inline>
        </w:drawing>
      </w:r>
    </w:p>
    <w:p w14:paraId="09B9036E" w14:textId="520A6E6B" w:rsidR="006001A2" w:rsidRDefault="00EE501D">
      <w:pPr>
        <w:pStyle w:val="Caption"/>
        <w:keepLines/>
        <w:spacing w:before="40"/>
      </w:pPr>
      <w:r>
        <w:t>Figure B.1A: Pairwise correlation patterns in the 27-input candidate space. Rank deficiency is established by the separate saved design-matrix audit, not by the heatmap itself.</w:t>
      </w:r>
    </w:p>
    <w:p w14:paraId="19C53F8C" w14:textId="77777777" w:rsidR="006001A2" w:rsidRDefault="00EE501D">
      <w:pPr>
        <w:pStyle w:val="Heading2"/>
      </w:pPr>
      <w:r>
        <w:lastRenderedPageBreak/>
        <w:t>Figure B.1B: Pruned 9-Feature Baseline Correlation Heatmap</w:t>
      </w:r>
    </w:p>
    <w:p w14:paraId="3F239442" w14:textId="77777777" w:rsidR="006001A2" w:rsidRDefault="00EE501D">
      <w:pPr>
        <w:keepNext/>
        <w:spacing w:before="160" w:after="60"/>
        <w:jc w:val="center"/>
      </w:pPr>
      <w:r>
        <w:rPr>
          <w:noProof/>
        </w:rPr>
        <w:drawing>
          <wp:inline distT="0" distB="0" distL="0" distR="0" wp14:anchorId="0239985C" wp14:editId="7696BD36">
            <wp:extent cx="6217920" cy="5181600"/>
            <wp:effectExtent l="0" t="0" r="0" b="0"/>
            <wp:docPr id="2" name="Picture 2" descr="Correlation Matrix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_9.png"/>
                    <pic:cNvPicPr/>
                  </pic:nvPicPr>
                  <pic:blipFill>
                    <a:blip r:embed="rId13"/>
                    <a:stretch>
                      <a:fillRect/>
                    </a:stretch>
                  </pic:blipFill>
                  <pic:spPr>
                    <a:xfrm>
                      <a:off x="0" y="0"/>
                      <a:ext cx="6217920" cy="5181600"/>
                    </a:xfrm>
                    <a:prstGeom prst="rect">
                      <a:avLst/>
                    </a:prstGeom>
                  </pic:spPr>
                </pic:pic>
              </a:graphicData>
            </a:graphic>
          </wp:inline>
        </w:drawing>
      </w:r>
    </w:p>
    <w:p w14:paraId="52FB7CDF" w14:textId="67DA8170" w:rsidR="006001A2" w:rsidRDefault="00EE501D">
      <w:pPr>
        <w:pStyle w:val="Caption"/>
        <w:keepLines/>
        <w:spacing w:before="40"/>
      </w:pPr>
      <w:del w:id="2901" w:author="OpenAI Codex" w:date="2026-10-11T06:02:09Z">
        <w:r>
          <w:delText>Figure B.1B: Pairwise correlations in the historical nine-input core. The separate state-and-calendar encoded matrix audit records rank 71/71 and κ = 70.7745; the heatmap alone does not establish rank.</w:delText>
        </w:r>
      </w:del>
      <w:ins w:id="2902" w:author="OpenAI Codex" w:date="2026-10-11T06:02:09Z">
        <w:r>
          <w:t xml:space="preserve">Figure B.1B: Pairwise correlations in the nine-input core. The largest absolute off-diagonal correlation is r = 0.4648 (n_items/n_products); total_price/total_freight r = 0.4293. Pairwise correlation alone does not certify rank or exclude multivariate collinearity.</w:t>
        </w:r>
      </w:ins>
    </w:p>
    <w:p w14:paraId="14F24923" w14:textId="77777777" w:rsidR="006001A2" w:rsidRDefault="00EE501D">
      <w:pPr>
        <w:pStyle w:val="Heading2"/>
        <w:rPr>
          <w:del w:id="15" w:author="OpenAI Codex" w:date="2026-10-11T06:02:09Z"/>
        </w:rPr>
      </w:pPr>
      <w:del w:id="14" w:author="OpenAI Codex" w:date="2026-10-11T06:02:09Z">
        <w:r>
          <w:delText>Figure B.2: Feature Dimension Progression Score Comparison</w:delText>
        </w:r>
      </w:del>
    </w:p>
    <w:p w14:paraId="2DEC7A30" w14:textId="77777777" w:rsidR="006001A2" w:rsidRDefault="00EE501D">
      <w:pPr>
        <w:keepNext/>
        <w:spacing w:before="160" w:after="60"/>
        <w:jc w:val="center"/>
        <w:rPr>
          <w:del w:id="17" w:author="OpenAI Codex" w:date="2026-10-11T06:02:09Z"/>
        </w:rPr>
      </w:pPr>
      <w:del w:id="16" w:author="OpenAI Codex" w:date="2026-10-11T06:02:09Z">
        <w:r>
          <w:rPr>
            <w:noProof/>
          </w:rPr>
          <w:drawing>
            <wp:inline distT="0" distB="0" distL="0" distR="0" wp14:anchorId="0FE5BEE1" wp14:editId="7BD86453">
              <wp:extent cx="6217920" cy="2331720"/>
              <wp:effectExtent l="0" t="0" r="0" b="0"/>
              <wp:docPr id="3" name="Picture 3" descr="Feature Dimension Scor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mension_score_comparison.png"/>
                      <pic:cNvPicPr/>
                    </pic:nvPicPr>
                    <pic:blipFill>
                      <a:blip r:embed="rId14"/>
                      <a:stretch>
                        <a:fillRect/>
                      </a:stretch>
                    </pic:blipFill>
                    <pic:spPr>
                      <a:xfrm>
                        <a:off x="0" y="0"/>
                        <a:ext cx="6217920" cy="2331720"/>
                      </a:xfrm>
                      <a:prstGeom prst="rect">
                        <a:avLst/>
                      </a:prstGeom>
                    </pic:spPr>
                  </pic:pic>
                </a:graphicData>
              </a:graphic>
            </wp:inline>
          </w:drawing>
        </w:r>
      </w:del>
    </w:p>
    <w:p w14:paraId="64185F4C" w14:textId="44A4A6DD" w:rsidR="006001A2" w:rsidRDefault="00EE501D">
      <w:pPr>
        <w:pStyle w:val="Caption"/>
        <w:keepLines/>
        <w:spacing w:before="40"/>
        <w:rPr>
          <w:del w:id="19" w:author="OpenAI Codex" w:date="2026-10-11T06:02:09Z"/>
        </w:rPr>
      </w:pPr>
      <w:del w:id="18" w:author="OpenAI Codex" w:date="2026-10-11T06:02:09Z">
        <w:r>
          <w:delText>Figure B.2: Historical exploratory feature dimension search from Experiment 3 development (illustrating model performance across feature dimension increments under grouped validation, informing the selection of 11/12 features).</w:delText>
        </w:r>
      </w:del>
    </w:p>
    <w:p w14:paraId="160CDAFA" w14:textId="7BA24BD1" w:rsidR="006001A2" w:rsidRDefault="00EE501D">
      <w:pPr>
        <w:pStyle w:val="Heading1"/>
        <w:pageBreakBefore/>
        <w:rPr>
          <w:del w:id="21" w:author="OpenAI Codex" w:date="2026-10-11T06:02:09Z"/>
        </w:rPr>
      </w:pPr>
      <w:del w:id="20" w:author="OpenAI Codex" w:date="2026-10-11T06:02:09Z">
        <w:r>
          <w:lastRenderedPageBreak/>
          <w:delText>Historical supporting record — Appendix C: Pipeline Architectures, Tuning Grids &amp; Validation Logs</w:delText>
        </w:r>
      </w:del>
    </w:p>
    <w:p w14:paraId="06395FAC" w14:textId="77777777" w:rsidR="006001A2" w:rsidRDefault="00EE501D">
      <w:pPr>
        <w:pStyle w:val="Heading2"/>
        <w:rPr>
          <w:del w:id="23" w:author="OpenAI Codex" w:date="2026-10-11T06:02:09Z"/>
        </w:rPr>
      </w:pPr>
      <w:del w:id="22" w:author="OpenAI Codex" w:date="2026-10-11T06:02:09Z">
        <w:r>
          <w:delText>Diagram C.1: 6-Stage End-to-End Machine Learning Pipeline</w:delText>
        </w:r>
      </w:del>
    </w:p>
    <w:p w14:paraId="6217FB76" w14:textId="4E2969A3" w:rsidR="006001A2" w:rsidRDefault="00EE501D">
      <w:pPr>
        <w:spacing w:before="80" w:after="120" w:line="252" w:lineRule="auto"/>
        <w:ind w:left="360" w:right="360"/>
        <w:rPr>
          <w:del w:id="25" w:author="OpenAI Codex" w:date="2026-10-11T06:02:09Z"/>
        </w:rPr>
      </w:pPr>
      <w:del w:id="24" w:author="OpenAI Codex" w:date="2026-10-11T06:02:09Z">
        <w:r>
          <w:delText>One logical pipeline: order-level construction → chronological split and cohort checks → fold-fitted preprocessing → Cycle 1 plain models and trees → development diagnosis → Cycle 2 controlled refinements → development selection and frozen threshold → final refit and persistence → terminal diagnostics → business interpretation. Appendix H is the current numerical evidence.</w:delText>
        </w:r>
      </w:del>
    </w:p>
    <w:p w14:paraId="4D16BDA0" w14:textId="25C65EDE" w:rsidR="006001A2" w:rsidRDefault="00EE501D">
      <w:pPr>
        <w:pStyle w:val="Heading2"/>
        <w:rPr>
          <w:del w:id="27" w:author="OpenAI Codex" w:date="2026-10-11T06:02:09Z"/>
        </w:rPr>
      </w:pPr>
      <w:del w:id="26" w:author="OpenAI Codex" w:date="2026-10-11T06:02:09Z">
        <w:r>
          <w:delText>Historical supporting record — Hyperparameter Search Grid for Random Forest Ensembles</w:delText>
        </w:r>
      </w:del>
    </w:p>
    <w:p w14:paraId="7C758235" w14:textId="1E008CD0" w:rsidR="006001A2" w:rsidRDefault="00EE501D">
      <w:pPr>
        <w:spacing w:after="50"/>
        <w:ind w:left="360" w:hanging="216"/>
        <w:rPr>
          <w:del w:id="29" w:author="OpenAI Codex" w:date="2026-10-11T06:02:09Z"/>
        </w:rPr>
      </w:pPr>
      <w:del w:id="28" w:author="OpenAI Codex" w:date="2026-10-11T06:02:09Z">
        <w:r>
          <w:rPr>
            <w:rFonts w:ascii="Arial" w:hAnsi="Arial"/>
            <w:b/>
            <w:color w:val="1F4E79"/>
            <w:sz w:val="20"/>
          </w:rPr>
          <w:delText>• Number of Estimators (N): {50} (Fixed at 50 to balance variance reduction and training latency).</w:delText>
        </w:r>
      </w:del>
    </w:p>
    <w:p w14:paraId="4311185A" w14:textId="4B1A30C6" w:rsidR="006001A2" w:rsidRDefault="00EE501D">
      <w:pPr>
        <w:spacing w:after="50"/>
        <w:ind w:left="360" w:hanging="216"/>
        <w:rPr>
          <w:del w:id="31" w:author="OpenAI Codex" w:date="2026-10-11T06:02:09Z"/>
        </w:rPr>
      </w:pPr>
      <w:del w:id="30" w:author="OpenAI Codex" w:date="2026-10-11T06:02:09Z">
        <w:r>
          <w:rPr>
            <w:rFonts w:ascii="Arial" w:hAnsi="Arial"/>
            <w:b/>
            <w:color w:val="1F4E79"/>
            <w:sz w:val="20"/>
          </w:rPr>
          <w:delText>• Maximum Tree Depth (d): {6, 10, 14} (Tuned across 6, 10, and 14).</w:delText>
        </w:r>
      </w:del>
    </w:p>
    <w:p w14:paraId="01DFFA28" w14:textId="57615991" w:rsidR="006001A2" w:rsidRDefault="00EE501D">
      <w:pPr>
        <w:spacing w:after="50"/>
        <w:ind w:left="360" w:hanging="216"/>
        <w:rPr>
          <w:del w:id="33" w:author="OpenAI Codex" w:date="2026-10-11T06:02:09Z"/>
        </w:rPr>
      </w:pPr>
      <w:del w:id="32" w:author="OpenAI Codex" w:date="2026-10-11T06:02:09Z">
        <w:r>
          <w:rPr>
            <w:rFonts w:ascii="Arial" w:hAnsi="Arial"/>
            <w:b/>
            <w:color w:val="1F4E79"/>
            <w:sz w:val="20"/>
          </w:rPr>
          <w:delText>• Minimum Leaf Size (L): {20, 50} (Tuned across 20 and 50).</w:delText>
        </w:r>
      </w:del>
    </w:p>
    <w:p w14:paraId="088C929F" w14:textId="4EDA46B3" w:rsidR="006001A2" w:rsidRDefault="00EE501D">
      <w:pPr>
        <w:spacing w:after="50"/>
        <w:ind w:left="360" w:hanging="216"/>
        <w:rPr>
          <w:del w:id="35" w:author="OpenAI Codex" w:date="2026-10-11T06:02:09Z"/>
        </w:rPr>
      </w:pPr>
      <w:del w:id="34" w:author="OpenAI Codex" w:date="2026-10-11T06:02:09Z">
        <w:r>
          <w:rPr>
            <w:rFonts w:ascii="Arial" w:hAnsi="Arial"/>
            <w:b/>
            <w:color w:val="1F4E79"/>
            <w:sz w:val="20"/>
          </w:rPr>
          <w:delText>• Random Seed: 42. Recorded environment versions and artifact hashes support reproducibility; a seed alone does not guarantee cross-version or cross-platform equality.</w:delText>
        </w:r>
      </w:del>
    </w:p>
    <w:p w14:paraId="13E1992F" w14:textId="77777777" w:rsidR="006001A2" w:rsidRDefault="00EE501D">
      <w:pPr>
        <w:pStyle w:val="Heading2"/>
        <w:rPr>
          <w:del w:id="37" w:author="OpenAI Codex" w:date="2026-10-11T06:02:09Z"/>
        </w:rPr>
      </w:pPr>
      <w:del w:id="36" w:author="OpenAI Codex" w:date="2026-10-11T06:02:09Z">
        <w:r>
          <w:delText>Figure C.1: Default vs. Tuned Model Hyperparameter Gains (Phase 4B)</w:delText>
        </w:r>
      </w:del>
    </w:p>
    <w:p w14:paraId="50BE6C1E" w14:textId="77777777" w:rsidR="006001A2" w:rsidRDefault="00EE501D">
      <w:pPr>
        <w:keepNext/>
        <w:spacing w:before="160" w:after="60"/>
        <w:jc w:val="center"/>
        <w:rPr>
          <w:del w:id="39" w:author="OpenAI Codex" w:date="2026-10-11T06:02:09Z"/>
        </w:rPr>
      </w:pPr>
      <w:del w:id="38" w:author="OpenAI Codex" w:date="2026-10-11T06:02:09Z">
        <w:r>
          <w:rPr>
            <w:noProof/>
          </w:rPr>
          <w:drawing>
            <wp:inline distT="0" distB="0" distL="0" distR="0" wp14:anchorId="378DB2E6" wp14:editId="5214E6DD">
              <wp:extent cx="6217920" cy="2487168"/>
              <wp:effectExtent l="0" t="0" r="0" b="0"/>
              <wp:docPr id="4" name="Picture 4" descr="Phase 4 Tun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4_default_vs_tuned_comparison.png"/>
                      <pic:cNvPicPr/>
                    </pic:nvPicPr>
                    <pic:blipFill>
                      <a:blip r:embed="rId15"/>
                      <a:stretch>
                        <a:fillRect/>
                      </a:stretch>
                    </pic:blipFill>
                    <pic:spPr>
                      <a:xfrm>
                        <a:off x="0" y="0"/>
                        <a:ext cx="6217920" cy="2487168"/>
                      </a:xfrm>
                      <a:prstGeom prst="rect">
                        <a:avLst/>
                      </a:prstGeom>
                    </pic:spPr>
                  </pic:pic>
                </a:graphicData>
              </a:graphic>
            </wp:inline>
          </w:drawing>
        </w:r>
      </w:del>
    </w:p>
    <w:p w14:paraId="34469381" w14:textId="24A1AEA9" w:rsidR="006001A2" w:rsidRDefault="00EE501D">
      <w:pPr>
        <w:pStyle w:val="Caption"/>
        <w:keepLines/>
        <w:spacing w:before="40"/>
        <w:rPr>
          <w:del w:id="41" w:author="OpenAI Codex" w:date="2026-10-11T06:02:09Z"/>
        </w:rPr>
      </w:pPr>
      <w:del w:id="40" w:author="OpenAI Codex" w:date="2026-10-11T06:02:09Z">
        <w:r>
          <w:delText>Figure C.1: Historical grouped-development comparison of default and tuned/transformed recipes from Experiment 3. It shows recorded score differences, not an isolated estimate of variance reduction or the final chronological selection result.</w:delText>
        </w:r>
      </w:del>
    </w:p>
    <w:p w14:paraId="12957A82" w14:textId="69B64689" w:rsidR="006001A2" w:rsidRDefault="00EE501D">
      <w:pPr>
        <w:pStyle w:val="Heading2"/>
        <w:rPr>
          <w:del w:id="43" w:author="OpenAI Codex" w:date="2026-10-11T06:02:09Z"/>
        </w:rPr>
      </w:pPr>
      <w:del w:id="42" w:author="OpenAI Codex" w:date="2026-10-11T06:02:09Z">
        <w:r>
          <w:delText>Historical supporting record — Table C.1: Fold-by-Fold Performance Progression Across Chronological Folds</w:delText>
        </w:r>
      </w:del>
    </w:p>
    <w:p w14:paraId="0B897B03" w14:textId="77777777" w:rsidR="006001A2" w:rsidRDefault="00EE501D">
      <w:pPr>
        <w:rPr>
          <w:del w:id="47" w:author="OpenAI Codex" w:date="2026-10-11T06:02:09Z"/>
        </w:rPr>
      </w:pPr>
      <w:del w:id="44" w:author="OpenAI Codex" w:date="2026-10-11T06:02:09Z">
        <w:r>
          <w:rPr>
            <w:i/>
          </w:rPr>
          <w:delText>Source</w:delText>
        </w:r>
      </w:del>
      <w:del w:id="45" w:author="OpenAI Codex" w:date="2026-10-11T06:02:09Z">
        <w:r>
          <w:delText xml:space="preserve">: </w:delText>
        </w:r>
      </w:del>
      <w:del w:id="46" w:author="OpenAI Codex" w:date="2026-10-11T06:02:09Z">
        <w:r>
          <w:rPr>
            <w:rFonts w:ascii="Consolas" w:hAnsi="Consolas"/>
            <w:color w:val="8A1E38"/>
            <w:sz w:val="21"/>
          </w:rPr>
          <w:delText>artifacts/metrics/refinement-selected-v4/development_fold_metrics.csv</w:delText>
        </w:r>
      </w:del>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843"/>
        <w:gridCol w:w="1042"/>
        <w:gridCol w:w="1042"/>
        <w:gridCol w:w="632"/>
        <w:gridCol w:w="632"/>
        <w:gridCol w:w="1546"/>
        <w:gridCol w:w="1453"/>
        <w:gridCol w:w="1421"/>
        <w:gridCol w:w="1421"/>
      </w:tblGrid>
      <w:tr w:rsidR="006001A2" w14:paraId="10D58434" w14:textId="77777777">
        <w:trPr>
          <w:cantSplit/>
          <w:tblHeader/>
          <w:jc w:val="center"/>
          <w:del w:id="177" w:author="OpenAI Codex" w:date="2026-10-11T06:02:09Z"/>
        </w:trPr>
        <w:tc>
          <w:tcPr>
            <w:tcW w:w="843" w:type="dxa"/>
            <w:shd w:val="clear" w:color="auto" w:fill="E8EEF5"/>
            <w:tcMar>
              <w:top w:w="60" w:type="dxa"/>
              <w:left w:w="80" w:type="dxa"/>
              <w:bottom w:w="60" w:type="dxa"/>
              <w:right w:w="80" w:type="dxa"/>
            </w:tcMar>
            <w:vAlign w:val="center"/>
          </w:tcPr>
          <w:p w14:paraId="3440D4E4" w14:textId="10BCD801" w:rsidR="006001A2" w:rsidRDefault="00EE501D">
            <w:pPr>
              <w:spacing w:after="0" w:line="252" w:lineRule="auto"/>
              <w:rPr>
                <w:del w:id="49" w:author="OpenAI Codex" w:date="2026-10-11T06:02:09Z"/>
              </w:rPr>
            </w:pPr>
            <w:del w:id="48" w:author="OpenAI Codex" w:date="2026-10-11T06:02:09Z">
              <w:r>
                <w:delText>Fold</w:delText>
              </w:r>
            </w:del>
          </w:p>
        </w:tc>
        <w:tc>
          <w:tcPr>
            <w:tcW w:w="1042" w:type="dxa"/>
            <w:shd w:val="clear" w:color="auto" w:fill="E8EEF5"/>
            <w:tcMar>
              <w:top w:w="60" w:type="dxa"/>
              <w:left w:w="80" w:type="dxa"/>
              <w:bottom w:w="60" w:type="dxa"/>
              <w:right w:w="80" w:type="dxa"/>
            </w:tcMar>
            <w:vAlign w:val="center"/>
          </w:tcPr>
          <w:p w14:paraId="36340E83" w14:textId="37B756DC" w:rsidR="006001A2" w:rsidRDefault="00EE501D">
            <w:pPr>
              <w:spacing w:after="0" w:line="252" w:lineRule="auto"/>
              <w:rPr>
                <w:del w:id="51" w:author="OpenAI Codex" w:date="2026-10-11T06:02:09Z"/>
              </w:rPr>
            </w:pPr>
            <w:del w:id="50" w:author="OpenAI Codex" w:date="2026-10-11T06:02:09Z">
              <w:r>
                <w:delText>Training Window</w:delText>
              </w:r>
            </w:del>
          </w:p>
        </w:tc>
        <w:tc>
          <w:tcPr>
            <w:tcW w:w="1042" w:type="dxa"/>
            <w:shd w:val="clear" w:color="auto" w:fill="E8EEF5"/>
            <w:tcMar>
              <w:top w:w="60" w:type="dxa"/>
              <w:left w:w="80" w:type="dxa"/>
              <w:bottom w:w="60" w:type="dxa"/>
              <w:right w:w="80" w:type="dxa"/>
            </w:tcMar>
            <w:vAlign w:val="center"/>
          </w:tcPr>
          <w:p w14:paraId="061D8FB6" w14:textId="0F8C0E1E" w:rsidR="006001A2" w:rsidRDefault="00EE501D">
            <w:pPr>
              <w:spacing w:after="0" w:line="252" w:lineRule="auto"/>
              <w:rPr>
                <w:del w:id="53" w:author="OpenAI Codex" w:date="2026-10-11T06:02:09Z"/>
              </w:rPr>
            </w:pPr>
            <w:del w:id="52" w:author="OpenAI Codex" w:date="2026-10-11T06:02:09Z">
              <w:r>
                <w:delText>Validation Window</w:delText>
              </w:r>
            </w:del>
          </w:p>
        </w:tc>
        <w:tc>
          <w:tcPr>
            <w:tcW w:w="632" w:type="dxa"/>
            <w:shd w:val="clear" w:color="auto" w:fill="E8EEF5"/>
            <w:tcMar>
              <w:top w:w="60" w:type="dxa"/>
              <w:left w:w="80" w:type="dxa"/>
              <w:bottom w:w="60" w:type="dxa"/>
              <w:right w:w="80" w:type="dxa"/>
            </w:tcMar>
            <w:vAlign w:val="center"/>
          </w:tcPr>
          <w:p w14:paraId="371EDD9C" w14:textId="0B06405C" w:rsidR="006001A2" w:rsidRDefault="00EE501D">
            <w:pPr>
              <w:spacing w:after="0" w:line="252" w:lineRule="auto"/>
              <w:rPr>
                <w:del w:id="55" w:author="OpenAI Codex" w:date="2026-10-11T06:02:09Z"/>
              </w:rPr>
            </w:pPr>
            <w:del w:id="54" w:author="OpenAI Codex" w:date="2026-10-11T06:02:09Z">
              <w:r>
                <w:delText>Reg Train N</w:delText>
              </w:r>
            </w:del>
          </w:p>
        </w:tc>
        <w:tc>
          <w:tcPr>
            <w:tcW w:w="632" w:type="dxa"/>
            <w:shd w:val="clear" w:color="auto" w:fill="E8EEF5"/>
            <w:tcMar>
              <w:top w:w="60" w:type="dxa"/>
              <w:left w:w="80" w:type="dxa"/>
              <w:bottom w:w="60" w:type="dxa"/>
              <w:right w:w="80" w:type="dxa"/>
            </w:tcMar>
            <w:vAlign w:val="center"/>
          </w:tcPr>
          <w:p w14:paraId="36286EC2" w14:textId="09DFCA63" w:rsidR="006001A2" w:rsidRDefault="00EE501D">
            <w:pPr>
              <w:spacing w:after="0" w:line="252" w:lineRule="auto"/>
              <w:rPr>
                <w:del w:id="57" w:author="OpenAI Codex" w:date="2026-10-11T06:02:09Z"/>
              </w:rPr>
            </w:pPr>
            <w:del w:id="56" w:author="OpenAI Codex" w:date="2026-10-11T06:02:09Z">
              <w:r>
                <w:delText>Reg Val N</w:delText>
              </w:r>
            </w:del>
          </w:p>
        </w:tc>
        <w:tc>
          <w:tcPr>
            <w:tcW w:w="1546" w:type="dxa"/>
            <w:shd w:val="clear" w:color="auto" w:fill="E8EEF5"/>
            <w:tcMar>
              <w:top w:w="60" w:type="dxa"/>
              <w:left w:w="80" w:type="dxa"/>
              <w:bottom w:w="60" w:type="dxa"/>
              <w:right w:w="80" w:type="dxa"/>
            </w:tcMar>
            <w:vAlign w:val="center"/>
          </w:tcPr>
          <w:p w14:paraId="482DCE16" w14:textId="6963FDF2" w:rsidR="006001A2" w:rsidRDefault="00EE501D">
            <w:pPr>
              <w:spacing w:after="0" w:line="252" w:lineRule="auto"/>
              <w:rPr>
                <w:del w:id="59" w:author="OpenAI Codex" w:date="2026-10-11T06:02:09Z"/>
              </w:rPr>
            </w:pPr>
            <w:del w:id="58" w:author="OpenAI Codex" w:date="2026-10-11T06:02:09Z">
              <w:r>
                <w:delText>Reg Val MAE (RF)</w:delText>
              </w:r>
            </w:del>
          </w:p>
        </w:tc>
        <w:tc>
          <w:tcPr>
            <w:tcW w:w="1453" w:type="dxa"/>
            <w:shd w:val="clear" w:color="auto" w:fill="E8EEF5"/>
            <w:tcMar>
              <w:top w:w="60" w:type="dxa"/>
              <w:left w:w="80" w:type="dxa"/>
              <w:bottom w:w="60" w:type="dxa"/>
              <w:right w:w="80" w:type="dxa"/>
            </w:tcMar>
            <w:vAlign w:val="center"/>
          </w:tcPr>
          <w:p w14:paraId="2047F205" w14:textId="3C121FC8" w:rsidR="006001A2" w:rsidRDefault="00EE501D">
            <w:pPr>
              <w:spacing w:after="0" w:line="252" w:lineRule="auto"/>
              <w:rPr>
                <w:del w:id="62" w:author="OpenAI Codex" w:date="2026-10-11T06:02:09Z"/>
              </w:rPr>
            </w:pPr>
            <w:proofErr w:type="spellStart"/>
            <w:del w:id="60" w:author="OpenAI Codex" w:date="2026-10-11T06:02:09Z">
              <w:r>
                <w:delText>Clf</w:delText>
              </w:r>
            </w:del>
            <w:proofErr w:type="spellEnd"/>
            <w:del w:id="61" w:author="OpenAI Codex" w:date="2026-10-11T06:02:09Z">
              <w:r>
                <w:delText xml:space="preserve"> Train N</w:delText>
              </w:r>
            </w:del>
          </w:p>
        </w:tc>
        <w:tc>
          <w:tcPr>
            <w:tcW w:w="1421" w:type="dxa"/>
            <w:shd w:val="clear" w:color="auto" w:fill="E8EEF5"/>
            <w:tcMar>
              <w:top w:w="60" w:type="dxa"/>
              <w:left w:w="80" w:type="dxa"/>
              <w:bottom w:w="60" w:type="dxa"/>
              <w:right w:w="80" w:type="dxa"/>
            </w:tcMar>
            <w:vAlign w:val="center"/>
          </w:tcPr>
          <w:p w14:paraId="031C5CFF" w14:textId="1E5A0098" w:rsidR="006001A2" w:rsidRDefault="00EE501D">
            <w:pPr>
              <w:spacing w:after="0" w:line="252" w:lineRule="auto"/>
              <w:rPr>
                <w:del w:id="65" w:author="OpenAI Codex" w:date="2026-10-11T06:02:09Z"/>
              </w:rPr>
            </w:pPr>
            <w:proofErr w:type="spellStart"/>
            <w:del w:id="63" w:author="OpenAI Codex" w:date="2026-10-11T06:02:09Z">
              <w:r>
                <w:delText>Clf</w:delText>
              </w:r>
            </w:del>
            <w:proofErr w:type="spellEnd"/>
            <w:del w:id="64" w:author="OpenAI Codex" w:date="2026-10-11T06:02:09Z">
              <w:r>
                <w:delText xml:space="preserve"> Val N</w:delText>
              </w:r>
            </w:del>
          </w:p>
        </w:tc>
        <w:tc>
          <w:tcPr>
            <w:tcW w:w="1421" w:type="dxa"/>
            <w:shd w:val="clear" w:color="auto" w:fill="E8EEF5"/>
            <w:tcMar>
              <w:top w:w="60" w:type="dxa"/>
              <w:left w:w="80" w:type="dxa"/>
              <w:bottom w:w="60" w:type="dxa"/>
              <w:right w:w="80" w:type="dxa"/>
            </w:tcMar>
            <w:vAlign w:val="center"/>
          </w:tcPr>
          <w:p w14:paraId="7228586F" w14:textId="7DD57EE3" w:rsidR="006001A2" w:rsidRDefault="00EE501D">
            <w:pPr>
              <w:spacing w:after="0" w:line="252" w:lineRule="auto"/>
              <w:rPr>
                <w:del w:id="68" w:author="OpenAI Codex" w:date="2026-10-11T06:02:09Z"/>
              </w:rPr>
            </w:pPr>
            <w:proofErr w:type="spellStart"/>
            <w:del w:id="66" w:author="OpenAI Codex" w:date="2026-10-11T06:02:09Z">
              <w:r>
                <w:delText>Clf</w:delText>
              </w:r>
            </w:del>
            <w:proofErr w:type="spellEnd"/>
            <w:del w:id="67" w:author="OpenAI Codex" w:date="2026-10-11T06:02:09Z">
              <w:r>
                <w:delText xml:space="preserve"> Val AP (RF)</w:delText>
              </w:r>
            </w:del>
          </w:p>
        </w:tc>
      </w:tr>
      <w:tr w:rsidR="006001A2" w14:paraId="25E66B68" w14:textId="77777777">
        <w:trPr>
          <w:cantSplit/>
          <w:jc w:val="center"/>
          <w:del w:id="178" w:author="OpenAI Codex" w:date="2026-10-11T06:02:09Z"/>
        </w:trPr>
        <w:tc>
          <w:tcPr>
            <w:tcW w:w="843" w:type="dxa"/>
            <w:shd w:val="clear" w:color="auto" w:fill="F8FAFC"/>
            <w:tcMar>
              <w:top w:w="60" w:type="dxa"/>
              <w:left w:w="80" w:type="dxa"/>
              <w:bottom w:w="60" w:type="dxa"/>
              <w:right w:w="80" w:type="dxa"/>
            </w:tcMar>
            <w:vAlign w:val="center"/>
          </w:tcPr>
          <w:p w14:paraId="6A3D7C41" w14:textId="0271C919" w:rsidR="006001A2" w:rsidRDefault="00EE501D">
            <w:pPr>
              <w:spacing w:after="0" w:line="252" w:lineRule="auto"/>
              <w:rPr>
                <w:del w:id="70" w:author="OpenAI Codex" w:date="2026-10-11T06:02:09Z"/>
              </w:rPr>
            </w:pPr>
            <w:del w:id="69" w:author="OpenAI Codex" w:date="2026-10-11T06:02:09Z">
              <w:r>
                <w:delText>1</w:delText>
              </w:r>
            </w:del>
          </w:p>
        </w:tc>
        <w:tc>
          <w:tcPr>
            <w:tcW w:w="1042" w:type="dxa"/>
            <w:shd w:val="clear" w:color="auto" w:fill="F8FAFC"/>
            <w:tcMar>
              <w:top w:w="60" w:type="dxa"/>
              <w:left w:w="80" w:type="dxa"/>
              <w:bottom w:w="60" w:type="dxa"/>
              <w:right w:w="80" w:type="dxa"/>
            </w:tcMar>
            <w:vAlign w:val="center"/>
          </w:tcPr>
          <w:p w14:paraId="53D4C0C0" w14:textId="623C7682" w:rsidR="006001A2" w:rsidRDefault="00EE501D">
            <w:pPr>
              <w:spacing w:after="0" w:line="252" w:lineRule="auto"/>
              <w:rPr>
                <w:del w:id="72" w:author="OpenAI Codex" w:date="2026-10-11T06:02:09Z"/>
              </w:rPr>
            </w:pPr>
            <w:del w:id="71" w:author="OpenAI Codex" w:date="2026-10-11T06:02:09Z">
              <w:r>
                <w:delText>2016-09 to 2017-05</w:delText>
              </w:r>
            </w:del>
          </w:p>
        </w:tc>
        <w:tc>
          <w:tcPr>
            <w:tcW w:w="1042" w:type="dxa"/>
            <w:shd w:val="clear" w:color="auto" w:fill="F8FAFC"/>
            <w:tcMar>
              <w:top w:w="60" w:type="dxa"/>
              <w:left w:w="80" w:type="dxa"/>
              <w:bottom w:w="60" w:type="dxa"/>
              <w:right w:w="80" w:type="dxa"/>
            </w:tcMar>
            <w:vAlign w:val="center"/>
          </w:tcPr>
          <w:p w14:paraId="23F35840" w14:textId="449B3C6F" w:rsidR="006001A2" w:rsidRDefault="00EE501D">
            <w:pPr>
              <w:spacing w:after="0" w:line="252" w:lineRule="auto"/>
              <w:rPr>
                <w:del w:id="74" w:author="OpenAI Codex" w:date="2026-10-11T06:02:09Z"/>
              </w:rPr>
            </w:pPr>
            <w:del w:id="73" w:author="OpenAI Codex" w:date="2026-10-11T06:02:09Z">
              <w:r>
                <w:delText>2017-05 to 2017-07</w:delText>
              </w:r>
            </w:del>
          </w:p>
        </w:tc>
        <w:tc>
          <w:tcPr>
            <w:tcW w:w="632" w:type="dxa"/>
            <w:shd w:val="clear" w:color="auto" w:fill="F8FAFC"/>
            <w:tcMar>
              <w:top w:w="60" w:type="dxa"/>
              <w:left w:w="80" w:type="dxa"/>
              <w:bottom w:w="60" w:type="dxa"/>
              <w:right w:w="80" w:type="dxa"/>
            </w:tcMar>
            <w:vAlign w:val="center"/>
          </w:tcPr>
          <w:p w14:paraId="498D4233" w14:textId="126A4BB0" w:rsidR="006001A2" w:rsidRDefault="00EE501D">
            <w:pPr>
              <w:spacing w:after="0" w:line="252" w:lineRule="auto"/>
              <w:rPr>
                <w:del w:id="76" w:author="OpenAI Codex" w:date="2026-10-11T06:02:09Z"/>
              </w:rPr>
            </w:pPr>
            <w:del w:id="75" w:author="OpenAI Codex" w:date="2026-10-11T06:02:09Z">
              <w:r>
                <w:delText>4,792</w:delText>
              </w:r>
            </w:del>
          </w:p>
        </w:tc>
        <w:tc>
          <w:tcPr>
            <w:tcW w:w="632" w:type="dxa"/>
            <w:shd w:val="clear" w:color="auto" w:fill="F8FAFC"/>
            <w:tcMar>
              <w:top w:w="60" w:type="dxa"/>
              <w:left w:w="80" w:type="dxa"/>
              <w:bottom w:w="60" w:type="dxa"/>
              <w:right w:w="80" w:type="dxa"/>
            </w:tcMar>
            <w:vAlign w:val="center"/>
          </w:tcPr>
          <w:p w14:paraId="4B318C26" w14:textId="12E65EDB" w:rsidR="006001A2" w:rsidRDefault="00EE501D">
            <w:pPr>
              <w:spacing w:after="0" w:line="252" w:lineRule="auto"/>
              <w:rPr>
                <w:del w:id="78" w:author="OpenAI Codex" w:date="2026-10-11T06:02:09Z"/>
              </w:rPr>
            </w:pPr>
            <w:del w:id="77" w:author="OpenAI Codex" w:date="2026-10-11T06:02:09Z">
              <w:r>
                <w:delText>6,905</w:delText>
              </w:r>
            </w:del>
          </w:p>
        </w:tc>
        <w:tc>
          <w:tcPr>
            <w:tcW w:w="1546" w:type="dxa"/>
            <w:shd w:val="clear" w:color="auto" w:fill="F8FAFC"/>
            <w:tcMar>
              <w:top w:w="60" w:type="dxa"/>
              <w:left w:w="80" w:type="dxa"/>
              <w:bottom w:w="60" w:type="dxa"/>
              <w:right w:w="80" w:type="dxa"/>
            </w:tcMar>
            <w:vAlign w:val="center"/>
          </w:tcPr>
          <w:p w14:paraId="46DA5DAE" w14:textId="2AD1A8B7" w:rsidR="006001A2" w:rsidRDefault="00EE501D">
            <w:pPr>
              <w:spacing w:after="0" w:line="252" w:lineRule="auto"/>
              <w:jc w:val="center"/>
              <w:rPr>
                <w:del w:id="80" w:author="OpenAI Codex" w:date="2026-10-11T06:02:09Z"/>
              </w:rPr>
            </w:pPr>
            <w:del w:id="79" w:author="OpenAI Codex" w:date="2026-10-11T06:02:09Z">
              <w:r>
                <w:delText>4.22d</w:delText>
              </w:r>
            </w:del>
          </w:p>
        </w:tc>
        <w:tc>
          <w:tcPr>
            <w:tcW w:w="1453" w:type="dxa"/>
            <w:shd w:val="clear" w:color="auto" w:fill="F8FAFC"/>
            <w:tcMar>
              <w:top w:w="60" w:type="dxa"/>
              <w:left w:w="80" w:type="dxa"/>
              <w:bottom w:w="60" w:type="dxa"/>
              <w:right w:w="80" w:type="dxa"/>
            </w:tcMar>
            <w:vAlign w:val="center"/>
          </w:tcPr>
          <w:p w14:paraId="4248A7D0" w14:textId="48422DF3" w:rsidR="006001A2" w:rsidRDefault="00EE501D">
            <w:pPr>
              <w:spacing w:after="0" w:line="252" w:lineRule="auto"/>
              <w:jc w:val="center"/>
              <w:rPr>
                <w:del w:id="82" w:author="OpenAI Codex" w:date="2026-10-11T06:02:09Z"/>
              </w:rPr>
            </w:pPr>
            <w:del w:id="81" w:author="OpenAI Codex" w:date="2026-10-11T06:02:09Z">
              <w:r>
                <w:delText>4,830</w:delText>
              </w:r>
            </w:del>
          </w:p>
        </w:tc>
        <w:tc>
          <w:tcPr>
            <w:tcW w:w="1421" w:type="dxa"/>
            <w:shd w:val="clear" w:color="auto" w:fill="F8FAFC"/>
            <w:tcMar>
              <w:top w:w="60" w:type="dxa"/>
              <w:left w:w="80" w:type="dxa"/>
              <w:bottom w:w="60" w:type="dxa"/>
              <w:right w:w="80" w:type="dxa"/>
            </w:tcMar>
            <w:vAlign w:val="center"/>
          </w:tcPr>
          <w:p w14:paraId="785ABAF7" w14:textId="2DE9A955" w:rsidR="006001A2" w:rsidRDefault="00EE501D">
            <w:pPr>
              <w:spacing w:after="0" w:line="252" w:lineRule="auto"/>
              <w:jc w:val="center"/>
              <w:rPr>
                <w:del w:id="84" w:author="OpenAI Codex" w:date="2026-10-11T06:02:09Z"/>
              </w:rPr>
            </w:pPr>
            <w:del w:id="83" w:author="OpenAI Codex" w:date="2026-10-11T06:02:09Z">
              <w:r>
                <w:delText>7,027</w:delText>
              </w:r>
            </w:del>
          </w:p>
        </w:tc>
        <w:tc>
          <w:tcPr>
            <w:tcW w:w="1421" w:type="dxa"/>
            <w:shd w:val="clear" w:color="auto" w:fill="F8FAFC"/>
            <w:tcMar>
              <w:top w:w="60" w:type="dxa"/>
              <w:left w:w="80" w:type="dxa"/>
              <w:bottom w:w="60" w:type="dxa"/>
              <w:right w:w="80" w:type="dxa"/>
            </w:tcMar>
            <w:vAlign w:val="center"/>
          </w:tcPr>
          <w:p w14:paraId="4BC37EDB" w14:textId="7811E47D" w:rsidR="006001A2" w:rsidRDefault="00EE501D">
            <w:pPr>
              <w:spacing w:after="0" w:line="252" w:lineRule="auto"/>
              <w:jc w:val="center"/>
              <w:rPr>
                <w:del w:id="86" w:author="OpenAI Codex" w:date="2026-10-11T06:02:09Z"/>
              </w:rPr>
            </w:pPr>
            <w:del w:id="85" w:author="OpenAI Codex" w:date="2026-10-11T06:02:09Z">
              <w:r>
                <w:delText>0.146</w:delText>
              </w:r>
            </w:del>
          </w:p>
        </w:tc>
      </w:tr>
      <w:tr w:rsidR="006001A2" w14:paraId="244FCF2F" w14:textId="77777777">
        <w:trPr>
          <w:cantSplit/>
          <w:jc w:val="center"/>
          <w:del w:id="179" w:author="OpenAI Codex" w:date="2026-10-11T06:02:09Z"/>
        </w:trPr>
        <w:tc>
          <w:tcPr>
            <w:tcW w:w="843" w:type="dxa"/>
            <w:tcMar>
              <w:top w:w="60" w:type="dxa"/>
              <w:left w:w="80" w:type="dxa"/>
              <w:bottom w:w="60" w:type="dxa"/>
              <w:right w:w="80" w:type="dxa"/>
            </w:tcMar>
            <w:vAlign w:val="center"/>
          </w:tcPr>
          <w:p w14:paraId="13B33213" w14:textId="61777B9B" w:rsidR="006001A2" w:rsidRDefault="00EE501D">
            <w:pPr>
              <w:spacing w:after="0" w:line="252" w:lineRule="auto"/>
              <w:rPr>
                <w:del w:id="88" w:author="OpenAI Codex" w:date="2026-10-11T06:02:09Z"/>
              </w:rPr>
            </w:pPr>
            <w:del w:id="87" w:author="OpenAI Codex" w:date="2026-10-11T06:02:09Z">
              <w:r>
                <w:delText>2</w:delText>
              </w:r>
            </w:del>
          </w:p>
        </w:tc>
        <w:tc>
          <w:tcPr>
            <w:tcW w:w="1042" w:type="dxa"/>
            <w:tcMar>
              <w:top w:w="60" w:type="dxa"/>
              <w:left w:w="80" w:type="dxa"/>
              <w:bottom w:w="60" w:type="dxa"/>
              <w:right w:w="80" w:type="dxa"/>
            </w:tcMar>
            <w:vAlign w:val="center"/>
          </w:tcPr>
          <w:p w14:paraId="5C94CCB5" w14:textId="3FCDCE3D" w:rsidR="006001A2" w:rsidRDefault="00EE501D">
            <w:pPr>
              <w:spacing w:after="0" w:line="252" w:lineRule="auto"/>
              <w:rPr>
                <w:del w:id="90" w:author="OpenAI Codex" w:date="2026-10-11T06:02:09Z"/>
              </w:rPr>
            </w:pPr>
            <w:del w:id="89" w:author="OpenAI Codex" w:date="2026-10-11T06:02:09Z">
              <w:r>
                <w:delText>2016-09 to 2017-07</w:delText>
              </w:r>
            </w:del>
          </w:p>
        </w:tc>
        <w:tc>
          <w:tcPr>
            <w:tcW w:w="1042" w:type="dxa"/>
            <w:tcMar>
              <w:top w:w="60" w:type="dxa"/>
              <w:left w:w="80" w:type="dxa"/>
              <w:bottom w:w="60" w:type="dxa"/>
              <w:right w:w="80" w:type="dxa"/>
            </w:tcMar>
            <w:vAlign w:val="center"/>
          </w:tcPr>
          <w:p w14:paraId="537E125F" w14:textId="556DC756" w:rsidR="006001A2" w:rsidRDefault="00EE501D">
            <w:pPr>
              <w:spacing w:after="0" w:line="252" w:lineRule="auto"/>
              <w:rPr>
                <w:del w:id="92" w:author="OpenAI Codex" w:date="2026-10-11T06:02:09Z"/>
              </w:rPr>
            </w:pPr>
            <w:del w:id="91" w:author="OpenAI Codex" w:date="2026-10-11T06:02:09Z">
              <w:r>
                <w:delText>2017-07 to 2017-10</w:delText>
              </w:r>
            </w:del>
          </w:p>
        </w:tc>
        <w:tc>
          <w:tcPr>
            <w:tcW w:w="632" w:type="dxa"/>
            <w:tcMar>
              <w:top w:w="60" w:type="dxa"/>
              <w:left w:w="80" w:type="dxa"/>
              <w:bottom w:w="60" w:type="dxa"/>
              <w:right w:w="80" w:type="dxa"/>
            </w:tcMar>
            <w:vAlign w:val="center"/>
          </w:tcPr>
          <w:p w14:paraId="26939F74" w14:textId="6F850B86" w:rsidR="006001A2" w:rsidRDefault="00EE501D">
            <w:pPr>
              <w:spacing w:after="0" w:line="252" w:lineRule="auto"/>
              <w:rPr>
                <w:del w:id="94" w:author="OpenAI Codex" w:date="2026-10-11T06:02:09Z"/>
              </w:rPr>
            </w:pPr>
            <w:del w:id="93" w:author="OpenAI Codex" w:date="2026-10-11T06:02:09Z">
              <w:r>
                <w:delText>11,519</w:delText>
              </w:r>
            </w:del>
          </w:p>
        </w:tc>
        <w:tc>
          <w:tcPr>
            <w:tcW w:w="632" w:type="dxa"/>
            <w:tcMar>
              <w:top w:w="60" w:type="dxa"/>
              <w:left w:w="80" w:type="dxa"/>
              <w:bottom w:w="60" w:type="dxa"/>
              <w:right w:w="80" w:type="dxa"/>
            </w:tcMar>
            <w:vAlign w:val="center"/>
          </w:tcPr>
          <w:p w14:paraId="0858EFEC" w14:textId="5E18195A" w:rsidR="006001A2" w:rsidRDefault="00EE501D">
            <w:pPr>
              <w:spacing w:after="0" w:line="252" w:lineRule="auto"/>
              <w:rPr>
                <w:del w:id="96" w:author="OpenAI Codex" w:date="2026-10-11T06:02:09Z"/>
              </w:rPr>
            </w:pPr>
            <w:del w:id="95" w:author="OpenAI Codex" w:date="2026-10-11T06:02:09Z">
              <w:r>
                <w:delText>8,424</w:delText>
              </w:r>
            </w:del>
          </w:p>
        </w:tc>
        <w:tc>
          <w:tcPr>
            <w:tcW w:w="1546" w:type="dxa"/>
            <w:tcMar>
              <w:top w:w="60" w:type="dxa"/>
              <w:left w:w="80" w:type="dxa"/>
              <w:bottom w:w="60" w:type="dxa"/>
              <w:right w:w="80" w:type="dxa"/>
            </w:tcMar>
            <w:vAlign w:val="center"/>
          </w:tcPr>
          <w:p w14:paraId="56F8EED9" w14:textId="5D916D55" w:rsidR="006001A2" w:rsidRDefault="00EE501D">
            <w:pPr>
              <w:spacing w:after="0" w:line="252" w:lineRule="auto"/>
              <w:jc w:val="center"/>
              <w:rPr>
                <w:del w:id="98" w:author="OpenAI Codex" w:date="2026-10-11T06:02:09Z"/>
              </w:rPr>
            </w:pPr>
            <w:del w:id="97" w:author="OpenAI Codex" w:date="2026-10-11T06:02:09Z">
              <w:r>
                <w:delText>4.44d</w:delText>
              </w:r>
            </w:del>
          </w:p>
        </w:tc>
        <w:tc>
          <w:tcPr>
            <w:tcW w:w="1453" w:type="dxa"/>
            <w:tcMar>
              <w:top w:w="60" w:type="dxa"/>
              <w:left w:w="80" w:type="dxa"/>
              <w:bottom w:w="60" w:type="dxa"/>
              <w:right w:w="80" w:type="dxa"/>
            </w:tcMar>
            <w:vAlign w:val="center"/>
          </w:tcPr>
          <w:p w14:paraId="26EFEAED" w14:textId="2F1C3557" w:rsidR="006001A2" w:rsidRDefault="00EE501D">
            <w:pPr>
              <w:spacing w:after="0" w:line="252" w:lineRule="auto"/>
              <w:jc w:val="center"/>
              <w:rPr>
                <w:del w:id="100" w:author="OpenAI Codex" w:date="2026-10-11T06:02:09Z"/>
              </w:rPr>
            </w:pPr>
            <w:del w:id="99" w:author="OpenAI Codex" w:date="2026-10-11T06:02:09Z">
              <w:r>
                <w:delText>11,590</w:delText>
              </w:r>
            </w:del>
          </w:p>
        </w:tc>
        <w:tc>
          <w:tcPr>
            <w:tcW w:w="1421" w:type="dxa"/>
            <w:tcMar>
              <w:top w:w="60" w:type="dxa"/>
              <w:left w:w="80" w:type="dxa"/>
              <w:bottom w:w="60" w:type="dxa"/>
              <w:right w:w="80" w:type="dxa"/>
            </w:tcMar>
            <w:vAlign w:val="center"/>
          </w:tcPr>
          <w:p w14:paraId="5D1455BF" w14:textId="68370DD0" w:rsidR="006001A2" w:rsidRDefault="00EE501D">
            <w:pPr>
              <w:spacing w:after="0" w:line="252" w:lineRule="auto"/>
              <w:jc w:val="center"/>
              <w:rPr>
                <w:del w:id="102" w:author="OpenAI Codex" w:date="2026-10-11T06:02:09Z"/>
              </w:rPr>
            </w:pPr>
            <w:del w:id="101" w:author="OpenAI Codex" w:date="2026-10-11T06:02:09Z">
              <w:r>
                <w:delText>8,573</w:delText>
              </w:r>
            </w:del>
          </w:p>
        </w:tc>
        <w:tc>
          <w:tcPr>
            <w:tcW w:w="1421" w:type="dxa"/>
            <w:tcMar>
              <w:top w:w="60" w:type="dxa"/>
              <w:left w:w="80" w:type="dxa"/>
              <w:bottom w:w="60" w:type="dxa"/>
              <w:right w:w="80" w:type="dxa"/>
            </w:tcMar>
            <w:vAlign w:val="center"/>
          </w:tcPr>
          <w:p w14:paraId="702A5D72" w14:textId="2319E225" w:rsidR="006001A2" w:rsidRDefault="00EE501D">
            <w:pPr>
              <w:spacing w:after="0" w:line="252" w:lineRule="auto"/>
              <w:jc w:val="center"/>
              <w:rPr>
                <w:del w:id="104" w:author="OpenAI Codex" w:date="2026-10-11T06:02:09Z"/>
              </w:rPr>
            </w:pPr>
            <w:del w:id="103" w:author="OpenAI Codex" w:date="2026-10-11T06:02:09Z">
              <w:r>
                <w:delText>0.174</w:delText>
              </w:r>
            </w:del>
          </w:p>
        </w:tc>
      </w:tr>
      <w:tr w:rsidR="006001A2" w14:paraId="4A0FC0DA" w14:textId="77777777">
        <w:trPr>
          <w:cantSplit/>
          <w:jc w:val="center"/>
          <w:del w:id="180" w:author="OpenAI Codex" w:date="2026-10-11T06:02:09Z"/>
        </w:trPr>
        <w:tc>
          <w:tcPr>
            <w:tcW w:w="843" w:type="dxa"/>
            <w:shd w:val="clear" w:color="auto" w:fill="F8FAFC"/>
            <w:tcMar>
              <w:top w:w="60" w:type="dxa"/>
              <w:left w:w="80" w:type="dxa"/>
              <w:bottom w:w="60" w:type="dxa"/>
              <w:right w:w="80" w:type="dxa"/>
            </w:tcMar>
            <w:vAlign w:val="center"/>
          </w:tcPr>
          <w:p w14:paraId="24CBFFCA" w14:textId="33056967" w:rsidR="006001A2" w:rsidRDefault="00EE501D">
            <w:pPr>
              <w:spacing w:after="0" w:line="252" w:lineRule="auto"/>
              <w:rPr>
                <w:del w:id="106" w:author="OpenAI Codex" w:date="2026-10-11T06:02:09Z"/>
              </w:rPr>
            </w:pPr>
            <w:del w:id="105" w:author="OpenAI Codex" w:date="2026-10-11T06:02:09Z">
              <w:r>
                <w:lastRenderedPageBreak/>
                <w:delText>3</w:delText>
              </w:r>
            </w:del>
          </w:p>
        </w:tc>
        <w:tc>
          <w:tcPr>
            <w:tcW w:w="1042" w:type="dxa"/>
            <w:shd w:val="clear" w:color="auto" w:fill="F8FAFC"/>
            <w:tcMar>
              <w:top w:w="60" w:type="dxa"/>
              <w:left w:w="80" w:type="dxa"/>
              <w:bottom w:w="60" w:type="dxa"/>
              <w:right w:w="80" w:type="dxa"/>
            </w:tcMar>
            <w:vAlign w:val="center"/>
          </w:tcPr>
          <w:p w14:paraId="4120A753" w14:textId="71A96497" w:rsidR="006001A2" w:rsidRDefault="00EE501D">
            <w:pPr>
              <w:spacing w:after="0" w:line="252" w:lineRule="auto"/>
              <w:rPr>
                <w:del w:id="108" w:author="OpenAI Codex" w:date="2026-10-11T06:02:09Z"/>
              </w:rPr>
            </w:pPr>
            <w:del w:id="107" w:author="OpenAI Codex" w:date="2026-10-11T06:02:09Z">
              <w:r>
                <w:delText>2016-09 to 2017-10</w:delText>
              </w:r>
            </w:del>
          </w:p>
        </w:tc>
        <w:tc>
          <w:tcPr>
            <w:tcW w:w="1042" w:type="dxa"/>
            <w:shd w:val="clear" w:color="auto" w:fill="F8FAFC"/>
            <w:tcMar>
              <w:top w:w="60" w:type="dxa"/>
              <w:left w:w="80" w:type="dxa"/>
              <w:bottom w:w="60" w:type="dxa"/>
              <w:right w:w="80" w:type="dxa"/>
            </w:tcMar>
            <w:vAlign w:val="center"/>
          </w:tcPr>
          <w:p w14:paraId="1CBFE4CF" w14:textId="0A84DC56" w:rsidR="006001A2" w:rsidRDefault="00EE501D">
            <w:pPr>
              <w:spacing w:after="0" w:line="252" w:lineRule="auto"/>
              <w:rPr>
                <w:del w:id="110" w:author="OpenAI Codex" w:date="2026-10-11T06:02:09Z"/>
              </w:rPr>
            </w:pPr>
            <w:del w:id="109" w:author="OpenAI Codex" w:date="2026-10-11T06:02:09Z">
              <w:r>
                <w:delText>2017-10 to 2017-12</w:delText>
              </w:r>
            </w:del>
          </w:p>
        </w:tc>
        <w:tc>
          <w:tcPr>
            <w:tcW w:w="632" w:type="dxa"/>
            <w:shd w:val="clear" w:color="auto" w:fill="F8FAFC"/>
            <w:tcMar>
              <w:top w:w="60" w:type="dxa"/>
              <w:left w:w="80" w:type="dxa"/>
              <w:bottom w:w="60" w:type="dxa"/>
              <w:right w:w="80" w:type="dxa"/>
            </w:tcMar>
            <w:vAlign w:val="center"/>
          </w:tcPr>
          <w:p w14:paraId="08B9A1E2" w14:textId="26057CE0" w:rsidR="006001A2" w:rsidRDefault="00EE501D">
            <w:pPr>
              <w:spacing w:after="0" w:line="252" w:lineRule="auto"/>
              <w:rPr>
                <w:del w:id="112" w:author="OpenAI Codex" w:date="2026-10-11T06:02:09Z"/>
              </w:rPr>
            </w:pPr>
            <w:del w:id="111" w:author="OpenAI Codex" w:date="2026-10-11T06:02:09Z">
              <w:r>
                <w:delText>19,701</w:delText>
              </w:r>
            </w:del>
          </w:p>
        </w:tc>
        <w:tc>
          <w:tcPr>
            <w:tcW w:w="632" w:type="dxa"/>
            <w:shd w:val="clear" w:color="auto" w:fill="F8FAFC"/>
            <w:tcMar>
              <w:top w:w="60" w:type="dxa"/>
              <w:left w:w="80" w:type="dxa"/>
              <w:bottom w:w="60" w:type="dxa"/>
              <w:right w:w="80" w:type="dxa"/>
            </w:tcMar>
            <w:vAlign w:val="center"/>
          </w:tcPr>
          <w:p w14:paraId="548415EB" w14:textId="3B94689B" w:rsidR="006001A2" w:rsidRDefault="00EE501D">
            <w:pPr>
              <w:spacing w:after="0" w:line="252" w:lineRule="auto"/>
              <w:rPr>
                <w:del w:id="114" w:author="OpenAI Codex" w:date="2026-10-11T06:02:09Z"/>
              </w:rPr>
            </w:pPr>
            <w:del w:id="113" w:author="OpenAI Codex" w:date="2026-10-11T06:02:09Z">
              <w:r>
                <w:delText>12,329</w:delText>
              </w:r>
            </w:del>
          </w:p>
        </w:tc>
        <w:tc>
          <w:tcPr>
            <w:tcW w:w="1546" w:type="dxa"/>
            <w:shd w:val="clear" w:color="auto" w:fill="F8FAFC"/>
            <w:tcMar>
              <w:top w:w="60" w:type="dxa"/>
              <w:left w:w="80" w:type="dxa"/>
              <w:bottom w:w="60" w:type="dxa"/>
              <w:right w:w="80" w:type="dxa"/>
            </w:tcMar>
            <w:vAlign w:val="center"/>
          </w:tcPr>
          <w:p w14:paraId="6A49C8C3" w14:textId="477DC3DF" w:rsidR="006001A2" w:rsidRDefault="00EE501D">
            <w:pPr>
              <w:spacing w:after="0" w:line="252" w:lineRule="auto"/>
              <w:jc w:val="center"/>
              <w:rPr>
                <w:del w:id="116" w:author="OpenAI Codex" w:date="2026-10-11T06:02:09Z"/>
              </w:rPr>
            </w:pPr>
            <w:del w:id="115" w:author="OpenAI Codex" w:date="2026-10-11T06:02:09Z">
              <w:r>
                <w:delText>6.21d</w:delText>
              </w:r>
            </w:del>
          </w:p>
        </w:tc>
        <w:tc>
          <w:tcPr>
            <w:tcW w:w="1453" w:type="dxa"/>
            <w:shd w:val="clear" w:color="auto" w:fill="F8FAFC"/>
            <w:tcMar>
              <w:top w:w="60" w:type="dxa"/>
              <w:left w:w="80" w:type="dxa"/>
              <w:bottom w:w="60" w:type="dxa"/>
              <w:right w:w="80" w:type="dxa"/>
            </w:tcMar>
            <w:vAlign w:val="center"/>
          </w:tcPr>
          <w:p w14:paraId="2BA7CC5D" w14:textId="3ED01961" w:rsidR="006001A2" w:rsidRDefault="00EE501D">
            <w:pPr>
              <w:spacing w:after="0" w:line="252" w:lineRule="auto"/>
              <w:jc w:val="center"/>
              <w:rPr>
                <w:del w:id="118" w:author="OpenAI Codex" w:date="2026-10-11T06:02:09Z"/>
              </w:rPr>
            </w:pPr>
            <w:del w:id="117" w:author="OpenAI Codex" w:date="2026-10-11T06:02:09Z">
              <w:r>
                <w:delText>19,824</w:delText>
              </w:r>
            </w:del>
          </w:p>
        </w:tc>
        <w:tc>
          <w:tcPr>
            <w:tcW w:w="1421" w:type="dxa"/>
            <w:shd w:val="clear" w:color="auto" w:fill="F8FAFC"/>
            <w:tcMar>
              <w:top w:w="60" w:type="dxa"/>
              <w:left w:w="80" w:type="dxa"/>
              <w:bottom w:w="60" w:type="dxa"/>
              <w:right w:w="80" w:type="dxa"/>
            </w:tcMar>
            <w:vAlign w:val="center"/>
          </w:tcPr>
          <w:p w14:paraId="5F57D85C" w14:textId="506A7022" w:rsidR="006001A2" w:rsidRDefault="00EE501D">
            <w:pPr>
              <w:spacing w:after="0" w:line="252" w:lineRule="auto"/>
              <w:jc w:val="center"/>
              <w:rPr>
                <w:del w:id="120" w:author="OpenAI Codex" w:date="2026-10-11T06:02:09Z"/>
              </w:rPr>
            </w:pPr>
            <w:del w:id="119" w:author="OpenAI Codex" w:date="2026-10-11T06:02:09Z">
              <w:r>
                <w:delText>12,473</w:delText>
              </w:r>
            </w:del>
          </w:p>
        </w:tc>
        <w:tc>
          <w:tcPr>
            <w:tcW w:w="1421" w:type="dxa"/>
            <w:shd w:val="clear" w:color="auto" w:fill="F8FAFC"/>
            <w:tcMar>
              <w:top w:w="60" w:type="dxa"/>
              <w:left w:w="80" w:type="dxa"/>
              <w:bottom w:w="60" w:type="dxa"/>
              <w:right w:w="80" w:type="dxa"/>
            </w:tcMar>
            <w:vAlign w:val="center"/>
          </w:tcPr>
          <w:p w14:paraId="481433B0" w14:textId="1E5CB6A6" w:rsidR="006001A2" w:rsidRDefault="00EE501D">
            <w:pPr>
              <w:spacing w:after="0" w:line="252" w:lineRule="auto"/>
              <w:jc w:val="center"/>
              <w:rPr>
                <w:del w:id="122" w:author="OpenAI Codex" w:date="2026-10-11T06:02:09Z"/>
              </w:rPr>
            </w:pPr>
            <w:del w:id="121" w:author="OpenAI Codex" w:date="2026-10-11T06:02:09Z">
              <w:r>
                <w:delText>0.230</w:delText>
              </w:r>
            </w:del>
          </w:p>
        </w:tc>
      </w:tr>
      <w:tr w:rsidR="006001A2" w14:paraId="0F719A78" w14:textId="77777777">
        <w:trPr>
          <w:cantSplit/>
          <w:jc w:val="center"/>
          <w:del w:id="181" w:author="OpenAI Codex" w:date="2026-10-11T06:02:09Z"/>
        </w:trPr>
        <w:tc>
          <w:tcPr>
            <w:tcW w:w="843" w:type="dxa"/>
            <w:tcMar>
              <w:top w:w="60" w:type="dxa"/>
              <w:left w:w="80" w:type="dxa"/>
              <w:bottom w:w="60" w:type="dxa"/>
              <w:right w:w="80" w:type="dxa"/>
            </w:tcMar>
            <w:vAlign w:val="center"/>
          </w:tcPr>
          <w:p w14:paraId="596643D6" w14:textId="65D7C02A" w:rsidR="006001A2" w:rsidRDefault="00EE501D">
            <w:pPr>
              <w:spacing w:after="0" w:line="252" w:lineRule="auto"/>
              <w:rPr>
                <w:del w:id="124" w:author="OpenAI Codex" w:date="2026-10-11T06:02:09Z"/>
              </w:rPr>
            </w:pPr>
            <w:del w:id="123" w:author="OpenAI Codex" w:date="2026-10-11T06:02:09Z">
              <w:r>
                <w:delText>4</w:delText>
              </w:r>
            </w:del>
          </w:p>
        </w:tc>
        <w:tc>
          <w:tcPr>
            <w:tcW w:w="1042" w:type="dxa"/>
            <w:tcMar>
              <w:top w:w="60" w:type="dxa"/>
              <w:left w:w="80" w:type="dxa"/>
              <w:bottom w:w="60" w:type="dxa"/>
              <w:right w:w="80" w:type="dxa"/>
            </w:tcMar>
            <w:vAlign w:val="center"/>
          </w:tcPr>
          <w:p w14:paraId="43453E03" w14:textId="20F3FE80" w:rsidR="006001A2" w:rsidRDefault="00EE501D">
            <w:pPr>
              <w:spacing w:after="0" w:line="252" w:lineRule="auto"/>
              <w:rPr>
                <w:del w:id="126" w:author="OpenAI Codex" w:date="2026-10-11T06:02:09Z"/>
              </w:rPr>
            </w:pPr>
            <w:del w:id="125" w:author="OpenAI Codex" w:date="2026-10-11T06:02:09Z">
              <w:r>
                <w:delText>2016-09 to 2017-12</w:delText>
              </w:r>
            </w:del>
          </w:p>
        </w:tc>
        <w:tc>
          <w:tcPr>
            <w:tcW w:w="1042" w:type="dxa"/>
            <w:tcMar>
              <w:top w:w="60" w:type="dxa"/>
              <w:left w:w="80" w:type="dxa"/>
              <w:bottom w:w="60" w:type="dxa"/>
              <w:right w:w="80" w:type="dxa"/>
            </w:tcMar>
            <w:vAlign w:val="center"/>
          </w:tcPr>
          <w:p w14:paraId="5268C7B0" w14:textId="4B7735E9" w:rsidR="006001A2" w:rsidRDefault="00EE501D">
            <w:pPr>
              <w:spacing w:after="0" w:line="252" w:lineRule="auto"/>
              <w:rPr>
                <w:del w:id="128" w:author="OpenAI Codex" w:date="2026-10-11T06:02:09Z"/>
              </w:rPr>
            </w:pPr>
            <w:del w:id="127" w:author="OpenAI Codex" w:date="2026-10-11T06:02:09Z">
              <w:r>
                <w:delText>2017-12 to 2018-03</w:delText>
              </w:r>
            </w:del>
          </w:p>
        </w:tc>
        <w:tc>
          <w:tcPr>
            <w:tcW w:w="632" w:type="dxa"/>
            <w:tcMar>
              <w:top w:w="60" w:type="dxa"/>
              <w:left w:w="80" w:type="dxa"/>
              <w:bottom w:w="60" w:type="dxa"/>
              <w:right w:w="80" w:type="dxa"/>
            </w:tcMar>
            <w:vAlign w:val="center"/>
          </w:tcPr>
          <w:p w14:paraId="18C19989" w14:textId="375C1B70" w:rsidR="006001A2" w:rsidRDefault="00EE501D">
            <w:pPr>
              <w:spacing w:after="0" w:line="252" w:lineRule="auto"/>
              <w:rPr>
                <w:del w:id="130" w:author="OpenAI Codex" w:date="2026-10-11T06:02:09Z"/>
              </w:rPr>
            </w:pPr>
            <w:del w:id="129" w:author="OpenAI Codex" w:date="2026-10-11T06:02:09Z">
              <w:r>
                <w:delText>30,601</w:delText>
              </w:r>
            </w:del>
          </w:p>
        </w:tc>
        <w:tc>
          <w:tcPr>
            <w:tcW w:w="632" w:type="dxa"/>
            <w:tcMar>
              <w:top w:w="60" w:type="dxa"/>
              <w:left w:w="80" w:type="dxa"/>
              <w:bottom w:w="60" w:type="dxa"/>
              <w:right w:w="80" w:type="dxa"/>
            </w:tcMar>
            <w:vAlign w:val="center"/>
          </w:tcPr>
          <w:p w14:paraId="562BD424" w14:textId="639571D3" w:rsidR="006001A2" w:rsidRDefault="00EE501D">
            <w:pPr>
              <w:spacing w:after="0" w:line="252" w:lineRule="auto"/>
              <w:rPr>
                <w:del w:id="132" w:author="OpenAI Codex" w:date="2026-10-11T06:02:09Z"/>
              </w:rPr>
            </w:pPr>
            <w:del w:id="131" w:author="OpenAI Codex" w:date="2026-10-11T06:02:09Z">
              <w:r>
                <w:delText>13,227</w:delText>
              </w:r>
            </w:del>
          </w:p>
        </w:tc>
        <w:tc>
          <w:tcPr>
            <w:tcW w:w="1546" w:type="dxa"/>
            <w:tcMar>
              <w:top w:w="60" w:type="dxa"/>
              <w:left w:w="80" w:type="dxa"/>
              <w:bottom w:w="60" w:type="dxa"/>
              <w:right w:w="80" w:type="dxa"/>
            </w:tcMar>
            <w:vAlign w:val="center"/>
          </w:tcPr>
          <w:p w14:paraId="6A764BD5" w14:textId="773C9932" w:rsidR="006001A2" w:rsidRDefault="00EE501D">
            <w:pPr>
              <w:spacing w:after="0" w:line="252" w:lineRule="auto"/>
              <w:jc w:val="center"/>
              <w:rPr>
                <w:del w:id="134" w:author="OpenAI Codex" w:date="2026-10-11T06:02:09Z"/>
              </w:rPr>
            </w:pPr>
            <w:del w:id="133" w:author="OpenAI Codex" w:date="2026-10-11T06:02:09Z">
              <w:r>
                <w:delText>6.75d</w:delText>
              </w:r>
            </w:del>
          </w:p>
        </w:tc>
        <w:tc>
          <w:tcPr>
            <w:tcW w:w="1453" w:type="dxa"/>
            <w:tcMar>
              <w:top w:w="60" w:type="dxa"/>
              <w:left w:w="80" w:type="dxa"/>
              <w:bottom w:w="60" w:type="dxa"/>
              <w:right w:w="80" w:type="dxa"/>
            </w:tcMar>
            <w:vAlign w:val="center"/>
          </w:tcPr>
          <w:p w14:paraId="574813A7" w14:textId="6ACE026E" w:rsidR="006001A2" w:rsidRDefault="00EE501D">
            <w:pPr>
              <w:spacing w:after="0" w:line="252" w:lineRule="auto"/>
              <w:jc w:val="center"/>
              <w:rPr>
                <w:del w:id="136" w:author="OpenAI Codex" w:date="2026-10-11T06:02:09Z"/>
              </w:rPr>
            </w:pPr>
            <w:del w:id="135" w:author="OpenAI Codex" w:date="2026-10-11T06:02:09Z">
              <w:r>
                <w:delText>30,636</w:delText>
              </w:r>
            </w:del>
          </w:p>
        </w:tc>
        <w:tc>
          <w:tcPr>
            <w:tcW w:w="1421" w:type="dxa"/>
            <w:tcMar>
              <w:top w:w="60" w:type="dxa"/>
              <w:left w:w="80" w:type="dxa"/>
              <w:bottom w:w="60" w:type="dxa"/>
              <w:right w:w="80" w:type="dxa"/>
            </w:tcMar>
            <w:vAlign w:val="center"/>
          </w:tcPr>
          <w:p w14:paraId="0326CF61" w14:textId="7C402C1F" w:rsidR="006001A2" w:rsidRDefault="00EE501D">
            <w:pPr>
              <w:spacing w:after="0" w:line="252" w:lineRule="auto"/>
              <w:jc w:val="center"/>
              <w:rPr>
                <w:del w:id="138" w:author="OpenAI Codex" w:date="2026-10-11T06:02:09Z"/>
              </w:rPr>
            </w:pPr>
            <w:del w:id="137" w:author="OpenAI Codex" w:date="2026-10-11T06:02:09Z">
              <w:r>
                <w:delText>13,373</w:delText>
              </w:r>
            </w:del>
          </w:p>
        </w:tc>
        <w:tc>
          <w:tcPr>
            <w:tcW w:w="1421" w:type="dxa"/>
            <w:tcMar>
              <w:top w:w="60" w:type="dxa"/>
              <w:left w:w="80" w:type="dxa"/>
              <w:bottom w:w="60" w:type="dxa"/>
              <w:right w:w="80" w:type="dxa"/>
            </w:tcMar>
            <w:vAlign w:val="center"/>
          </w:tcPr>
          <w:p w14:paraId="02EE6A53" w14:textId="44E98C56" w:rsidR="006001A2" w:rsidRDefault="00EE501D">
            <w:pPr>
              <w:spacing w:after="0" w:line="252" w:lineRule="auto"/>
              <w:jc w:val="center"/>
              <w:rPr>
                <w:del w:id="140" w:author="OpenAI Codex" w:date="2026-10-11T06:02:09Z"/>
              </w:rPr>
            </w:pPr>
            <w:del w:id="139" w:author="OpenAI Codex" w:date="2026-10-11T06:02:09Z">
              <w:r>
                <w:delText>0.289</w:delText>
              </w:r>
            </w:del>
          </w:p>
        </w:tc>
      </w:tr>
      <w:tr w:rsidR="006001A2" w14:paraId="69465673" w14:textId="77777777">
        <w:trPr>
          <w:cantSplit/>
          <w:jc w:val="center"/>
          <w:del w:id="182" w:author="OpenAI Codex" w:date="2026-10-11T06:02:09Z"/>
        </w:trPr>
        <w:tc>
          <w:tcPr>
            <w:tcW w:w="843" w:type="dxa"/>
            <w:shd w:val="clear" w:color="auto" w:fill="F8FAFC"/>
            <w:tcMar>
              <w:top w:w="60" w:type="dxa"/>
              <w:left w:w="80" w:type="dxa"/>
              <w:bottom w:w="60" w:type="dxa"/>
              <w:right w:w="80" w:type="dxa"/>
            </w:tcMar>
            <w:vAlign w:val="center"/>
          </w:tcPr>
          <w:p w14:paraId="143FAD6E" w14:textId="4EB98872" w:rsidR="006001A2" w:rsidRDefault="00EE501D">
            <w:pPr>
              <w:spacing w:after="0" w:line="252" w:lineRule="auto"/>
              <w:rPr>
                <w:del w:id="142" w:author="OpenAI Codex" w:date="2026-10-11T06:02:09Z"/>
              </w:rPr>
            </w:pPr>
            <w:del w:id="141" w:author="OpenAI Codex" w:date="2026-10-11T06:02:09Z">
              <w:r>
                <w:delText>5</w:delText>
              </w:r>
            </w:del>
          </w:p>
        </w:tc>
        <w:tc>
          <w:tcPr>
            <w:tcW w:w="1042" w:type="dxa"/>
            <w:shd w:val="clear" w:color="auto" w:fill="F8FAFC"/>
            <w:tcMar>
              <w:top w:w="60" w:type="dxa"/>
              <w:left w:w="80" w:type="dxa"/>
              <w:bottom w:w="60" w:type="dxa"/>
              <w:right w:w="80" w:type="dxa"/>
            </w:tcMar>
            <w:vAlign w:val="center"/>
          </w:tcPr>
          <w:p w14:paraId="69ED1DE2" w14:textId="3EB46903" w:rsidR="006001A2" w:rsidRDefault="00EE501D">
            <w:pPr>
              <w:spacing w:after="0" w:line="252" w:lineRule="auto"/>
              <w:rPr>
                <w:del w:id="144" w:author="OpenAI Codex" w:date="2026-10-11T06:02:09Z"/>
              </w:rPr>
            </w:pPr>
            <w:del w:id="143" w:author="OpenAI Codex" w:date="2026-10-11T06:02:09Z">
              <w:r>
                <w:delText>2016-09 to 2018-03</w:delText>
              </w:r>
            </w:del>
          </w:p>
        </w:tc>
        <w:tc>
          <w:tcPr>
            <w:tcW w:w="1042" w:type="dxa"/>
            <w:shd w:val="clear" w:color="auto" w:fill="F8FAFC"/>
            <w:tcMar>
              <w:top w:w="60" w:type="dxa"/>
              <w:left w:w="80" w:type="dxa"/>
              <w:bottom w:w="60" w:type="dxa"/>
              <w:right w:w="80" w:type="dxa"/>
            </w:tcMar>
            <w:vAlign w:val="center"/>
          </w:tcPr>
          <w:p w14:paraId="48A05557" w14:textId="2A2D6BA3" w:rsidR="006001A2" w:rsidRDefault="00EE501D">
            <w:pPr>
              <w:spacing w:after="0" w:line="252" w:lineRule="auto"/>
              <w:rPr>
                <w:del w:id="146" w:author="OpenAI Codex" w:date="2026-10-11T06:02:09Z"/>
              </w:rPr>
            </w:pPr>
            <w:del w:id="145" w:author="OpenAI Codex" w:date="2026-10-11T06:02:09Z">
              <w:r>
                <w:delText>2018-03 to 2018-05</w:delText>
              </w:r>
            </w:del>
          </w:p>
        </w:tc>
        <w:tc>
          <w:tcPr>
            <w:tcW w:w="632" w:type="dxa"/>
            <w:shd w:val="clear" w:color="auto" w:fill="F8FAFC"/>
            <w:tcMar>
              <w:top w:w="60" w:type="dxa"/>
              <w:left w:w="80" w:type="dxa"/>
              <w:bottom w:w="60" w:type="dxa"/>
              <w:right w:w="80" w:type="dxa"/>
            </w:tcMar>
            <w:vAlign w:val="center"/>
          </w:tcPr>
          <w:p w14:paraId="49F6C3FF" w14:textId="2B8713FF" w:rsidR="006001A2" w:rsidRDefault="00EE501D">
            <w:pPr>
              <w:spacing w:after="0" w:line="252" w:lineRule="auto"/>
              <w:rPr>
                <w:del w:id="148" w:author="OpenAI Codex" w:date="2026-10-11T06:02:09Z"/>
              </w:rPr>
            </w:pPr>
            <w:del w:id="147" w:author="OpenAI Codex" w:date="2026-10-11T06:02:09Z">
              <w:r>
                <w:delText>43,505</w:delText>
              </w:r>
            </w:del>
          </w:p>
        </w:tc>
        <w:tc>
          <w:tcPr>
            <w:tcW w:w="632" w:type="dxa"/>
            <w:shd w:val="clear" w:color="auto" w:fill="F8FAFC"/>
            <w:tcMar>
              <w:top w:w="60" w:type="dxa"/>
              <w:left w:w="80" w:type="dxa"/>
              <w:bottom w:w="60" w:type="dxa"/>
              <w:right w:w="80" w:type="dxa"/>
            </w:tcMar>
            <w:vAlign w:val="center"/>
          </w:tcPr>
          <w:p w14:paraId="1AC9DBDD" w14:textId="7816F7EC" w:rsidR="006001A2" w:rsidRDefault="00EE501D">
            <w:pPr>
              <w:spacing w:after="0" w:line="252" w:lineRule="auto"/>
              <w:rPr>
                <w:del w:id="150" w:author="OpenAI Codex" w:date="2026-10-11T06:02:09Z"/>
              </w:rPr>
            </w:pPr>
            <w:del w:id="149" w:author="OpenAI Codex" w:date="2026-10-11T06:02:09Z">
              <w:r>
                <w:delText>12,655</w:delText>
              </w:r>
            </w:del>
          </w:p>
        </w:tc>
        <w:tc>
          <w:tcPr>
            <w:tcW w:w="1546" w:type="dxa"/>
            <w:shd w:val="clear" w:color="auto" w:fill="F8FAFC"/>
            <w:tcMar>
              <w:top w:w="60" w:type="dxa"/>
              <w:left w:w="80" w:type="dxa"/>
              <w:bottom w:w="60" w:type="dxa"/>
              <w:right w:w="80" w:type="dxa"/>
            </w:tcMar>
            <w:vAlign w:val="center"/>
          </w:tcPr>
          <w:p w14:paraId="4D04790A" w14:textId="24321438" w:rsidR="006001A2" w:rsidRDefault="00EE501D">
            <w:pPr>
              <w:spacing w:after="0" w:line="252" w:lineRule="auto"/>
              <w:jc w:val="center"/>
              <w:rPr>
                <w:del w:id="152" w:author="OpenAI Codex" w:date="2026-10-11T06:02:09Z"/>
              </w:rPr>
            </w:pPr>
            <w:del w:id="151" w:author="OpenAI Codex" w:date="2026-10-11T06:02:09Z">
              <w:r>
                <w:delText>4.61d</w:delText>
              </w:r>
            </w:del>
          </w:p>
        </w:tc>
        <w:tc>
          <w:tcPr>
            <w:tcW w:w="1453" w:type="dxa"/>
            <w:shd w:val="clear" w:color="auto" w:fill="F8FAFC"/>
            <w:tcMar>
              <w:top w:w="60" w:type="dxa"/>
              <w:left w:w="80" w:type="dxa"/>
              <w:bottom w:w="60" w:type="dxa"/>
              <w:right w:w="80" w:type="dxa"/>
            </w:tcMar>
            <w:vAlign w:val="center"/>
          </w:tcPr>
          <w:p w14:paraId="3FA4409C" w14:textId="303E6902" w:rsidR="006001A2" w:rsidRDefault="00EE501D">
            <w:pPr>
              <w:spacing w:after="0" w:line="252" w:lineRule="auto"/>
              <w:jc w:val="center"/>
              <w:rPr>
                <w:del w:id="154" w:author="OpenAI Codex" w:date="2026-10-11T06:02:09Z"/>
              </w:rPr>
            </w:pPr>
            <w:del w:id="153" w:author="OpenAI Codex" w:date="2026-10-11T06:02:09Z">
              <w:r>
                <w:delText>43,650</w:delText>
              </w:r>
            </w:del>
          </w:p>
        </w:tc>
        <w:tc>
          <w:tcPr>
            <w:tcW w:w="1421" w:type="dxa"/>
            <w:shd w:val="clear" w:color="auto" w:fill="F8FAFC"/>
            <w:tcMar>
              <w:top w:w="60" w:type="dxa"/>
              <w:left w:w="80" w:type="dxa"/>
              <w:bottom w:w="60" w:type="dxa"/>
              <w:right w:w="80" w:type="dxa"/>
            </w:tcMar>
            <w:vAlign w:val="center"/>
          </w:tcPr>
          <w:p w14:paraId="1B4F818F" w14:textId="654F4233" w:rsidR="006001A2" w:rsidRDefault="00EE501D">
            <w:pPr>
              <w:spacing w:after="0" w:line="252" w:lineRule="auto"/>
              <w:jc w:val="center"/>
              <w:rPr>
                <w:del w:id="156" w:author="OpenAI Codex" w:date="2026-10-11T06:02:09Z"/>
              </w:rPr>
            </w:pPr>
            <w:del w:id="155" w:author="OpenAI Codex" w:date="2026-10-11T06:02:09Z">
              <w:r>
                <w:delText>12,150</w:delText>
              </w:r>
            </w:del>
          </w:p>
        </w:tc>
        <w:tc>
          <w:tcPr>
            <w:tcW w:w="1421" w:type="dxa"/>
            <w:shd w:val="clear" w:color="auto" w:fill="F8FAFC"/>
            <w:tcMar>
              <w:top w:w="60" w:type="dxa"/>
              <w:left w:w="80" w:type="dxa"/>
              <w:bottom w:w="60" w:type="dxa"/>
              <w:right w:w="80" w:type="dxa"/>
            </w:tcMar>
            <w:vAlign w:val="center"/>
          </w:tcPr>
          <w:p w14:paraId="5429F91B" w14:textId="2CAB7B84" w:rsidR="006001A2" w:rsidRDefault="00EE501D">
            <w:pPr>
              <w:spacing w:after="0" w:line="252" w:lineRule="auto"/>
              <w:jc w:val="center"/>
              <w:rPr>
                <w:del w:id="158" w:author="OpenAI Codex" w:date="2026-10-11T06:02:09Z"/>
              </w:rPr>
            </w:pPr>
            <w:del w:id="157" w:author="OpenAI Codex" w:date="2026-10-11T06:02:09Z">
              <w:r>
                <w:delText>0.257</w:delText>
              </w:r>
            </w:del>
          </w:p>
        </w:tc>
      </w:tr>
      <w:tr w:rsidR="006001A2" w14:paraId="3BDE9294" w14:textId="77777777">
        <w:trPr>
          <w:cantSplit/>
          <w:jc w:val="center"/>
          <w:del w:id="183" w:author="OpenAI Codex" w:date="2026-10-11T06:02:09Z"/>
        </w:trPr>
        <w:tc>
          <w:tcPr>
            <w:tcW w:w="843" w:type="dxa"/>
            <w:tcMar>
              <w:top w:w="60" w:type="dxa"/>
              <w:left w:w="80" w:type="dxa"/>
              <w:bottom w:w="60" w:type="dxa"/>
              <w:right w:w="80" w:type="dxa"/>
            </w:tcMar>
            <w:vAlign w:val="center"/>
          </w:tcPr>
          <w:p w14:paraId="4A6F6B38" w14:textId="49AE3A63" w:rsidR="006001A2" w:rsidRDefault="00EE501D">
            <w:pPr>
              <w:spacing w:after="0" w:line="252" w:lineRule="auto"/>
              <w:rPr>
                <w:del w:id="160" w:author="OpenAI Codex" w:date="2026-10-11T06:02:09Z"/>
              </w:rPr>
            </w:pPr>
            <w:del w:id="159" w:author="OpenAI Codex" w:date="2026-10-11T06:02:09Z">
              <w:r>
                <w:delText>Mean ± SD</w:delText>
              </w:r>
            </w:del>
          </w:p>
        </w:tc>
        <w:tc>
          <w:tcPr>
            <w:tcW w:w="1042" w:type="dxa"/>
            <w:tcMar>
              <w:top w:w="60" w:type="dxa"/>
              <w:left w:w="80" w:type="dxa"/>
              <w:bottom w:w="60" w:type="dxa"/>
              <w:right w:w="80" w:type="dxa"/>
            </w:tcMar>
            <w:vAlign w:val="center"/>
          </w:tcPr>
          <w:p w14:paraId="2F711D55" w14:textId="3C02D416" w:rsidR="006001A2" w:rsidRDefault="00EE501D">
            <w:pPr>
              <w:spacing w:after="0" w:line="252" w:lineRule="auto"/>
              <w:rPr>
                <w:del w:id="162" w:author="OpenAI Codex" w:date="2026-10-11T06:02:09Z"/>
              </w:rPr>
            </w:pPr>
            <w:del w:id="161" w:author="OpenAI Codex" w:date="2026-10-11T06:02:09Z">
              <w:r>
                <w:delText>—</w:delText>
              </w:r>
            </w:del>
          </w:p>
        </w:tc>
        <w:tc>
          <w:tcPr>
            <w:tcW w:w="1042" w:type="dxa"/>
            <w:tcMar>
              <w:top w:w="60" w:type="dxa"/>
              <w:left w:w="80" w:type="dxa"/>
              <w:bottom w:w="60" w:type="dxa"/>
              <w:right w:w="80" w:type="dxa"/>
            </w:tcMar>
            <w:vAlign w:val="center"/>
          </w:tcPr>
          <w:p w14:paraId="217F257D" w14:textId="538F2DF4" w:rsidR="006001A2" w:rsidRDefault="00EE501D">
            <w:pPr>
              <w:spacing w:after="0" w:line="252" w:lineRule="auto"/>
              <w:rPr>
                <w:del w:id="164" w:author="OpenAI Codex" w:date="2026-10-11T06:02:09Z"/>
              </w:rPr>
            </w:pPr>
            <w:del w:id="163" w:author="OpenAI Codex" w:date="2026-10-11T06:02:09Z">
              <w:r>
                <w:delText>—</w:delText>
              </w:r>
            </w:del>
          </w:p>
        </w:tc>
        <w:tc>
          <w:tcPr>
            <w:tcW w:w="632" w:type="dxa"/>
            <w:tcMar>
              <w:top w:w="60" w:type="dxa"/>
              <w:left w:w="80" w:type="dxa"/>
              <w:bottom w:w="60" w:type="dxa"/>
              <w:right w:w="80" w:type="dxa"/>
            </w:tcMar>
            <w:vAlign w:val="center"/>
          </w:tcPr>
          <w:p w14:paraId="25CDFD8F" w14:textId="36E2BAF0" w:rsidR="006001A2" w:rsidRDefault="00EE501D">
            <w:pPr>
              <w:spacing w:after="0" w:line="252" w:lineRule="auto"/>
              <w:rPr>
                <w:del w:id="166" w:author="OpenAI Codex" w:date="2026-10-11T06:02:09Z"/>
              </w:rPr>
            </w:pPr>
            <w:del w:id="165" w:author="OpenAI Codex" w:date="2026-10-11T06:02:09Z">
              <w:r>
                <w:delText>—</w:delText>
              </w:r>
            </w:del>
          </w:p>
        </w:tc>
        <w:tc>
          <w:tcPr>
            <w:tcW w:w="632" w:type="dxa"/>
            <w:tcMar>
              <w:top w:w="60" w:type="dxa"/>
              <w:left w:w="80" w:type="dxa"/>
              <w:bottom w:w="60" w:type="dxa"/>
              <w:right w:w="80" w:type="dxa"/>
            </w:tcMar>
            <w:vAlign w:val="center"/>
          </w:tcPr>
          <w:p w14:paraId="6A8525EC" w14:textId="332A661A" w:rsidR="006001A2" w:rsidRDefault="00EE501D">
            <w:pPr>
              <w:spacing w:after="0" w:line="252" w:lineRule="auto"/>
              <w:rPr>
                <w:del w:id="168" w:author="OpenAI Codex" w:date="2026-10-11T06:02:09Z"/>
              </w:rPr>
            </w:pPr>
            <w:del w:id="167" w:author="OpenAI Codex" w:date="2026-10-11T06:02:09Z">
              <w:r>
                <w:delText>—</w:delText>
              </w:r>
            </w:del>
          </w:p>
        </w:tc>
        <w:tc>
          <w:tcPr>
            <w:tcW w:w="1546" w:type="dxa"/>
            <w:tcMar>
              <w:top w:w="60" w:type="dxa"/>
              <w:left w:w="80" w:type="dxa"/>
              <w:bottom w:w="60" w:type="dxa"/>
              <w:right w:w="80" w:type="dxa"/>
            </w:tcMar>
            <w:vAlign w:val="center"/>
          </w:tcPr>
          <w:p w14:paraId="110CB9CF" w14:textId="7C9BAFE9" w:rsidR="006001A2" w:rsidRDefault="00EE501D">
            <w:pPr>
              <w:spacing w:after="0" w:line="252" w:lineRule="auto"/>
              <w:jc w:val="center"/>
              <w:rPr>
                <w:del w:id="170" w:author="OpenAI Codex" w:date="2026-10-11T06:02:09Z"/>
              </w:rPr>
            </w:pPr>
            <w:del w:id="169" w:author="OpenAI Codex" w:date="2026-10-11T06:02:09Z">
              <w:r>
                <w:delText>5.24 ± 1.15d</w:delText>
              </w:r>
            </w:del>
          </w:p>
        </w:tc>
        <w:tc>
          <w:tcPr>
            <w:tcW w:w="1453" w:type="dxa"/>
            <w:tcMar>
              <w:top w:w="60" w:type="dxa"/>
              <w:left w:w="80" w:type="dxa"/>
              <w:bottom w:w="60" w:type="dxa"/>
              <w:right w:w="80" w:type="dxa"/>
            </w:tcMar>
            <w:vAlign w:val="center"/>
          </w:tcPr>
          <w:p w14:paraId="30410355" w14:textId="7BB86DE2" w:rsidR="006001A2" w:rsidRDefault="00EE501D">
            <w:pPr>
              <w:spacing w:after="0" w:line="252" w:lineRule="auto"/>
              <w:jc w:val="center"/>
              <w:rPr>
                <w:del w:id="172" w:author="OpenAI Codex" w:date="2026-10-11T06:02:09Z"/>
              </w:rPr>
            </w:pPr>
            <w:del w:id="171" w:author="OpenAI Codex" w:date="2026-10-11T06:02:09Z">
              <w:r>
                <w:delText>—</w:delText>
              </w:r>
            </w:del>
          </w:p>
        </w:tc>
        <w:tc>
          <w:tcPr>
            <w:tcW w:w="1421" w:type="dxa"/>
            <w:tcMar>
              <w:top w:w="60" w:type="dxa"/>
              <w:left w:w="80" w:type="dxa"/>
              <w:bottom w:w="60" w:type="dxa"/>
              <w:right w:w="80" w:type="dxa"/>
            </w:tcMar>
            <w:vAlign w:val="center"/>
          </w:tcPr>
          <w:p w14:paraId="49299225" w14:textId="6D5C7B0C" w:rsidR="006001A2" w:rsidRDefault="00EE501D">
            <w:pPr>
              <w:spacing w:after="0" w:line="252" w:lineRule="auto"/>
              <w:jc w:val="center"/>
              <w:rPr>
                <w:del w:id="174" w:author="OpenAI Codex" w:date="2026-10-11T06:02:09Z"/>
              </w:rPr>
            </w:pPr>
            <w:del w:id="173" w:author="OpenAI Codex" w:date="2026-10-11T06:02:09Z">
              <w:r>
                <w:delText>—</w:delText>
              </w:r>
            </w:del>
          </w:p>
        </w:tc>
        <w:tc>
          <w:tcPr>
            <w:tcW w:w="1421" w:type="dxa"/>
            <w:tcMar>
              <w:top w:w="60" w:type="dxa"/>
              <w:left w:w="80" w:type="dxa"/>
              <w:bottom w:w="60" w:type="dxa"/>
              <w:right w:w="80" w:type="dxa"/>
            </w:tcMar>
            <w:vAlign w:val="center"/>
          </w:tcPr>
          <w:p w14:paraId="5AD86D1B" w14:textId="0FE9769F" w:rsidR="006001A2" w:rsidRDefault="00EE501D">
            <w:pPr>
              <w:spacing w:after="0" w:line="252" w:lineRule="auto"/>
              <w:jc w:val="center"/>
              <w:rPr>
                <w:del w:id="176" w:author="OpenAI Codex" w:date="2026-10-11T06:02:09Z"/>
              </w:rPr>
            </w:pPr>
            <w:del w:id="175" w:author="OpenAI Codex" w:date="2026-10-11T06:02:09Z">
              <w:r>
                <w:delText>0.219 ± 0.059</w:delText>
              </w:r>
            </w:del>
          </w:p>
        </w:tc>
      </w:tr>
    </w:tbl>
    <w:p w14:paraId="64AA1593" w14:textId="77777777" w:rsidR="006001A2" w:rsidRDefault="006001A2">
      <w:pPr>
        <w:spacing w:before="40" w:after="40" w:line="40" w:lineRule="exact"/>
        <w:rPr>
          <w:del w:id="184" w:author="OpenAI Codex" w:date="2026-10-11T06:02:09Z"/>
        </w:rPr>
      </w:pPr>
    </w:p>
    <w:p w14:paraId="6C0A9220" w14:textId="0A785D99" w:rsidR="006001A2" w:rsidRDefault="00EE501D">
      <w:pPr>
        <w:pStyle w:val="Heading2"/>
        <w:rPr>
          <w:del w:id="188" w:author="OpenAI Codex" w:date="2026-10-11T06:02:09Z"/>
        </w:rPr>
      </w:pPr>
      <w:del w:id="185" w:author="OpenAI Codex" w:date="2026-10-11T06:02:09Z">
        <w:r>
          <w:delText xml:space="preserve">Historical supporting record — Table C.2: Complete </w:delText>
        </w:r>
      </w:del>
      <w:proofErr w:type="spellStart"/>
      <w:del w:id="186" w:author="OpenAI Codex" w:date="2026-10-11T06:02:09Z">
        <w:r>
          <w:delText>GridSearchCV</w:delText>
        </w:r>
      </w:del>
      <w:proofErr w:type="spellEnd"/>
      <w:del w:id="187" w:author="OpenAI Codex" w:date="2026-10-11T06:02:09Z">
        <w:r>
          <w:delText xml:space="preserve"> Hyperparameter Exploration Matrix (Every Tested Combination for Human Judgement)</w:delText>
        </w:r>
      </w:del>
    </w:p>
    <w:p w14:paraId="6C94BAC7" w14:textId="7764B0DC" w:rsidR="006001A2" w:rsidRDefault="00EE501D">
      <w:pPr>
        <w:rPr>
          <w:del w:id="190" w:author="OpenAI Codex" w:date="2026-10-11T06:02:09Z"/>
        </w:rPr>
      </w:pPr>
      <w:del w:id="189" w:author="OpenAI Codex" w:date="2026-10-11T06:02:09Z">
        <w:r>
          <w:delText>Historical 55-combination sensitivity grid from earlier v4 analysis, with unclipped regression labels. Its numeric records remain unchanged. Current model selection and matched plain baselines are reported separately in Appendix H; this historical grid is not the current selection table.</w:delText>
        </w:r>
      </w:del>
    </w:p>
    <w:p w14:paraId="20CE4660" w14:textId="77777777" w:rsidR="006001A2" w:rsidRDefault="00EE501D">
      <w:pPr>
        <w:pStyle w:val="Heading3"/>
        <w:rPr>
          <w:del w:id="192" w:author="OpenAI Codex" w:date="2026-10-11T06:02:09Z"/>
        </w:rPr>
      </w:pPr>
      <w:del w:id="191" w:author="OpenAI Codex" w:date="2026-10-11T06:02:09Z">
        <w:r>
          <w:delText>Part A: Regression Task (Fulfillment Lead Time in Days — 11-Feature Pipeline with Target Log1p)</w:delText>
        </w:r>
      </w:del>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017"/>
        <w:gridCol w:w="1307"/>
        <w:gridCol w:w="1093"/>
        <w:gridCol w:w="896"/>
        <w:gridCol w:w="896"/>
        <w:gridCol w:w="1017"/>
        <w:gridCol w:w="978"/>
        <w:gridCol w:w="2829"/>
      </w:tblGrid>
      <w:tr w:rsidR="006001A2" w14:paraId="7F7E7D50" w14:textId="77777777">
        <w:trPr>
          <w:cantSplit/>
          <w:tblHeader/>
          <w:jc w:val="center"/>
          <w:del w:id="659" w:author="OpenAI Codex" w:date="2026-10-11T06:02:09Z"/>
        </w:trPr>
        <w:tc>
          <w:tcPr>
            <w:tcW w:w="1017" w:type="dxa"/>
            <w:shd w:val="clear" w:color="auto" w:fill="E8EEF5"/>
            <w:tcMar>
              <w:top w:w="60" w:type="dxa"/>
              <w:left w:w="80" w:type="dxa"/>
              <w:bottom w:w="60" w:type="dxa"/>
              <w:right w:w="80" w:type="dxa"/>
            </w:tcMar>
            <w:vAlign w:val="center"/>
          </w:tcPr>
          <w:p w14:paraId="246EA1E0" w14:textId="77777777" w:rsidR="006001A2" w:rsidRDefault="00EE501D">
            <w:pPr>
              <w:spacing w:after="0" w:line="252" w:lineRule="auto"/>
              <w:rPr>
                <w:del w:id="194" w:author="OpenAI Codex" w:date="2026-10-11T06:02:09Z"/>
              </w:rPr>
            </w:pPr>
            <w:del w:id="193" w:author="OpenAI Codex" w:date="2026-10-11T06:02:09Z">
              <w:r>
                <w:rPr>
                  <w:b/>
                  <w:sz w:val="16"/>
                </w:rPr>
                <w:delText>Model Family</w:delText>
              </w:r>
            </w:del>
          </w:p>
        </w:tc>
        <w:tc>
          <w:tcPr>
            <w:tcW w:w="1307" w:type="dxa"/>
            <w:shd w:val="clear" w:color="auto" w:fill="E8EEF5"/>
            <w:tcMar>
              <w:top w:w="60" w:type="dxa"/>
              <w:left w:w="80" w:type="dxa"/>
              <w:bottom w:w="60" w:type="dxa"/>
              <w:right w:w="80" w:type="dxa"/>
            </w:tcMar>
            <w:vAlign w:val="center"/>
          </w:tcPr>
          <w:p w14:paraId="4344CF6A" w14:textId="77777777" w:rsidR="006001A2" w:rsidRDefault="00EE501D">
            <w:pPr>
              <w:spacing w:after="0" w:line="252" w:lineRule="auto"/>
              <w:rPr>
                <w:del w:id="196" w:author="OpenAI Codex" w:date="2026-10-11T06:02:09Z"/>
              </w:rPr>
            </w:pPr>
            <w:del w:id="195" w:author="OpenAI Codex" w:date="2026-10-11T06:02:09Z">
              <w:r>
                <w:rPr>
                  <w:b/>
                  <w:sz w:val="16"/>
                </w:rPr>
                <w:delText>Evaluated Hyperparameters</w:delText>
              </w:r>
            </w:del>
          </w:p>
        </w:tc>
        <w:tc>
          <w:tcPr>
            <w:tcW w:w="1093" w:type="dxa"/>
            <w:shd w:val="clear" w:color="auto" w:fill="E8EEF5"/>
            <w:tcMar>
              <w:top w:w="60" w:type="dxa"/>
              <w:left w:w="80" w:type="dxa"/>
              <w:bottom w:w="60" w:type="dxa"/>
              <w:right w:w="80" w:type="dxa"/>
            </w:tcMar>
            <w:vAlign w:val="center"/>
          </w:tcPr>
          <w:p w14:paraId="41D5E276" w14:textId="77777777" w:rsidR="006001A2" w:rsidRDefault="00EE501D">
            <w:pPr>
              <w:spacing w:after="0" w:line="252" w:lineRule="auto"/>
              <w:jc w:val="center"/>
              <w:rPr>
                <w:del w:id="198" w:author="OpenAI Codex" w:date="2026-10-11T06:02:09Z"/>
              </w:rPr>
            </w:pPr>
            <w:del w:id="197" w:author="OpenAI Codex" w:date="2026-10-11T06:02:09Z">
              <w:r>
                <w:rPr>
                  <w:b/>
                  <w:sz w:val="16"/>
                </w:rPr>
                <w:delText>Mean Val MAE (days)</w:delText>
              </w:r>
            </w:del>
          </w:p>
        </w:tc>
        <w:tc>
          <w:tcPr>
            <w:tcW w:w="896" w:type="dxa"/>
            <w:shd w:val="clear" w:color="auto" w:fill="E8EEF5"/>
            <w:tcMar>
              <w:top w:w="60" w:type="dxa"/>
              <w:left w:w="80" w:type="dxa"/>
              <w:bottom w:w="60" w:type="dxa"/>
              <w:right w:w="80" w:type="dxa"/>
            </w:tcMar>
            <w:vAlign w:val="center"/>
          </w:tcPr>
          <w:p w14:paraId="455D913F" w14:textId="77777777" w:rsidR="006001A2" w:rsidRDefault="00EE501D">
            <w:pPr>
              <w:spacing w:after="0" w:line="252" w:lineRule="auto"/>
              <w:jc w:val="center"/>
              <w:rPr>
                <w:del w:id="200" w:author="OpenAI Codex" w:date="2026-10-11T06:02:09Z"/>
              </w:rPr>
            </w:pPr>
            <w:del w:id="199" w:author="OpenAI Codex" w:date="2026-10-11T06:02:09Z">
              <w:r>
                <w:rPr>
                  <w:b/>
                  <w:sz w:val="16"/>
                </w:rPr>
                <w:delText>Val MAE SD (±)</w:delText>
              </w:r>
            </w:del>
          </w:p>
        </w:tc>
        <w:tc>
          <w:tcPr>
            <w:tcW w:w="896" w:type="dxa"/>
            <w:shd w:val="clear" w:color="auto" w:fill="E8EEF5"/>
            <w:tcMar>
              <w:top w:w="60" w:type="dxa"/>
              <w:left w:w="80" w:type="dxa"/>
              <w:bottom w:w="60" w:type="dxa"/>
              <w:right w:w="80" w:type="dxa"/>
            </w:tcMar>
            <w:vAlign w:val="center"/>
          </w:tcPr>
          <w:p w14:paraId="319A098F" w14:textId="77777777" w:rsidR="006001A2" w:rsidRDefault="00EE501D">
            <w:pPr>
              <w:spacing w:after="0" w:line="252" w:lineRule="auto"/>
              <w:rPr>
                <w:del w:id="202" w:author="OpenAI Codex" w:date="2026-10-11T06:02:09Z"/>
              </w:rPr>
            </w:pPr>
            <w:del w:id="201" w:author="OpenAI Codex" w:date="2026-10-11T06:02:09Z">
              <w:r>
                <w:rPr>
                  <w:b/>
                  <w:sz w:val="16"/>
                </w:rPr>
                <w:delText>Mean Train MAE</w:delText>
              </w:r>
            </w:del>
          </w:p>
        </w:tc>
        <w:tc>
          <w:tcPr>
            <w:tcW w:w="1017" w:type="dxa"/>
            <w:shd w:val="clear" w:color="auto" w:fill="E8EEF5"/>
            <w:tcMar>
              <w:top w:w="60" w:type="dxa"/>
              <w:left w:w="80" w:type="dxa"/>
              <w:bottom w:w="60" w:type="dxa"/>
              <w:right w:w="80" w:type="dxa"/>
            </w:tcMar>
            <w:vAlign w:val="center"/>
          </w:tcPr>
          <w:p w14:paraId="7D6D8D76" w14:textId="77777777" w:rsidR="006001A2" w:rsidRDefault="00EE501D">
            <w:pPr>
              <w:spacing w:after="0" w:line="252" w:lineRule="auto"/>
              <w:rPr>
                <w:del w:id="206" w:author="OpenAI Codex" w:date="2026-10-11T06:02:09Z"/>
              </w:rPr>
            </w:pPr>
            <w:del w:id="203" w:author="OpenAI Codex" w:date="2026-10-11T06:02:09Z">
              <w:r>
                <w:rPr>
                  <w:b/>
                  <w:sz w:val="16"/>
                </w:rPr>
                <w:delText>Train-Val Gap (</w:delText>
              </w:r>
            </w:del>
            <w:del w:id="204" w:author="OpenAI Codex" w:date="2026-10-11T06:02:09Z">
              <w:r>
                <w:rPr>
                  <w:rFonts w:ascii="Cambria Math" w:hAnsi="Cambria Math"/>
                  <w:b/>
                  <w:sz w:val="16"/>
                </w:rPr>
                <w:delText>Δ</w:delText>
              </w:r>
            </w:del>
            <w:del w:id="205" w:author="OpenAI Codex" w:date="2026-10-11T06:02:09Z">
              <w:r>
                <w:rPr>
                  <w:b/>
                  <w:sz w:val="16"/>
                </w:rPr>
                <w:delText>)</w:delText>
              </w:r>
            </w:del>
          </w:p>
        </w:tc>
        <w:tc>
          <w:tcPr>
            <w:tcW w:w="978" w:type="dxa"/>
            <w:shd w:val="clear" w:color="auto" w:fill="E8EEF5"/>
            <w:tcMar>
              <w:top w:w="60" w:type="dxa"/>
              <w:left w:w="80" w:type="dxa"/>
              <w:bottom w:w="60" w:type="dxa"/>
              <w:right w:w="80" w:type="dxa"/>
            </w:tcMar>
            <w:vAlign w:val="center"/>
          </w:tcPr>
          <w:p w14:paraId="6ED8D1E3" w14:textId="77777777" w:rsidR="006001A2" w:rsidRDefault="00EE501D">
            <w:pPr>
              <w:spacing w:after="0" w:line="252" w:lineRule="auto"/>
              <w:rPr>
                <w:del w:id="208" w:author="OpenAI Codex" w:date="2026-10-11T06:02:09Z"/>
              </w:rPr>
            </w:pPr>
            <w:del w:id="207" w:author="OpenAI Codex" w:date="2026-10-11T06:02:09Z">
              <w:r>
                <w:rPr>
                  <w:b/>
                  <w:sz w:val="16"/>
                </w:rPr>
                <w:delText>Grid Rank</w:delText>
              </w:r>
            </w:del>
          </w:p>
        </w:tc>
        <w:tc>
          <w:tcPr>
            <w:tcW w:w="2829" w:type="dxa"/>
            <w:shd w:val="clear" w:color="auto" w:fill="E8EEF5"/>
            <w:tcMar>
              <w:top w:w="60" w:type="dxa"/>
              <w:left w:w="80" w:type="dxa"/>
              <w:bottom w:w="60" w:type="dxa"/>
              <w:right w:w="80" w:type="dxa"/>
            </w:tcMar>
            <w:vAlign w:val="center"/>
          </w:tcPr>
          <w:p w14:paraId="0EF8F292" w14:textId="77777777" w:rsidR="006001A2" w:rsidRDefault="00EE501D">
            <w:pPr>
              <w:spacing w:after="0" w:line="252" w:lineRule="auto"/>
              <w:rPr>
                <w:del w:id="210" w:author="OpenAI Codex" w:date="2026-10-11T06:02:09Z"/>
              </w:rPr>
            </w:pPr>
            <w:del w:id="209" w:author="OpenAI Codex" w:date="2026-10-11T06:02:09Z">
              <w:r>
                <w:rPr>
                  <w:b/>
                  <w:sz w:val="16"/>
                </w:rPr>
                <w:delText>Human Judgement Verdict &amp; Trade-off Analysis</w:delText>
              </w:r>
            </w:del>
          </w:p>
        </w:tc>
      </w:tr>
      <w:tr w:rsidR="006001A2" w14:paraId="02EFB387" w14:textId="77777777">
        <w:trPr>
          <w:cantSplit/>
          <w:jc w:val="center"/>
          <w:del w:id="660" w:author="OpenAI Codex" w:date="2026-10-11T06:02:09Z"/>
        </w:trPr>
        <w:tc>
          <w:tcPr>
            <w:tcW w:w="1017" w:type="dxa"/>
            <w:shd w:val="clear" w:color="auto" w:fill="F8FAFC"/>
            <w:tcMar>
              <w:top w:w="60" w:type="dxa"/>
              <w:left w:w="80" w:type="dxa"/>
              <w:bottom w:w="60" w:type="dxa"/>
              <w:right w:w="80" w:type="dxa"/>
            </w:tcMar>
            <w:vAlign w:val="center"/>
          </w:tcPr>
          <w:p w14:paraId="329A61B2" w14:textId="6CE1D205" w:rsidR="006001A2" w:rsidRDefault="00EE501D">
            <w:pPr>
              <w:spacing w:after="0" w:line="252" w:lineRule="auto"/>
              <w:rPr>
                <w:del w:id="212" w:author="OpenAI Codex" w:date="2026-10-11T06:02:09Z"/>
              </w:rPr>
            </w:pPr>
            <w:del w:id="211" w:author="OpenAI Codex" w:date="2026-10-11T06:02:09Z">
              <w:r>
                <w:delText>Ridge Linear</w:delText>
              </w:r>
            </w:del>
          </w:p>
        </w:tc>
        <w:tc>
          <w:tcPr>
            <w:tcW w:w="1307" w:type="dxa"/>
            <w:shd w:val="clear" w:color="auto" w:fill="F8FAFC"/>
            <w:tcMar>
              <w:top w:w="60" w:type="dxa"/>
              <w:left w:w="80" w:type="dxa"/>
              <w:bottom w:w="60" w:type="dxa"/>
              <w:right w:w="80" w:type="dxa"/>
            </w:tcMar>
            <w:vAlign w:val="center"/>
          </w:tcPr>
          <w:p w14:paraId="67A2B843" w14:textId="2E42EB73" w:rsidR="006001A2" w:rsidRDefault="00EE501D">
            <w:pPr>
              <w:spacing w:after="0" w:line="252" w:lineRule="auto"/>
              <w:jc w:val="center"/>
              <w:rPr>
                <w:del w:id="214" w:author="OpenAI Codex" w:date="2026-10-11T06:02:09Z"/>
              </w:rPr>
            </w:pPr>
            <w:del w:id="213" w:author="OpenAI Codex" w:date="2026-10-11T06:02:09Z">
              <w:r>
                <w:delText>α = 0.01</w:delText>
              </w:r>
            </w:del>
          </w:p>
        </w:tc>
        <w:tc>
          <w:tcPr>
            <w:tcW w:w="1093" w:type="dxa"/>
            <w:shd w:val="clear" w:color="auto" w:fill="F8FAFC"/>
            <w:tcMar>
              <w:top w:w="60" w:type="dxa"/>
              <w:left w:w="80" w:type="dxa"/>
              <w:bottom w:w="60" w:type="dxa"/>
              <w:right w:w="80" w:type="dxa"/>
            </w:tcMar>
            <w:vAlign w:val="center"/>
          </w:tcPr>
          <w:p w14:paraId="6883D0EF" w14:textId="584F6854" w:rsidR="006001A2" w:rsidRDefault="00EE501D">
            <w:pPr>
              <w:spacing w:after="0" w:line="252" w:lineRule="auto"/>
              <w:jc w:val="center"/>
              <w:rPr>
                <w:del w:id="216" w:author="OpenAI Codex" w:date="2026-10-11T06:02:09Z"/>
              </w:rPr>
            </w:pPr>
            <w:del w:id="215" w:author="OpenAI Codex" w:date="2026-10-11T06:02:09Z">
              <w:r>
                <w:delText>5.1988</w:delText>
              </w:r>
            </w:del>
          </w:p>
        </w:tc>
        <w:tc>
          <w:tcPr>
            <w:tcW w:w="896" w:type="dxa"/>
            <w:shd w:val="clear" w:color="auto" w:fill="F8FAFC"/>
            <w:tcMar>
              <w:top w:w="60" w:type="dxa"/>
              <w:left w:w="80" w:type="dxa"/>
              <w:bottom w:w="60" w:type="dxa"/>
              <w:right w:w="80" w:type="dxa"/>
            </w:tcMar>
            <w:vAlign w:val="center"/>
          </w:tcPr>
          <w:p w14:paraId="23F33E90" w14:textId="79623847" w:rsidR="006001A2" w:rsidRDefault="00EE501D">
            <w:pPr>
              <w:spacing w:after="0" w:line="252" w:lineRule="auto"/>
              <w:jc w:val="center"/>
              <w:rPr>
                <w:del w:id="218" w:author="OpenAI Codex" w:date="2026-10-11T06:02:09Z"/>
              </w:rPr>
            </w:pPr>
            <w:del w:id="217" w:author="OpenAI Codex" w:date="2026-10-11T06:02:09Z">
              <w:r>
                <w:delText>1.2006</w:delText>
              </w:r>
            </w:del>
          </w:p>
        </w:tc>
        <w:tc>
          <w:tcPr>
            <w:tcW w:w="896" w:type="dxa"/>
            <w:shd w:val="clear" w:color="auto" w:fill="F8FAFC"/>
            <w:tcMar>
              <w:top w:w="60" w:type="dxa"/>
              <w:left w:w="80" w:type="dxa"/>
              <w:bottom w:w="60" w:type="dxa"/>
              <w:right w:w="80" w:type="dxa"/>
            </w:tcMar>
            <w:vAlign w:val="center"/>
          </w:tcPr>
          <w:p w14:paraId="45B3D6B4" w14:textId="4815ECDC" w:rsidR="006001A2" w:rsidRDefault="00EE501D">
            <w:pPr>
              <w:spacing w:after="0" w:line="252" w:lineRule="auto"/>
              <w:jc w:val="center"/>
              <w:rPr>
                <w:del w:id="220" w:author="OpenAI Codex" w:date="2026-10-11T06:02:09Z"/>
              </w:rPr>
            </w:pPr>
            <w:del w:id="219" w:author="OpenAI Codex" w:date="2026-10-11T06:02:09Z">
              <w:r>
                <w:delText>4.4260</w:delText>
              </w:r>
            </w:del>
          </w:p>
        </w:tc>
        <w:tc>
          <w:tcPr>
            <w:tcW w:w="1017" w:type="dxa"/>
            <w:shd w:val="clear" w:color="auto" w:fill="F8FAFC"/>
            <w:tcMar>
              <w:top w:w="60" w:type="dxa"/>
              <w:left w:w="80" w:type="dxa"/>
              <w:bottom w:w="60" w:type="dxa"/>
              <w:right w:w="80" w:type="dxa"/>
            </w:tcMar>
            <w:vAlign w:val="center"/>
          </w:tcPr>
          <w:p w14:paraId="1F40A0AB" w14:textId="0C2C9183" w:rsidR="006001A2" w:rsidRDefault="00EE501D">
            <w:pPr>
              <w:spacing w:after="0" w:line="252" w:lineRule="auto"/>
              <w:jc w:val="center"/>
              <w:rPr>
                <w:del w:id="222" w:author="OpenAI Codex" w:date="2026-10-11T06:02:09Z"/>
              </w:rPr>
            </w:pPr>
            <w:del w:id="221" w:author="OpenAI Codex" w:date="2026-10-11T06:02:09Z">
              <w:r>
                <w:delText>+0.7728d</w:delText>
              </w:r>
            </w:del>
          </w:p>
        </w:tc>
        <w:tc>
          <w:tcPr>
            <w:tcW w:w="978" w:type="dxa"/>
            <w:shd w:val="clear" w:color="auto" w:fill="F8FAFC"/>
            <w:tcMar>
              <w:top w:w="60" w:type="dxa"/>
              <w:left w:w="80" w:type="dxa"/>
              <w:bottom w:w="60" w:type="dxa"/>
              <w:right w:w="80" w:type="dxa"/>
            </w:tcMar>
            <w:vAlign w:val="center"/>
          </w:tcPr>
          <w:p w14:paraId="0D607B78" w14:textId="24D6FD0C" w:rsidR="006001A2" w:rsidRDefault="00EE501D">
            <w:pPr>
              <w:spacing w:after="0" w:line="252" w:lineRule="auto"/>
              <w:rPr>
                <w:del w:id="224" w:author="OpenAI Codex" w:date="2026-10-11T06:02:09Z"/>
              </w:rPr>
            </w:pPr>
            <w:del w:id="223" w:author="OpenAI Codex" w:date="2026-10-11T06:02:09Z">
              <w:r>
                <w:delText>6</w:delText>
              </w:r>
            </w:del>
          </w:p>
        </w:tc>
        <w:tc>
          <w:tcPr>
            <w:tcW w:w="2829" w:type="dxa"/>
            <w:shd w:val="clear" w:color="auto" w:fill="F8FAFC"/>
            <w:tcMar>
              <w:top w:w="60" w:type="dxa"/>
              <w:left w:w="80" w:type="dxa"/>
              <w:bottom w:w="60" w:type="dxa"/>
              <w:right w:w="80" w:type="dxa"/>
            </w:tcMar>
            <w:vAlign w:val="center"/>
          </w:tcPr>
          <w:p w14:paraId="496D58AD" w14:textId="026D028D" w:rsidR="006001A2" w:rsidRDefault="00EE501D">
            <w:pPr>
              <w:spacing w:after="0" w:line="252" w:lineRule="auto"/>
              <w:rPr>
                <w:del w:id="226" w:author="OpenAI Codex" w:date="2026-10-11T06:02:09Z"/>
              </w:rPr>
            </w:pPr>
            <w:del w:id="225" w:author="OpenAI Codex" w:date="2026-10-11T06:02:09Z">
              <w:r>
                <w:delText>Retrospective sensitivity result, validation rank 6. Train–validation gap is descriptive; this grid did not select the retained final recipe.</w:delText>
              </w:r>
            </w:del>
          </w:p>
        </w:tc>
      </w:tr>
      <w:tr w:rsidR="006001A2" w14:paraId="16EB5D33" w14:textId="77777777">
        <w:trPr>
          <w:cantSplit/>
          <w:jc w:val="center"/>
          <w:del w:id="661" w:author="OpenAI Codex" w:date="2026-10-11T06:02:09Z"/>
        </w:trPr>
        <w:tc>
          <w:tcPr>
            <w:tcW w:w="1017" w:type="dxa"/>
            <w:tcMar>
              <w:top w:w="60" w:type="dxa"/>
              <w:left w:w="80" w:type="dxa"/>
              <w:bottom w:w="60" w:type="dxa"/>
              <w:right w:w="80" w:type="dxa"/>
            </w:tcMar>
            <w:vAlign w:val="center"/>
          </w:tcPr>
          <w:p w14:paraId="40C6EAE1" w14:textId="2B079059" w:rsidR="006001A2" w:rsidRDefault="00EE501D">
            <w:pPr>
              <w:spacing w:after="0" w:line="252" w:lineRule="auto"/>
              <w:rPr>
                <w:del w:id="228" w:author="OpenAI Codex" w:date="2026-10-11T06:02:09Z"/>
              </w:rPr>
            </w:pPr>
            <w:del w:id="227" w:author="OpenAI Codex" w:date="2026-10-11T06:02:09Z">
              <w:r>
                <w:delText>Ridge Linear</w:delText>
              </w:r>
            </w:del>
          </w:p>
        </w:tc>
        <w:tc>
          <w:tcPr>
            <w:tcW w:w="1307" w:type="dxa"/>
            <w:tcMar>
              <w:top w:w="60" w:type="dxa"/>
              <w:left w:w="80" w:type="dxa"/>
              <w:bottom w:w="60" w:type="dxa"/>
              <w:right w:w="80" w:type="dxa"/>
            </w:tcMar>
            <w:vAlign w:val="center"/>
          </w:tcPr>
          <w:p w14:paraId="2A2D935B" w14:textId="5C3977DB" w:rsidR="006001A2" w:rsidRDefault="00EE501D">
            <w:pPr>
              <w:spacing w:after="0" w:line="252" w:lineRule="auto"/>
              <w:jc w:val="center"/>
              <w:rPr>
                <w:del w:id="230" w:author="OpenAI Codex" w:date="2026-10-11T06:02:09Z"/>
              </w:rPr>
            </w:pPr>
            <w:del w:id="229" w:author="OpenAI Codex" w:date="2026-10-11T06:02:09Z">
              <w:r>
                <w:delText>α = 0.1</w:delText>
              </w:r>
            </w:del>
          </w:p>
        </w:tc>
        <w:tc>
          <w:tcPr>
            <w:tcW w:w="1093" w:type="dxa"/>
            <w:tcMar>
              <w:top w:w="60" w:type="dxa"/>
              <w:left w:w="80" w:type="dxa"/>
              <w:bottom w:w="60" w:type="dxa"/>
              <w:right w:w="80" w:type="dxa"/>
            </w:tcMar>
            <w:vAlign w:val="center"/>
          </w:tcPr>
          <w:p w14:paraId="317ADDD4" w14:textId="23B7EF04" w:rsidR="006001A2" w:rsidRDefault="00EE501D">
            <w:pPr>
              <w:spacing w:after="0" w:line="252" w:lineRule="auto"/>
              <w:jc w:val="center"/>
              <w:rPr>
                <w:del w:id="232" w:author="OpenAI Codex" w:date="2026-10-11T06:02:09Z"/>
              </w:rPr>
            </w:pPr>
            <w:del w:id="231" w:author="OpenAI Codex" w:date="2026-10-11T06:02:09Z">
              <w:r>
                <w:delText>5.1984</w:delText>
              </w:r>
            </w:del>
          </w:p>
        </w:tc>
        <w:tc>
          <w:tcPr>
            <w:tcW w:w="896" w:type="dxa"/>
            <w:tcMar>
              <w:top w:w="60" w:type="dxa"/>
              <w:left w:w="80" w:type="dxa"/>
              <w:bottom w:w="60" w:type="dxa"/>
              <w:right w:w="80" w:type="dxa"/>
            </w:tcMar>
            <w:vAlign w:val="center"/>
          </w:tcPr>
          <w:p w14:paraId="519CEAB4" w14:textId="625939DA" w:rsidR="006001A2" w:rsidRDefault="00EE501D">
            <w:pPr>
              <w:spacing w:after="0" w:line="252" w:lineRule="auto"/>
              <w:jc w:val="center"/>
              <w:rPr>
                <w:del w:id="234" w:author="OpenAI Codex" w:date="2026-10-11T06:02:09Z"/>
              </w:rPr>
            </w:pPr>
            <w:del w:id="233" w:author="OpenAI Codex" w:date="2026-10-11T06:02:09Z">
              <w:r>
                <w:delText>1.2010</w:delText>
              </w:r>
            </w:del>
          </w:p>
        </w:tc>
        <w:tc>
          <w:tcPr>
            <w:tcW w:w="896" w:type="dxa"/>
            <w:tcMar>
              <w:top w:w="60" w:type="dxa"/>
              <w:left w:w="80" w:type="dxa"/>
              <w:bottom w:w="60" w:type="dxa"/>
              <w:right w:w="80" w:type="dxa"/>
            </w:tcMar>
            <w:vAlign w:val="center"/>
          </w:tcPr>
          <w:p w14:paraId="0BE4C952" w14:textId="140D5264" w:rsidR="006001A2" w:rsidRDefault="00EE501D">
            <w:pPr>
              <w:spacing w:after="0" w:line="252" w:lineRule="auto"/>
              <w:jc w:val="center"/>
              <w:rPr>
                <w:del w:id="236" w:author="OpenAI Codex" w:date="2026-10-11T06:02:09Z"/>
              </w:rPr>
            </w:pPr>
            <w:del w:id="235" w:author="OpenAI Codex" w:date="2026-10-11T06:02:09Z">
              <w:r>
                <w:delText>4.4260</w:delText>
              </w:r>
            </w:del>
          </w:p>
        </w:tc>
        <w:tc>
          <w:tcPr>
            <w:tcW w:w="1017" w:type="dxa"/>
            <w:tcMar>
              <w:top w:w="60" w:type="dxa"/>
              <w:left w:w="80" w:type="dxa"/>
              <w:bottom w:w="60" w:type="dxa"/>
              <w:right w:w="80" w:type="dxa"/>
            </w:tcMar>
            <w:vAlign w:val="center"/>
          </w:tcPr>
          <w:p w14:paraId="630BFEAB" w14:textId="5E1E72E9" w:rsidR="006001A2" w:rsidRDefault="00EE501D">
            <w:pPr>
              <w:spacing w:after="0" w:line="252" w:lineRule="auto"/>
              <w:jc w:val="center"/>
              <w:rPr>
                <w:del w:id="238" w:author="OpenAI Codex" w:date="2026-10-11T06:02:09Z"/>
              </w:rPr>
            </w:pPr>
            <w:del w:id="237" w:author="OpenAI Codex" w:date="2026-10-11T06:02:09Z">
              <w:r>
                <w:delText>+0.7724d</w:delText>
              </w:r>
            </w:del>
          </w:p>
        </w:tc>
        <w:tc>
          <w:tcPr>
            <w:tcW w:w="978" w:type="dxa"/>
            <w:tcMar>
              <w:top w:w="60" w:type="dxa"/>
              <w:left w:w="80" w:type="dxa"/>
              <w:bottom w:w="60" w:type="dxa"/>
              <w:right w:w="80" w:type="dxa"/>
            </w:tcMar>
            <w:vAlign w:val="center"/>
          </w:tcPr>
          <w:p w14:paraId="5E35C295" w14:textId="512B3168" w:rsidR="006001A2" w:rsidRDefault="00EE501D">
            <w:pPr>
              <w:spacing w:after="0" w:line="252" w:lineRule="auto"/>
              <w:rPr>
                <w:del w:id="240" w:author="OpenAI Codex" w:date="2026-10-11T06:02:09Z"/>
              </w:rPr>
            </w:pPr>
            <w:del w:id="239" w:author="OpenAI Codex" w:date="2026-10-11T06:02:09Z">
              <w:r>
                <w:delText>5</w:delText>
              </w:r>
            </w:del>
          </w:p>
        </w:tc>
        <w:tc>
          <w:tcPr>
            <w:tcW w:w="2829" w:type="dxa"/>
            <w:tcMar>
              <w:top w:w="60" w:type="dxa"/>
              <w:left w:w="80" w:type="dxa"/>
              <w:bottom w:w="60" w:type="dxa"/>
              <w:right w:w="80" w:type="dxa"/>
            </w:tcMar>
            <w:vAlign w:val="center"/>
          </w:tcPr>
          <w:p w14:paraId="4F76AD83" w14:textId="594BB9F8" w:rsidR="006001A2" w:rsidRDefault="00EE501D">
            <w:pPr>
              <w:spacing w:after="0" w:line="252" w:lineRule="auto"/>
              <w:rPr>
                <w:del w:id="242" w:author="OpenAI Codex" w:date="2026-10-11T06:02:09Z"/>
              </w:rPr>
            </w:pPr>
            <w:del w:id="241" w:author="OpenAI Codex" w:date="2026-10-11T06:02:09Z">
              <w:r>
                <w:delText>Retrospective sensitivity result, validation rank 5. Train–validation gap is descriptive; this grid did not select the retained final recipe.</w:delText>
              </w:r>
            </w:del>
          </w:p>
        </w:tc>
      </w:tr>
      <w:tr w:rsidR="006001A2" w14:paraId="6DD65202" w14:textId="77777777">
        <w:trPr>
          <w:cantSplit/>
          <w:jc w:val="center"/>
          <w:del w:id="662" w:author="OpenAI Codex" w:date="2026-10-11T06:02:09Z"/>
        </w:trPr>
        <w:tc>
          <w:tcPr>
            <w:tcW w:w="1017" w:type="dxa"/>
            <w:shd w:val="clear" w:color="auto" w:fill="F8FAFC"/>
            <w:tcMar>
              <w:top w:w="60" w:type="dxa"/>
              <w:left w:w="80" w:type="dxa"/>
              <w:bottom w:w="60" w:type="dxa"/>
              <w:right w:w="80" w:type="dxa"/>
            </w:tcMar>
            <w:vAlign w:val="center"/>
          </w:tcPr>
          <w:p w14:paraId="5E632280" w14:textId="492A3BEE" w:rsidR="006001A2" w:rsidRDefault="00EE501D">
            <w:pPr>
              <w:spacing w:after="0" w:line="252" w:lineRule="auto"/>
              <w:rPr>
                <w:del w:id="244" w:author="OpenAI Codex" w:date="2026-10-11T06:02:09Z"/>
              </w:rPr>
            </w:pPr>
            <w:del w:id="243" w:author="OpenAI Codex" w:date="2026-10-11T06:02:09Z">
              <w:r>
                <w:delText>Ridge Linear</w:delText>
              </w:r>
            </w:del>
          </w:p>
        </w:tc>
        <w:tc>
          <w:tcPr>
            <w:tcW w:w="1307" w:type="dxa"/>
            <w:shd w:val="clear" w:color="auto" w:fill="F8FAFC"/>
            <w:tcMar>
              <w:top w:w="60" w:type="dxa"/>
              <w:left w:w="80" w:type="dxa"/>
              <w:bottom w:w="60" w:type="dxa"/>
              <w:right w:w="80" w:type="dxa"/>
            </w:tcMar>
            <w:vAlign w:val="center"/>
          </w:tcPr>
          <w:p w14:paraId="1C2F7273" w14:textId="744A00C9" w:rsidR="006001A2" w:rsidRDefault="00EE501D">
            <w:pPr>
              <w:spacing w:after="0" w:line="252" w:lineRule="auto"/>
              <w:jc w:val="center"/>
              <w:rPr>
                <w:del w:id="246" w:author="OpenAI Codex" w:date="2026-10-11T06:02:09Z"/>
              </w:rPr>
            </w:pPr>
            <w:del w:id="245" w:author="OpenAI Codex" w:date="2026-10-11T06:02:09Z">
              <w:r>
                <w:delText>α = 1.0</w:delText>
              </w:r>
            </w:del>
          </w:p>
        </w:tc>
        <w:tc>
          <w:tcPr>
            <w:tcW w:w="1093" w:type="dxa"/>
            <w:shd w:val="clear" w:color="auto" w:fill="F8FAFC"/>
            <w:tcMar>
              <w:top w:w="60" w:type="dxa"/>
              <w:left w:w="80" w:type="dxa"/>
              <w:bottom w:w="60" w:type="dxa"/>
              <w:right w:w="80" w:type="dxa"/>
            </w:tcMar>
            <w:vAlign w:val="center"/>
          </w:tcPr>
          <w:p w14:paraId="63467978" w14:textId="560D0B5D" w:rsidR="006001A2" w:rsidRDefault="00EE501D">
            <w:pPr>
              <w:spacing w:after="0" w:line="252" w:lineRule="auto"/>
              <w:jc w:val="center"/>
              <w:rPr>
                <w:del w:id="248" w:author="OpenAI Codex" w:date="2026-10-11T06:02:09Z"/>
              </w:rPr>
            </w:pPr>
            <w:del w:id="247" w:author="OpenAI Codex" w:date="2026-10-11T06:02:09Z">
              <w:r>
                <w:delText>5.1976</w:delText>
              </w:r>
            </w:del>
          </w:p>
        </w:tc>
        <w:tc>
          <w:tcPr>
            <w:tcW w:w="896" w:type="dxa"/>
            <w:shd w:val="clear" w:color="auto" w:fill="F8FAFC"/>
            <w:tcMar>
              <w:top w:w="60" w:type="dxa"/>
              <w:left w:w="80" w:type="dxa"/>
              <w:bottom w:w="60" w:type="dxa"/>
              <w:right w:w="80" w:type="dxa"/>
            </w:tcMar>
            <w:vAlign w:val="center"/>
          </w:tcPr>
          <w:p w14:paraId="21AEECAD" w14:textId="4D79E1A6" w:rsidR="006001A2" w:rsidRDefault="00EE501D">
            <w:pPr>
              <w:spacing w:after="0" w:line="252" w:lineRule="auto"/>
              <w:jc w:val="center"/>
              <w:rPr>
                <w:del w:id="250" w:author="OpenAI Codex" w:date="2026-10-11T06:02:09Z"/>
              </w:rPr>
            </w:pPr>
            <w:del w:id="249" w:author="OpenAI Codex" w:date="2026-10-11T06:02:09Z">
              <w:r>
                <w:delText>1.2015</w:delText>
              </w:r>
            </w:del>
          </w:p>
        </w:tc>
        <w:tc>
          <w:tcPr>
            <w:tcW w:w="896" w:type="dxa"/>
            <w:shd w:val="clear" w:color="auto" w:fill="F8FAFC"/>
            <w:tcMar>
              <w:top w:w="60" w:type="dxa"/>
              <w:left w:w="80" w:type="dxa"/>
              <w:bottom w:w="60" w:type="dxa"/>
              <w:right w:w="80" w:type="dxa"/>
            </w:tcMar>
            <w:vAlign w:val="center"/>
          </w:tcPr>
          <w:p w14:paraId="4EBA7AE5" w14:textId="57D2889A" w:rsidR="006001A2" w:rsidRDefault="00EE501D">
            <w:pPr>
              <w:spacing w:after="0" w:line="252" w:lineRule="auto"/>
              <w:jc w:val="center"/>
              <w:rPr>
                <w:del w:id="252" w:author="OpenAI Codex" w:date="2026-10-11T06:02:09Z"/>
              </w:rPr>
            </w:pPr>
            <w:del w:id="251" w:author="OpenAI Codex" w:date="2026-10-11T06:02:09Z">
              <w:r>
                <w:delText>4.4269</w:delText>
              </w:r>
            </w:del>
          </w:p>
        </w:tc>
        <w:tc>
          <w:tcPr>
            <w:tcW w:w="1017" w:type="dxa"/>
            <w:shd w:val="clear" w:color="auto" w:fill="F8FAFC"/>
            <w:tcMar>
              <w:top w:w="60" w:type="dxa"/>
              <w:left w:w="80" w:type="dxa"/>
              <w:bottom w:w="60" w:type="dxa"/>
              <w:right w:w="80" w:type="dxa"/>
            </w:tcMar>
            <w:vAlign w:val="center"/>
          </w:tcPr>
          <w:p w14:paraId="6309790F" w14:textId="42CF59FB" w:rsidR="006001A2" w:rsidRDefault="00EE501D">
            <w:pPr>
              <w:spacing w:after="0" w:line="252" w:lineRule="auto"/>
              <w:jc w:val="center"/>
              <w:rPr>
                <w:del w:id="254" w:author="OpenAI Codex" w:date="2026-10-11T06:02:09Z"/>
              </w:rPr>
            </w:pPr>
            <w:del w:id="253" w:author="OpenAI Codex" w:date="2026-10-11T06:02:09Z">
              <w:r>
                <w:delText>+0.7707d</w:delText>
              </w:r>
            </w:del>
          </w:p>
        </w:tc>
        <w:tc>
          <w:tcPr>
            <w:tcW w:w="978" w:type="dxa"/>
            <w:shd w:val="clear" w:color="auto" w:fill="F8FAFC"/>
            <w:tcMar>
              <w:top w:w="60" w:type="dxa"/>
              <w:left w:w="80" w:type="dxa"/>
              <w:bottom w:w="60" w:type="dxa"/>
              <w:right w:w="80" w:type="dxa"/>
            </w:tcMar>
            <w:vAlign w:val="center"/>
          </w:tcPr>
          <w:p w14:paraId="7D76146E" w14:textId="27BBCA73" w:rsidR="006001A2" w:rsidRDefault="00EE501D">
            <w:pPr>
              <w:spacing w:after="0" w:line="252" w:lineRule="auto"/>
              <w:rPr>
                <w:del w:id="256" w:author="OpenAI Codex" w:date="2026-10-11T06:02:09Z"/>
              </w:rPr>
            </w:pPr>
            <w:del w:id="255" w:author="OpenAI Codex" w:date="2026-10-11T06:02:09Z">
              <w:r>
                <w:delText>4</w:delText>
              </w:r>
            </w:del>
          </w:p>
        </w:tc>
        <w:tc>
          <w:tcPr>
            <w:tcW w:w="2829" w:type="dxa"/>
            <w:shd w:val="clear" w:color="auto" w:fill="F8FAFC"/>
            <w:tcMar>
              <w:top w:w="60" w:type="dxa"/>
              <w:left w:w="80" w:type="dxa"/>
              <w:bottom w:w="60" w:type="dxa"/>
              <w:right w:w="80" w:type="dxa"/>
            </w:tcMar>
            <w:vAlign w:val="center"/>
          </w:tcPr>
          <w:p w14:paraId="35FAB3F3" w14:textId="789B7BE1" w:rsidR="006001A2" w:rsidRDefault="00EE501D">
            <w:pPr>
              <w:spacing w:after="0" w:line="252" w:lineRule="auto"/>
              <w:jc w:val="center"/>
              <w:rPr>
                <w:del w:id="258" w:author="OpenAI Codex" w:date="2026-10-11T06:02:09Z"/>
              </w:rPr>
            </w:pPr>
            <w:del w:id="257" w:author="OpenAI Codex" w:date="2026-10-11T06:02:09Z">
              <w:r>
                <w:delText>Retrospective sensitivity result, validation rank 4. Train–validation gap is descriptive; this grid did not select the retained final recipe.</w:delText>
              </w:r>
            </w:del>
          </w:p>
        </w:tc>
      </w:tr>
      <w:tr w:rsidR="006001A2" w14:paraId="2E224E10" w14:textId="77777777">
        <w:trPr>
          <w:cantSplit/>
          <w:jc w:val="center"/>
          <w:del w:id="663" w:author="OpenAI Codex" w:date="2026-10-11T06:02:09Z"/>
        </w:trPr>
        <w:tc>
          <w:tcPr>
            <w:tcW w:w="1017" w:type="dxa"/>
            <w:tcMar>
              <w:top w:w="60" w:type="dxa"/>
              <w:left w:w="80" w:type="dxa"/>
              <w:bottom w:w="60" w:type="dxa"/>
              <w:right w:w="80" w:type="dxa"/>
            </w:tcMar>
            <w:vAlign w:val="center"/>
          </w:tcPr>
          <w:p w14:paraId="521503AC" w14:textId="7FEC5375" w:rsidR="006001A2" w:rsidRDefault="00EE501D">
            <w:pPr>
              <w:spacing w:after="0" w:line="252" w:lineRule="auto"/>
              <w:rPr>
                <w:del w:id="260" w:author="OpenAI Codex" w:date="2026-10-11T06:02:09Z"/>
              </w:rPr>
            </w:pPr>
            <w:del w:id="259" w:author="OpenAI Codex" w:date="2026-10-11T06:02:09Z">
              <w:r>
                <w:delText>Ridge Linear</w:delText>
              </w:r>
            </w:del>
          </w:p>
        </w:tc>
        <w:tc>
          <w:tcPr>
            <w:tcW w:w="1307" w:type="dxa"/>
            <w:tcMar>
              <w:top w:w="60" w:type="dxa"/>
              <w:left w:w="80" w:type="dxa"/>
              <w:bottom w:w="60" w:type="dxa"/>
              <w:right w:w="80" w:type="dxa"/>
            </w:tcMar>
            <w:vAlign w:val="center"/>
          </w:tcPr>
          <w:p w14:paraId="0B3ABB60" w14:textId="284A9EED" w:rsidR="006001A2" w:rsidRDefault="00EE501D">
            <w:pPr>
              <w:spacing w:after="0" w:line="252" w:lineRule="auto"/>
              <w:jc w:val="center"/>
              <w:rPr>
                <w:del w:id="262" w:author="OpenAI Codex" w:date="2026-10-11T06:02:09Z"/>
              </w:rPr>
            </w:pPr>
            <w:del w:id="261" w:author="OpenAI Codex" w:date="2026-10-11T06:02:09Z">
              <w:r>
                <w:delText>α = 10.0</w:delText>
              </w:r>
            </w:del>
          </w:p>
        </w:tc>
        <w:tc>
          <w:tcPr>
            <w:tcW w:w="1093" w:type="dxa"/>
            <w:tcMar>
              <w:top w:w="60" w:type="dxa"/>
              <w:left w:w="80" w:type="dxa"/>
              <w:bottom w:w="60" w:type="dxa"/>
              <w:right w:w="80" w:type="dxa"/>
            </w:tcMar>
            <w:vAlign w:val="center"/>
          </w:tcPr>
          <w:p w14:paraId="6732F5D7" w14:textId="51BFA178" w:rsidR="006001A2" w:rsidRDefault="00EE501D">
            <w:pPr>
              <w:spacing w:after="0" w:line="252" w:lineRule="auto"/>
              <w:jc w:val="center"/>
              <w:rPr>
                <w:del w:id="264" w:author="OpenAI Codex" w:date="2026-10-11T06:02:09Z"/>
              </w:rPr>
            </w:pPr>
            <w:del w:id="263" w:author="OpenAI Codex" w:date="2026-10-11T06:02:09Z">
              <w:r>
                <w:delText>5.1934</w:delText>
              </w:r>
            </w:del>
          </w:p>
        </w:tc>
        <w:tc>
          <w:tcPr>
            <w:tcW w:w="896" w:type="dxa"/>
            <w:tcMar>
              <w:top w:w="60" w:type="dxa"/>
              <w:left w:w="80" w:type="dxa"/>
              <w:bottom w:w="60" w:type="dxa"/>
              <w:right w:w="80" w:type="dxa"/>
            </w:tcMar>
            <w:vAlign w:val="center"/>
          </w:tcPr>
          <w:p w14:paraId="290E1A24" w14:textId="3FA25B59" w:rsidR="006001A2" w:rsidRDefault="00EE501D">
            <w:pPr>
              <w:spacing w:after="0" w:line="252" w:lineRule="auto"/>
              <w:jc w:val="center"/>
              <w:rPr>
                <w:del w:id="266" w:author="OpenAI Codex" w:date="2026-10-11T06:02:09Z"/>
              </w:rPr>
            </w:pPr>
            <w:del w:id="265" w:author="OpenAI Codex" w:date="2026-10-11T06:02:09Z">
              <w:r>
                <w:delText>1.2049</w:delText>
              </w:r>
            </w:del>
          </w:p>
        </w:tc>
        <w:tc>
          <w:tcPr>
            <w:tcW w:w="896" w:type="dxa"/>
            <w:tcMar>
              <w:top w:w="60" w:type="dxa"/>
              <w:left w:w="80" w:type="dxa"/>
              <w:bottom w:w="60" w:type="dxa"/>
              <w:right w:w="80" w:type="dxa"/>
            </w:tcMar>
            <w:vAlign w:val="center"/>
          </w:tcPr>
          <w:p w14:paraId="1D0D932C" w14:textId="52974E9B" w:rsidR="006001A2" w:rsidRDefault="00EE501D">
            <w:pPr>
              <w:spacing w:after="0" w:line="252" w:lineRule="auto"/>
              <w:jc w:val="center"/>
              <w:rPr>
                <w:del w:id="268" w:author="OpenAI Codex" w:date="2026-10-11T06:02:09Z"/>
              </w:rPr>
            </w:pPr>
            <w:del w:id="267" w:author="OpenAI Codex" w:date="2026-10-11T06:02:09Z">
              <w:r>
                <w:delText>4.4281</w:delText>
              </w:r>
            </w:del>
          </w:p>
        </w:tc>
        <w:tc>
          <w:tcPr>
            <w:tcW w:w="1017" w:type="dxa"/>
            <w:tcMar>
              <w:top w:w="60" w:type="dxa"/>
              <w:left w:w="80" w:type="dxa"/>
              <w:bottom w:w="60" w:type="dxa"/>
              <w:right w:w="80" w:type="dxa"/>
            </w:tcMar>
            <w:vAlign w:val="center"/>
          </w:tcPr>
          <w:p w14:paraId="2CD3CC63" w14:textId="11AF7205" w:rsidR="006001A2" w:rsidRDefault="00EE501D">
            <w:pPr>
              <w:spacing w:after="0" w:line="252" w:lineRule="auto"/>
              <w:jc w:val="center"/>
              <w:rPr>
                <w:del w:id="270" w:author="OpenAI Codex" w:date="2026-10-11T06:02:09Z"/>
              </w:rPr>
            </w:pPr>
            <w:del w:id="269" w:author="OpenAI Codex" w:date="2026-10-11T06:02:09Z">
              <w:r>
                <w:delText>+0.7653d</w:delText>
              </w:r>
            </w:del>
          </w:p>
        </w:tc>
        <w:tc>
          <w:tcPr>
            <w:tcW w:w="978" w:type="dxa"/>
            <w:tcMar>
              <w:top w:w="60" w:type="dxa"/>
              <w:left w:w="80" w:type="dxa"/>
              <w:bottom w:w="60" w:type="dxa"/>
              <w:right w:w="80" w:type="dxa"/>
            </w:tcMar>
            <w:vAlign w:val="center"/>
          </w:tcPr>
          <w:p w14:paraId="5454BDCB" w14:textId="12B5D7E7" w:rsidR="006001A2" w:rsidRDefault="00EE501D">
            <w:pPr>
              <w:spacing w:after="0" w:line="252" w:lineRule="auto"/>
              <w:rPr>
                <w:del w:id="272" w:author="OpenAI Codex" w:date="2026-10-11T06:02:09Z"/>
              </w:rPr>
            </w:pPr>
            <w:del w:id="271" w:author="OpenAI Codex" w:date="2026-10-11T06:02:09Z">
              <w:r>
                <w:delText>2</w:delText>
              </w:r>
            </w:del>
          </w:p>
        </w:tc>
        <w:tc>
          <w:tcPr>
            <w:tcW w:w="2829" w:type="dxa"/>
            <w:tcMar>
              <w:top w:w="60" w:type="dxa"/>
              <w:left w:w="80" w:type="dxa"/>
              <w:bottom w:w="60" w:type="dxa"/>
              <w:right w:w="80" w:type="dxa"/>
            </w:tcMar>
            <w:vAlign w:val="center"/>
          </w:tcPr>
          <w:p w14:paraId="5201E7B1" w14:textId="5926E3A2" w:rsidR="006001A2" w:rsidRDefault="00EE501D">
            <w:pPr>
              <w:spacing w:after="0" w:line="252" w:lineRule="auto"/>
              <w:rPr>
                <w:del w:id="274" w:author="OpenAI Codex" w:date="2026-10-11T06:02:09Z"/>
              </w:rPr>
            </w:pPr>
            <w:del w:id="273" w:author="OpenAI Codex" w:date="2026-10-11T06:02:09Z">
              <w:r>
                <w:delText>Retrospective sensitivity result, validation rank 2. Train–validation gap is descriptive; this grid did not select the retained final recipe.</w:delText>
              </w:r>
            </w:del>
          </w:p>
        </w:tc>
      </w:tr>
      <w:tr w:rsidR="006001A2" w14:paraId="6C10B5DF" w14:textId="77777777">
        <w:trPr>
          <w:cantSplit/>
          <w:jc w:val="center"/>
          <w:del w:id="664" w:author="OpenAI Codex" w:date="2026-10-11T06:02:09Z"/>
        </w:trPr>
        <w:tc>
          <w:tcPr>
            <w:tcW w:w="1017" w:type="dxa"/>
            <w:shd w:val="clear" w:color="auto" w:fill="F8FAFC"/>
            <w:tcMar>
              <w:top w:w="60" w:type="dxa"/>
              <w:left w:w="80" w:type="dxa"/>
              <w:bottom w:w="60" w:type="dxa"/>
              <w:right w:w="80" w:type="dxa"/>
            </w:tcMar>
            <w:vAlign w:val="center"/>
          </w:tcPr>
          <w:p w14:paraId="751990B4" w14:textId="43F79777" w:rsidR="006001A2" w:rsidRDefault="00EE501D">
            <w:pPr>
              <w:spacing w:after="0" w:line="252" w:lineRule="auto"/>
              <w:rPr>
                <w:del w:id="276" w:author="OpenAI Codex" w:date="2026-10-11T06:02:09Z"/>
              </w:rPr>
            </w:pPr>
            <w:del w:id="275" w:author="OpenAI Codex" w:date="2026-10-11T06:02:09Z">
              <w:r>
                <w:lastRenderedPageBreak/>
                <w:delText>Ridge Linear</w:delText>
              </w:r>
            </w:del>
          </w:p>
        </w:tc>
        <w:tc>
          <w:tcPr>
            <w:tcW w:w="1307" w:type="dxa"/>
            <w:shd w:val="clear" w:color="auto" w:fill="F8FAFC"/>
            <w:tcMar>
              <w:top w:w="60" w:type="dxa"/>
              <w:left w:w="80" w:type="dxa"/>
              <w:bottom w:w="60" w:type="dxa"/>
              <w:right w:w="80" w:type="dxa"/>
            </w:tcMar>
            <w:vAlign w:val="center"/>
          </w:tcPr>
          <w:p w14:paraId="70D141DF" w14:textId="0C7A935D" w:rsidR="006001A2" w:rsidRDefault="00EE501D">
            <w:pPr>
              <w:spacing w:after="0" w:line="252" w:lineRule="auto"/>
              <w:jc w:val="center"/>
              <w:rPr>
                <w:del w:id="278" w:author="OpenAI Codex" w:date="2026-10-11T06:02:09Z"/>
              </w:rPr>
            </w:pPr>
            <w:del w:id="277" w:author="OpenAI Codex" w:date="2026-10-11T06:02:09Z">
              <w:r>
                <w:delText>α = 100.0</w:delText>
              </w:r>
            </w:del>
          </w:p>
        </w:tc>
        <w:tc>
          <w:tcPr>
            <w:tcW w:w="1093" w:type="dxa"/>
            <w:shd w:val="clear" w:color="auto" w:fill="F8FAFC"/>
            <w:tcMar>
              <w:top w:w="60" w:type="dxa"/>
              <w:left w:w="80" w:type="dxa"/>
              <w:bottom w:w="60" w:type="dxa"/>
              <w:right w:w="80" w:type="dxa"/>
            </w:tcMar>
            <w:vAlign w:val="center"/>
          </w:tcPr>
          <w:p w14:paraId="26D90B37" w14:textId="5574162C" w:rsidR="006001A2" w:rsidRDefault="00EE501D">
            <w:pPr>
              <w:spacing w:after="0" w:line="252" w:lineRule="auto"/>
              <w:jc w:val="center"/>
              <w:rPr>
                <w:del w:id="280" w:author="OpenAI Codex" w:date="2026-10-11T06:02:09Z"/>
              </w:rPr>
            </w:pPr>
            <w:del w:id="279" w:author="OpenAI Codex" w:date="2026-10-11T06:02:09Z">
              <w:r>
                <w:delText>5.1850</w:delText>
              </w:r>
            </w:del>
          </w:p>
        </w:tc>
        <w:tc>
          <w:tcPr>
            <w:tcW w:w="896" w:type="dxa"/>
            <w:shd w:val="clear" w:color="auto" w:fill="F8FAFC"/>
            <w:tcMar>
              <w:top w:w="60" w:type="dxa"/>
              <w:left w:w="80" w:type="dxa"/>
              <w:bottom w:w="60" w:type="dxa"/>
              <w:right w:w="80" w:type="dxa"/>
            </w:tcMar>
            <w:vAlign w:val="center"/>
          </w:tcPr>
          <w:p w14:paraId="6F8FF28D" w14:textId="61838972" w:rsidR="006001A2" w:rsidRDefault="00EE501D">
            <w:pPr>
              <w:spacing w:after="0" w:line="252" w:lineRule="auto"/>
              <w:jc w:val="center"/>
              <w:rPr>
                <w:del w:id="282" w:author="OpenAI Codex" w:date="2026-10-11T06:02:09Z"/>
              </w:rPr>
            </w:pPr>
            <w:del w:id="281" w:author="OpenAI Codex" w:date="2026-10-11T06:02:09Z">
              <w:r>
                <w:delText>1.2130</w:delText>
              </w:r>
            </w:del>
          </w:p>
        </w:tc>
        <w:tc>
          <w:tcPr>
            <w:tcW w:w="896" w:type="dxa"/>
            <w:shd w:val="clear" w:color="auto" w:fill="F8FAFC"/>
            <w:tcMar>
              <w:top w:w="60" w:type="dxa"/>
              <w:left w:w="80" w:type="dxa"/>
              <w:bottom w:w="60" w:type="dxa"/>
              <w:right w:w="80" w:type="dxa"/>
            </w:tcMar>
            <w:vAlign w:val="center"/>
          </w:tcPr>
          <w:p w14:paraId="0059068F" w14:textId="0E3CD719" w:rsidR="006001A2" w:rsidRDefault="00EE501D">
            <w:pPr>
              <w:spacing w:after="0" w:line="252" w:lineRule="auto"/>
              <w:jc w:val="center"/>
              <w:rPr>
                <w:del w:id="284" w:author="OpenAI Codex" w:date="2026-10-11T06:02:09Z"/>
              </w:rPr>
            </w:pPr>
            <w:del w:id="283" w:author="OpenAI Codex" w:date="2026-10-11T06:02:09Z">
              <w:r>
                <w:delText>4.4404</w:delText>
              </w:r>
            </w:del>
          </w:p>
        </w:tc>
        <w:tc>
          <w:tcPr>
            <w:tcW w:w="1017" w:type="dxa"/>
            <w:shd w:val="clear" w:color="auto" w:fill="F8FAFC"/>
            <w:tcMar>
              <w:top w:w="60" w:type="dxa"/>
              <w:left w:w="80" w:type="dxa"/>
              <w:bottom w:w="60" w:type="dxa"/>
              <w:right w:w="80" w:type="dxa"/>
            </w:tcMar>
            <w:vAlign w:val="center"/>
          </w:tcPr>
          <w:p w14:paraId="725D4EAC" w14:textId="4F149726" w:rsidR="006001A2" w:rsidRDefault="00EE501D">
            <w:pPr>
              <w:spacing w:after="0" w:line="252" w:lineRule="auto"/>
              <w:jc w:val="center"/>
              <w:rPr>
                <w:del w:id="286" w:author="OpenAI Codex" w:date="2026-10-11T06:02:09Z"/>
              </w:rPr>
            </w:pPr>
            <w:del w:id="285" w:author="OpenAI Codex" w:date="2026-10-11T06:02:09Z">
              <w:r>
                <w:delText>+0.7446d</w:delText>
              </w:r>
            </w:del>
          </w:p>
        </w:tc>
        <w:tc>
          <w:tcPr>
            <w:tcW w:w="978" w:type="dxa"/>
            <w:shd w:val="clear" w:color="auto" w:fill="F8FAFC"/>
            <w:tcMar>
              <w:top w:w="60" w:type="dxa"/>
              <w:left w:w="80" w:type="dxa"/>
              <w:bottom w:w="60" w:type="dxa"/>
              <w:right w:w="80" w:type="dxa"/>
            </w:tcMar>
            <w:vAlign w:val="center"/>
          </w:tcPr>
          <w:p w14:paraId="00A01B92" w14:textId="63F76811" w:rsidR="006001A2" w:rsidRDefault="00EE501D">
            <w:pPr>
              <w:spacing w:after="0" w:line="252" w:lineRule="auto"/>
              <w:rPr>
                <w:del w:id="288" w:author="OpenAI Codex" w:date="2026-10-11T06:02:09Z"/>
              </w:rPr>
            </w:pPr>
            <w:del w:id="287" w:author="OpenAI Codex" w:date="2026-10-11T06:02:09Z">
              <w:r>
                <w:delText>1 (Selected)</w:delText>
              </w:r>
            </w:del>
          </w:p>
        </w:tc>
        <w:tc>
          <w:tcPr>
            <w:tcW w:w="2829" w:type="dxa"/>
            <w:shd w:val="clear" w:color="auto" w:fill="F8FAFC"/>
            <w:tcMar>
              <w:top w:w="60" w:type="dxa"/>
              <w:left w:w="80" w:type="dxa"/>
              <w:bottom w:w="60" w:type="dxa"/>
              <w:right w:w="80" w:type="dxa"/>
            </w:tcMar>
            <w:vAlign w:val="center"/>
          </w:tcPr>
          <w:p w14:paraId="194E4DF0" w14:textId="7730D158" w:rsidR="006001A2" w:rsidRDefault="00EE501D">
            <w:pPr>
              <w:spacing w:after="0" w:line="252" w:lineRule="auto"/>
              <w:rPr>
                <w:del w:id="290" w:author="OpenAI Codex" w:date="2026-10-11T06:02:09Z"/>
              </w:rPr>
            </w:pPr>
            <w:del w:id="289" w:author="OpenAI Codex" w:date="2026-10-11T06:02:09Z">
              <w:r>
                <w:delText>Retrospective sensitivity result, validation rank 1 (Selected). Train–validation gap is descriptive; this grid did not select the retained final recipe.</w:delText>
              </w:r>
            </w:del>
          </w:p>
        </w:tc>
      </w:tr>
      <w:tr w:rsidR="006001A2" w14:paraId="2351837A" w14:textId="77777777">
        <w:trPr>
          <w:cantSplit/>
          <w:jc w:val="center"/>
          <w:del w:id="665" w:author="OpenAI Codex" w:date="2026-10-11T06:02:09Z"/>
        </w:trPr>
        <w:tc>
          <w:tcPr>
            <w:tcW w:w="1017" w:type="dxa"/>
            <w:tcMar>
              <w:top w:w="60" w:type="dxa"/>
              <w:left w:w="80" w:type="dxa"/>
              <w:bottom w:w="60" w:type="dxa"/>
              <w:right w:w="80" w:type="dxa"/>
            </w:tcMar>
            <w:vAlign w:val="center"/>
          </w:tcPr>
          <w:p w14:paraId="581E0E81" w14:textId="26DC18AD" w:rsidR="006001A2" w:rsidRDefault="00EE501D">
            <w:pPr>
              <w:spacing w:after="0" w:line="252" w:lineRule="auto"/>
              <w:rPr>
                <w:del w:id="292" w:author="OpenAI Codex" w:date="2026-10-11T06:02:09Z"/>
              </w:rPr>
            </w:pPr>
            <w:del w:id="291" w:author="OpenAI Codex" w:date="2026-10-11T06:02:09Z">
              <w:r>
                <w:delText>Ridge Linear</w:delText>
              </w:r>
            </w:del>
          </w:p>
        </w:tc>
        <w:tc>
          <w:tcPr>
            <w:tcW w:w="1307" w:type="dxa"/>
            <w:tcMar>
              <w:top w:w="60" w:type="dxa"/>
              <w:left w:w="80" w:type="dxa"/>
              <w:bottom w:w="60" w:type="dxa"/>
              <w:right w:w="80" w:type="dxa"/>
            </w:tcMar>
            <w:vAlign w:val="center"/>
          </w:tcPr>
          <w:p w14:paraId="141F4EE5" w14:textId="64AB7A7D" w:rsidR="006001A2" w:rsidRDefault="00EE501D">
            <w:pPr>
              <w:spacing w:after="0" w:line="252" w:lineRule="auto"/>
              <w:jc w:val="center"/>
              <w:rPr>
                <w:del w:id="294" w:author="OpenAI Codex" w:date="2026-10-11T06:02:09Z"/>
              </w:rPr>
            </w:pPr>
            <w:del w:id="293" w:author="OpenAI Codex" w:date="2026-10-11T06:02:09Z">
              <w:r>
                <w:delText>α = 500.0</w:delText>
              </w:r>
            </w:del>
          </w:p>
        </w:tc>
        <w:tc>
          <w:tcPr>
            <w:tcW w:w="1093" w:type="dxa"/>
            <w:tcMar>
              <w:top w:w="60" w:type="dxa"/>
              <w:left w:w="80" w:type="dxa"/>
              <w:bottom w:w="60" w:type="dxa"/>
              <w:right w:w="80" w:type="dxa"/>
            </w:tcMar>
            <w:vAlign w:val="center"/>
          </w:tcPr>
          <w:p w14:paraId="10226D7A" w14:textId="2186FEDB" w:rsidR="006001A2" w:rsidRDefault="00EE501D">
            <w:pPr>
              <w:spacing w:after="0" w:line="252" w:lineRule="auto"/>
              <w:jc w:val="center"/>
              <w:rPr>
                <w:del w:id="296" w:author="OpenAI Codex" w:date="2026-10-11T06:02:09Z"/>
              </w:rPr>
            </w:pPr>
            <w:del w:id="295" w:author="OpenAI Codex" w:date="2026-10-11T06:02:09Z">
              <w:r>
                <w:delText>5.1943</w:delText>
              </w:r>
            </w:del>
          </w:p>
        </w:tc>
        <w:tc>
          <w:tcPr>
            <w:tcW w:w="896" w:type="dxa"/>
            <w:tcMar>
              <w:top w:w="60" w:type="dxa"/>
              <w:left w:w="80" w:type="dxa"/>
              <w:bottom w:w="60" w:type="dxa"/>
              <w:right w:w="80" w:type="dxa"/>
            </w:tcMar>
            <w:vAlign w:val="center"/>
          </w:tcPr>
          <w:p w14:paraId="13CEA356" w14:textId="52EBCB2F" w:rsidR="006001A2" w:rsidRDefault="00EE501D">
            <w:pPr>
              <w:spacing w:after="0" w:line="252" w:lineRule="auto"/>
              <w:jc w:val="center"/>
              <w:rPr>
                <w:del w:id="298" w:author="OpenAI Codex" w:date="2026-10-11T06:02:09Z"/>
              </w:rPr>
            </w:pPr>
            <w:del w:id="297" w:author="OpenAI Codex" w:date="2026-10-11T06:02:09Z">
              <w:r>
                <w:delText>1.2111</w:delText>
              </w:r>
            </w:del>
          </w:p>
        </w:tc>
        <w:tc>
          <w:tcPr>
            <w:tcW w:w="896" w:type="dxa"/>
            <w:tcMar>
              <w:top w:w="60" w:type="dxa"/>
              <w:left w:w="80" w:type="dxa"/>
              <w:bottom w:w="60" w:type="dxa"/>
              <w:right w:w="80" w:type="dxa"/>
            </w:tcMar>
            <w:vAlign w:val="center"/>
          </w:tcPr>
          <w:p w14:paraId="795CCEB0" w14:textId="3ADEA9AF" w:rsidR="006001A2" w:rsidRDefault="00EE501D">
            <w:pPr>
              <w:spacing w:after="0" w:line="252" w:lineRule="auto"/>
              <w:jc w:val="center"/>
              <w:rPr>
                <w:del w:id="300" w:author="OpenAI Codex" w:date="2026-10-11T06:02:09Z"/>
              </w:rPr>
            </w:pPr>
            <w:del w:id="299" w:author="OpenAI Codex" w:date="2026-10-11T06:02:09Z">
              <w:r>
                <w:delText>4.4697</w:delText>
              </w:r>
            </w:del>
          </w:p>
        </w:tc>
        <w:tc>
          <w:tcPr>
            <w:tcW w:w="1017" w:type="dxa"/>
            <w:tcMar>
              <w:top w:w="60" w:type="dxa"/>
              <w:left w:w="80" w:type="dxa"/>
              <w:bottom w:w="60" w:type="dxa"/>
              <w:right w:w="80" w:type="dxa"/>
            </w:tcMar>
            <w:vAlign w:val="center"/>
          </w:tcPr>
          <w:p w14:paraId="78723BD5" w14:textId="0B206FBA" w:rsidR="006001A2" w:rsidRDefault="00EE501D">
            <w:pPr>
              <w:spacing w:after="0" w:line="252" w:lineRule="auto"/>
              <w:jc w:val="center"/>
              <w:rPr>
                <w:del w:id="302" w:author="OpenAI Codex" w:date="2026-10-11T06:02:09Z"/>
              </w:rPr>
            </w:pPr>
            <w:del w:id="301" w:author="OpenAI Codex" w:date="2026-10-11T06:02:09Z">
              <w:r>
                <w:delText>+0.7246d</w:delText>
              </w:r>
            </w:del>
          </w:p>
        </w:tc>
        <w:tc>
          <w:tcPr>
            <w:tcW w:w="978" w:type="dxa"/>
            <w:tcMar>
              <w:top w:w="60" w:type="dxa"/>
              <w:left w:w="80" w:type="dxa"/>
              <w:bottom w:w="60" w:type="dxa"/>
              <w:right w:w="80" w:type="dxa"/>
            </w:tcMar>
            <w:vAlign w:val="center"/>
          </w:tcPr>
          <w:p w14:paraId="516E4AFF" w14:textId="766ADB2E" w:rsidR="006001A2" w:rsidRDefault="00EE501D">
            <w:pPr>
              <w:spacing w:after="0" w:line="252" w:lineRule="auto"/>
              <w:rPr>
                <w:del w:id="304" w:author="OpenAI Codex" w:date="2026-10-11T06:02:09Z"/>
              </w:rPr>
            </w:pPr>
            <w:del w:id="303" w:author="OpenAI Codex" w:date="2026-10-11T06:02:09Z">
              <w:r>
                <w:delText>3</w:delText>
              </w:r>
            </w:del>
          </w:p>
        </w:tc>
        <w:tc>
          <w:tcPr>
            <w:tcW w:w="2829" w:type="dxa"/>
            <w:tcMar>
              <w:top w:w="60" w:type="dxa"/>
              <w:left w:w="80" w:type="dxa"/>
              <w:bottom w:w="60" w:type="dxa"/>
              <w:right w:w="80" w:type="dxa"/>
            </w:tcMar>
            <w:vAlign w:val="center"/>
          </w:tcPr>
          <w:p w14:paraId="0F3FF2C7" w14:textId="24AC0E3A" w:rsidR="006001A2" w:rsidRDefault="00EE501D">
            <w:pPr>
              <w:spacing w:after="0" w:line="252" w:lineRule="auto"/>
              <w:rPr>
                <w:del w:id="306" w:author="OpenAI Codex" w:date="2026-10-11T06:02:09Z"/>
              </w:rPr>
            </w:pPr>
            <w:del w:id="305" w:author="OpenAI Codex" w:date="2026-10-11T06:02:09Z">
              <w:r>
                <w:delText>Retrospective sensitivity result, validation rank 3. Train–validation gap is descriptive; this grid did not select the retained final recipe.</w:delText>
              </w:r>
            </w:del>
          </w:p>
        </w:tc>
      </w:tr>
      <w:tr w:rsidR="006001A2" w14:paraId="1C44F0E7" w14:textId="77777777">
        <w:trPr>
          <w:cantSplit/>
          <w:jc w:val="center"/>
          <w:del w:id="666" w:author="OpenAI Codex" w:date="2026-10-11T06:02:09Z"/>
        </w:trPr>
        <w:tc>
          <w:tcPr>
            <w:tcW w:w="1017" w:type="dxa"/>
            <w:shd w:val="clear" w:color="auto" w:fill="F8FAFC"/>
            <w:tcMar>
              <w:top w:w="60" w:type="dxa"/>
              <w:left w:w="80" w:type="dxa"/>
              <w:bottom w:w="60" w:type="dxa"/>
              <w:right w:w="80" w:type="dxa"/>
            </w:tcMar>
            <w:vAlign w:val="center"/>
          </w:tcPr>
          <w:p w14:paraId="092DA83B" w14:textId="77AA8C60" w:rsidR="006001A2" w:rsidRDefault="00EE501D">
            <w:pPr>
              <w:spacing w:after="0" w:line="252" w:lineRule="auto"/>
              <w:rPr>
                <w:del w:id="308" w:author="OpenAI Codex" w:date="2026-10-11T06:02:09Z"/>
              </w:rPr>
            </w:pPr>
            <w:del w:id="307" w:author="OpenAI Codex" w:date="2026-10-11T06:02:09Z">
              <w:r>
                <w:delText>Decision Tree</w:delText>
              </w:r>
            </w:del>
          </w:p>
        </w:tc>
        <w:tc>
          <w:tcPr>
            <w:tcW w:w="1307" w:type="dxa"/>
            <w:shd w:val="clear" w:color="auto" w:fill="F8FAFC"/>
            <w:tcMar>
              <w:top w:w="60" w:type="dxa"/>
              <w:left w:w="80" w:type="dxa"/>
              <w:bottom w:w="60" w:type="dxa"/>
              <w:right w:w="80" w:type="dxa"/>
            </w:tcMar>
            <w:vAlign w:val="center"/>
          </w:tcPr>
          <w:p w14:paraId="379B88CB" w14:textId="64D83FC0" w:rsidR="006001A2" w:rsidRDefault="00EE501D">
            <w:pPr>
              <w:spacing w:after="0" w:line="252" w:lineRule="auto"/>
              <w:rPr>
                <w:del w:id="310" w:author="OpenAI Codex" w:date="2026-10-11T06:02:09Z"/>
              </w:rPr>
            </w:pPr>
            <w:del w:id="309" w:author="OpenAI Codex" w:date="2026-10-11T06:02:09Z">
              <w:r>
                <w:delText>d=4, L=20</w:delText>
              </w:r>
            </w:del>
          </w:p>
        </w:tc>
        <w:tc>
          <w:tcPr>
            <w:tcW w:w="1093" w:type="dxa"/>
            <w:shd w:val="clear" w:color="auto" w:fill="F8FAFC"/>
            <w:tcMar>
              <w:top w:w="60" w:type="dxa"/>
              <w:left w:w="80" w:type="dxa"/>
              <w:bottom w:w="60" w:type="dxa"/>
              <w:right w:w="80" w:type="dxa"/>
            </w:tcMar>
            <w:vAlign w:val="center"/>
          </w:tcPr>
          <w:p w14:paraId="64DBB7C6" w14:textId="571292C6" w:rsidR="006001A2" w:rsidRDefault="00EE501D">
            <w:pPr>
              <w:spacing w:after="0" w:line="252" w:lineRule="auto"/>
              <w:jc w:val="center"/>
              <w:rPr>
                <w:del w:id="312" w:author="OpenAI Codex" w:date="2026-10-11T06:02:09Z"/>
              </w:rPr>
            </w:pPr>
            <w:del w:id="311" w:author="OpenAI Codex" w:date="2026-10-11T06:02:09Z">
              <w:r>
                <w:delText>5.4812</w:delText>
              </w:r>
            </w:del>
          </w:p>
        </w:tc>
        <w:tc>
          <w:tcPr>
            <w:tcW w:w="896" w:type="dxa"/>
            <w:shd w:val="clear" w:color="auto" w:fill="F8FAFC"/>
            <w:tcMar>
              <w:top w:w="60" w:type="dxa"/>
              <w:left w:w="80" w:type="dxa"/>
              <w:bottom w:w="60" w:type="dxa"/>
              <w:right w:w="80" w:type="dxa"/>
            </w:tcMar>
            <w:vAlign w:val="center"/>
          </w:tcPr>
          <w:p w14:paraId="5C261393" w14:textId="7E959097" w:rsidR="006001A2" w:rsidRDefault="00EE501D">
            <w:pPr>
              <w:spacing w:after="0" w:line="252" w:lineRule="auto"/>
              <w:jc w:val="center"/>
              <w:rPr>
                <w:del w:id="314" w:author="OpenAI Codex" w:date="2026-10-11T06:02:09Z"/>
              </w:rPr>
            </w:pPr>
            <w:del w:id="313" w:author="OpenAI Codex" w:date="2026-10-11T06:02:09Z">
              <w:r>
                <w:delText>1.2033</w:delText>
              </w:r>
            </w:del>
          </w:p>
        </w:tc>
        <w:tc>
          <w:tcPr>
            <w:tcW w:w="896" w:type="dxa"/>
            <w:shd w:val="clear" w:color="auto" w:fill="F8FAFC"/>
            <w:tcMar>
              <w:top w:w="60" w:type="dxa"/>
              <w:left w:w="80" w:type="dxa"/>
              <w:bottom w:w="60" w:type="dxa"/>
              <w:right w:w="80" w:type="dxa"/>
            </w:tcMar>
            <w:vAlign w:val="center"/>
          </w:tcPr>
          <w:p w14:paraId="3BC9D6C7" w14:textId="4AD8E8D1" w:rsidR="006001A2" w:rsidRDefault="00EE501D">
            <w:pPr>
              <w:spacing w:after="0" w:line="252" w:lineRule="auto"/>
              <w:jc w:val="center"/>
              <w:rPr>
                <w:del w:id="316" w:author="OpenAI Codex" w:date="2026-10-11T06:02:09Z"/>
              </w:rPr>
            </w:pPr>
            <w:del w:id="315" w:author="OpenAI Codex" w:date="2026-10-11T06:02:09Z">
              <w:r>
                <w:delText>4.4733</w:delText>
              </w:r>
            </w:del>
          </w:p>
        </w:tc>
        <w:tc>
          <w:tcPr>
            <w:tcW w:w="1017" w:type="dxa"/>
            <w:shd w:val="clear" w:color="auto" w:fill="F8FAFC"/>
            <w:tcMar>
              <w:top w:w="60" w:type="dxa"/>
              <w:left w:w="80" w:type="dxa"/>
              <w:bottom w:w="60" w:type="dxa"/>
              <w:right w:w="80" w:type="dxa"/>
            </w:tcMar>
            <w:vAlign w:val="center"/>
          </w:tcPr>
          <w:p w14:paraId="49416B1B" w14:textId="7E686C6B" w:rsidR="006001A2" w:rsidRDefault="00EE501D">
            <w:pPr>
              <w:spacing w:after="0" w:line="252" w:lineRule="auto"/>
              <w:jc w:val="center"/>
              <w:rPr>
                <w:del w:id="318" w:author="OpenAI Codex" w:date="2026-10-11T06:02:09Z"/>
              </w:rPr>
            </w:pPr>
            <w:del w:id="317" w:author="OpenAI Codex" w:date="2026-10-11T06:02:09Z">
              <w:r>
                <w:delText>+1.0080d</w:delText>
              </w:r>
            </w:del>
          </w:p>
        </w:tc>
        <w:tc>
          <w:tcPr>
            <w:tcW w:w="978" w:type="dxa"/>
            <w:shd w:val="clear" w:color="auto" w:fill="F8FAFC"/>
            <w:tcMar>
              <w:top w:w="60" w:type="dxa"/>
              <w:left w:w="80" w:type="dxa"/>
              <w:bottom w:w="60" w:type="dxa"/>
              <w:right w:w="80" w:type="dxa"/>
            </w:tcMar>
            <w:vAlign w:val="center"/>
          </w:tcPr>
          <w:p w14:paraId="6DB6CA57" w14:textId="0714448D" w:rsidR="006001A2" w:rsidRDefault="00EE501D">
            <w:pPr>
              <w:spacing w:after="0" w:line="252" w:lineRule="auto"/>
              <w:rPr>
                <w:del w:id="320" w:author="OpenAI Codex" w:date="2026-10-11T06:02:09Z"/>
              </w:rPr>
            </w:pPr>
            <w:del w:id="319" w:author="OpenAI Codex" w:date="2026-10-11T06:02:09Z">
              <w:r>
                <w:delText>13</w:delText>
              </w:r>
            </w:del>
          </w:p>
        </w:tc>
        <w:tc>
          <w:tcPr>
            <w:tcW w:w="2829" w:type="dxa"/>
            <w:shd w:val="clear" w:color="auto" w:fill="F8FAFC"/>
            <w:tcMar>
              <w:top w:w="60" w:type="dxa"/>
              <w:left w:w="80" w:type="dxa"/>
              <w:bottom w:w="60" w:type="dxa"/>
              <w:right w:w="80" w:type="dxa"/>
            </w:tcMar>
            <w:vAlign w:val="center"/>
          </w:tcPr>
          <w:p w14:paraId="187D5C27" w14:textId="3FFDEA8F" w:rsidR="006001A2" w:rsidRDefault="00EE501D">
            <w:pPr>
              <w:spacing w:after="0" w:line="252" w:lineRule="auto"/>
              <w:rPr>
                <w:del w:id="322" w:author="OpenAI Codex" w:date="2026-10-11T06:02:09Z"/>
              </w:rPr>
            </w:pPr>
            <w:del w:id="321" w:author="OpenAI Codex" w:date="2026-10-11T06:02:09Z">
              <w:r>
                <w:delText>Retrospective sensitivity result, validation rank 13. Train–validation gap is descriptive; this grid did not select the retained final recipe.</w:delText>
              </w:r>
            </w:del>
          </w:p>
        </w:tc>
      </w:tr>
      <w:tr w:rsidR="006001A2" w14:paraId="77072CD2" w14:textId="77777777">
        <w:trPr>
          <w:cantSplit/>
          <w:jc w:val="center"/>
          <w:del w:id="667" w:author="OpenAI Codex" w:date="2026-10-11T06:02:09Z"/>
        </w:trPr>
        <w:tc>
          <w:tcPr>
            <w:tcW w:w="1017" w:type="dxa"/>
            <w:tcMar>
              <w:top w:w="60" w:type="dxa"/>
              <w:left w:w="80" w:type="dxa"/>
              <w:bottom w:w="60" w:type="dxa"/>
              <w:right w:w="80" w:type="dxa"/>
            </w:tcMar>
            <w:vAlign w:val="center"/>
          </w:tcPr>
          <w:p w14:paraId="1BDA9241" w14:textId="0B1C3B8E" w:rsidR="006001A2" w:rsidRDefault="00EE501D">
            <w:pPr>
              <w:spacing w:after="0" w:line="252" w:lineRule="auto"/>
              <w:rPr>
                <w:del w:id="324" w:author="OpenAI Codex" w:date="2026-10-11T06:02:09Z"/>
              </w:rPr>
            </w:pPr>
            <w:del w:id="323" w:author="OpenAI Codex" w:date="2026-10-11T06:02:09Z">
              <w:r>
                <w:delText>Decision Tree</w:delText>
              </w:r>
            </w:del>
          </w:p>
        </w:tc>
        <w:tc>
          <w:tcPr>
            <w:tcW w:w="1307" w:type="dxa"/>
            <w:tcMar>
              <w:top w:w="60" w:type="dxa"/>
              <w:left w:w="80" w:type="dxa"/>
              <w:bottom w:w="60" w:type="dxa"/>
              <w:right w:w="80" w:type="dxa"/>
            </w:tcMar>
            <w:vAlign w:val="center"/>
          </w:tcPr>
          <w:p w14:paraId="2B299444" w14:textId="552574A0" w:rsidR="006001A2" w:rsidRDefault="00EE501D">
            <w:pPr>
              <w:spacing w:after="0" w:line="252" w:lineRule="auto"/>
              <w:rPr>
                <w:del w:id="326" w:author="OpenAI Codex" w:date="2026-10-11T06:02:09Z"/>
              </w:rPr>
            </w:pPr>
            <w:del w:id="325" w:author="OpenAI Codex" w:date="2026-10-11T06:02:09Z">
              <w:r>
                <w:delText>d=4, L=50</w:delText>
              </w:r>
            </w:del>
          </w:p>
        </w:tc>
        <w:tc>
          <w:tcPr>
            <w:tcW w:w="1093" w:type="dxa"/>
            <w:tcMar>
              <w:top w:w="60" w:type="dxa"/>
              <w:left w:w="80" w:type="dxa"/>
              <w:bottom w:w="60" w:type="dxa"/>
              <w:right w:w="80" w:type="dxa"/>
            </w:tcMar>
            <w:vAlign w:val="center"/>
          </w:tcPr>
          <w:p w14:paraId="7529C792" w14:textId="18F80741" w:rsidR="006001A2" w:rsidRDefault="00EE501D">
            <w:pPr>
              <w:spacing w:after="0" w:line="252" w:lineRule="auto"/>
              <w:jc w:val="center"/>
              <w:rPr>
                <w:del w:id="328" w:author="OpenAI Codex" w:date="2026-10-11T06:02:09Z"/>
              </w:rPr>
            </w:pPr>
            <w:del w:id="327" w:author="OpenAI Codex" w:date="2026-10-11T06:02:09Z">
              <w:r>
                <w:delText>5.1627</w:delText>
              </w:r>
            </w:del>
          </w:p>
        </w:tc>
        <w:tc>
          <w:tcPr>
            <w:tcW w:w="896" w:type="dxa"/>
            <w:tcMar>
              <w:top w:w="60" w:type="dxa"/>
              <w:left w:w="80" w:type="dxa"/>
              <w:bottom w:w="60" w:type="dxa"/>
              <w:right w:w="80" w:type="dxa"/>
            </w:tcMar>
            <w:vAlign w:val="center"/>
          </w:tcPr>
          <w:p w14:paraId="5EDA2832" w14:textId="7E3AF604" w:rsidR="006001A2" w:rsidRDefault="00EE501D">
            <w:pPr>
              <w:spacing w:after="0" w:line="252" w:lineRule="auto"/>
              <w:jc w:val="center"/>
              <w:rPr>
                <w:del w:id="330" w:author="OpenAI Codex" w:date="2026-10-11T06:02:09Z"/>
              </w:rPr>
            </w:pPr>
            <w:del w:id="329" w:author="OpenAI Codex" w:date="2026-10-11T06:02:09Z">
              <w:r>
                <w:delText>1.1884</w:delText>
              </w:r>
            </w:del>
          </w:p>
        </w:tc>
        <w:tc>
          <w:tcPr>
            <w:tcW w:w="896" w:type="dxa"/>
            <w:tcMar>
              <w:top w:w="60" w:type="dxa"/>
              <w:left w:w="80" w:type="dxa"/>
              <w:bottom w:w="60" w:type="dxa"/>
              <w:right w:w="80" w:type="dxa"/>
            </w:tcMar>
            <w:vAlign w:val="center"/>
          </w:tcPr>
          <w:p w14:paraId="7244DF40" w14:textId="36FCFA81" w:rsidR="006001A2" w:rsidRDefault="00EE501D">
            <w:pPr>
              <w:spacing w:after="0" w:line="252" w:lineRule="auto"/>
              <w:jc w:val="center"/>
              <w:rPr>
                <w:del w:id="332" w:author="OpenAI Codex" w:date="2026-10-11T06:02:09Z"/>
              </w:rPr>
            </w:pPr>
            <w:del w:id="331" w:author="OpenAI Codex" w:date="2026-10-11T06:02:09Z">
              <w:r>
                <w:delText>4.4772</w:delText>
              </w:r>
            </w:del>
          </w:p>
        </w:tc>
        <w:tc>
          <w:tcPr>
            <w:tcW w:w="1017" w:type="dxa"/>
            <w:tcMar>
              <w:top w:w="60" w:type="dxa"/>
              <w:left w:w="80" w:type="dxa"/>
              <w:bottom w:w="60" w:type="dxa"/>
              <w:right w:w="80" w:type="dxa"/>
            </w:tcMar>
            <w:vAlign w:val="center"/>
          </w:tcPr>
          <w:p w14:paraId="57359954" w14:textId="2222F4DE" w:rsidR="006001A2" w:rsidRDefault="00EE501D">
            <w:pPr>
              <w:spacing w:after="0" w:line="252" w:lineRule="auto"/>
              <w:jc w:val="center"/>
              <w:rPr>
                <w:del w:id="334" w:author="OpenAI Codex" w:date="2026-10-11T06:02:09Z"/>
              </w:rPr>
            </w:pPr>
            <w:del w:id="333" w:author="OpenAI Codex" w:date="2026-10-11T06:02:09Z">
              <w:r>
                <w:delText>+0.6855d</w:delText>
              </w:r>
            </w:del>
          </w:p>
        </w:tc>
        <w:tc>
          <w:tcPr>
            <w:tcW w:w="978" w:type="dxa"/>
            <w:tcMar>
              <w:top w:w="60" w:type="dxa"/>
              <w:left w:w="80" w:type="dxa"/>
              <w:bottom w:w="60" w:type="dxa"/>
              <w:right w:w="80" w:type="dxa"/>
            </w:tcMar>
            <w:vAlign w:val="center"/>
          </w:tcPr>
          <w:p w14:paraId="3E4807C1" w14:textId="32189F7F" w:rsidR="006001A2" w:rsidRDefault="00EE501D">
            <w:pPr>
              <w:spacing w:after="0" w:line="252" w:lineRule="auto"/>
              <w:rPr>
                <w:del w:id="336" w:author="OpenAI Codex" w:date="2026-10-11T06:02:09Z"/>
              </w:rPr>
            </w:pPr>
            <w:del w:id="335" w:author="OpenAI Codex" w:date="2026-10-11T06:02:09Z">
              <w:r>
                <w:delText>10</w:delText>
              </w:r>
            </w:del>
          </w:p>
        </w:tc>
        <w:tc>
          <w:tcPr>
            <w:tcW w:w="2829" w:type="dxa"/>
            <w:tcMar>
              <w:top w:w="60" w:type="dxa"/>
              <w:left w:w="80" w:type="dxa"/>
              <w:bottom w:w="60" w:type="dxa"/>
              <w:right w:w="80" w:type="dxa"/>
            </w:tcMar>
            <w:vAlign w:val="center"/>
          </w:tcPr>
          <w:p w14:paraId="6C5E4197" w14:textId="54AB5F14" w:rsidR="006001A2" w:rsidRDefault="00EE501D">
            <w:pPr>
              <w:spacing w:after="0" w:line="252" w:lineRule="auto"/>
              <w:rPr>
                <w:del w:id="338" w:author="OpenAI Codex" w:date="2026-10-11T06:02:09Z"/>
              </w:rPr>
            </w:pPr>
            <w:del w:id="337" w:author="OpenAI Codex" w:date="2026-10-11T06:02:09Z">
              <w:r>
                <w:delText>Retrospective sensitivity result, validation rank 10. Train–validation gap is descriptive; this grid did not select the retained final recipe.</w:delText>
              </w:r>
            </w:del>
          </w:p>
        </w:tc>
      </w:tr>
      <w:tr w:rsidR="006001A2" w14:paraId="52586760" w14:textId="77777777">
        <w:trPr>
          <w:cantSplit/>
          <w:jc w:val="center"/>
          <w:del w:id="668" w:author="OpenAI Codex" w:date="2026-10-11T06:02:09Z"/>
        </w:trPr>
        <w:tc>
          <w:tcPr>
            <w:tcW w:w="1017" w:type="dxa"/>
            <w:shd w:val="clear" w:color="auto" w:fill="F8FAFC"/>
            <w:tcMar>
              <w:top w:w="60" w:type="dxa"/>
              <w:left w:w="80" w:type="dxa"/>
              <w:bottom w:w="60" w:type="dxa"/>
              <w:right w:w="80" w:type="dxa"/>
            </w:tcMar>
            <w:vAlign w:val="center"/>
          </w:tcPr>
          <w:p w14:paraId="694F74F0" w14:textId="4D6B6159" w:rsidR="006001A2" w:rsidRDefault="00EE501D">
            <w:pPr>
              <w:spacing w:after="0" w:line="252" w:lineRule="auto"/>
              <w:rPr>
                <w:del w:id="340" w:author="OpenAI Codex" w:date="2026-10-11T06:02:09Z"/>
              </w:rPr>
            </w:pPr>
            <w:del w:id="339" w:author="OpenAI Codex" w:date="2026-10-11T06:02:09Z">
              <w:r>
                <w:delText>Decision Tree</w:delText>
              </w:r>
            </w:del>
          </w:p>
        </w:tc>
        <w:tc>
          <w:tcPr>
            <w:tcW w:w="1307" w:type="dxa"/>
            <w:shd w:val="clear" w:color="auto" w:fill="F8FAFC"/>
            <w:tcMar>
              <w:top w:w="60" w:type="dxa"/>
              <w:left w:w="80" w:type="dxa"/>
              <w:bottom w:w="60" w:type="dxa"/>
              <w:right w:w="80" w:type="dxa"/>
            </w:tcMar>
            <w:vAlign w:val="center"/>
          </w:tcPr>
          <w:p w14:paraId="284616BF" w14:textId="2B82806E" w:rsidR="006001A2" w:rsidRDefault="00EE501D">
            <w:pPr>
              <w:spacing w:after="0" w:line="252" w:lineRule="auto"/>
              <w:rPr>
                <w:del w:id="342" w:author="OpenAI Codex" w:date="2026-10-11T06:02:09Z"/>
              </w:rPr>
            </w:pPr>
            <w:del w:id="341" w:author="OpenAI Codex" w:date="2026-10-11T06:02:09Z">
              <w:r>
                <w:delText>d=4, L=100</w:delText>
              </w:r>
            </w:del>
          </w:p>
        </w:tc>
        <w:tc>
          <w:tcPr>
            <w:tcW w:w="1093" w:type="dxa"/>
            <w:shd w:val="clear" w:color="auto" w:fill="F8FAFC"/>
            <w:tcMar>
              <w:top w:w="60" w:type="dxa"/>
              <w:left w:w="80" w:type="dxa"/>
              <w:bottom w:w="60" w:type="dxa"/>
              <w:right w:w="80" w:type="dxa"/>
            </w:tcMar>
            <w:vAlign w:val="center"/>
          </w:tcPr>
          <w:p w14:paraId="23E36505" w14:textId="4885C16B" w:rsidR="006001A2" w:rsidRDefault="00EE501D">
            <w:pPr>
              <w:spacing w:after="0" w:line="252" w:lineRule="auto"/>
              <w:jc w:val="center"/>
              <w:rPr>
                <w:del w:id="344" w:author="OpenAI Codex" w:date="2026-10-11T06:02:09Z"/>
              </w:rPr>
            </w:pPr>
            <w:del w:id="343" w:author="OpenAI Codex" w:date="2026-10-11T06:02:09Z">
              <w:r>
                <w:delText>5.1582</w:delText>
              </w:r>
            </w:del>
          </w:p>
        </w:tc>
        <w:tc>
          <w:tcPr>
            <w:tcW w:w="896" w:type="dxa"/>
            <w:shd w:val="clear" w:color="auto" w:fill="F8FAFC"/>
            <w:tcMar>
              <w:top w:w="60" w:type="dxa"/>
              <w:left w:w="80" w:type="dxa"/>
              <w:bottom w:w="60" w:type="dxa"/>
              <w:right w:w="80" w:type="dxa"/>
            </w:tcMar>
            <w:vAlign w:val="center"/>
          </w:tcPr>
          <w:p w14:paraId="65A73D2B" w14:textId="4E5A0E52" w:rsidR="006001A2" w:rsidRDefault="00EE501D">
            <w:pPr>
              <w:spacing w:after="0" w:line="252" w:lineRule="auto"/>
              <w:jc w:val="center"/>
              <w:rPr>
                <w:del w:id="346" w:author="OpenAI Codex" w:date="2026-10-11T06:02:09Z"/>
              </w:rPr>
            </w:pPr>
            <w:del w:id="345" w:author="OpenAI Codex" w:date="2026-10-11T06:02:09Z">
              <w:r>
                <w:delText>1.1940</w:delText>
              </w:r>
            </w:del>
          </w:p>
        </w:tc>
        <w:tc>
          <w:tcPr>
            <w:tcW w:w="896" w:type="dxa"/>
            <w:shd w:val="clear" w:color="auto" w:fill="F8FAFC"/>
            <w:tcMar>
              <w:top w:w="60" w:type="dxa"/>
              <w:left w:w="80" w:type="dxa"/>
              <w:bottom w:w="60" w:type="dxa"/>
              <w:right w:w="80" w:type="dxa"/>
            </w:tcMar>
            <w:vAlign w:val="center"/>
          </w:tcPr>
          <w:p w14:paraId="5BE277FB" w14:textId="6FE44191" w:rsidR="006001A2" w:rsidRDefault="00EE501D">
            <w:pPr>
              <w:spacing w:after="0" w:line="252" w:lineRule="auto"/>
              <w:jc w:val="center"/>
              <w:rPr>
                <w:del w:id="348" w:author="OpenAI Codex" w:date="2026-10-11T06:02:09Z"/>
              </w:rPr>
            </w:pPr>
            <w:del w:id="347" w:author="OpenAI Codex" w:date="2026-10-11T06:02:09Z">
              <w:r>
                <w:delText>4.4849</w:delText>
              </w:r>
            </w:del>
          </w:p>
        </w:tc>
        <w:tc>
          <w:tcPr>
            <w:tcW w:w="1017" w:type="dxa"/>
            <w:shd w:val="clear" w:color="auto" w:fill="F8FAFC"/>
            <w:tcMar>
              <w:top w:w="60" w:type="dxa"/>
              <w:left w:w="80" w:type="dxa"/>
              <w:bottom w:w="60" w:type="dxa"/>
              <w:right w:w="80" w:type="dxa"/>
            </w:tcMar>
            <w:vAlign w:val="center"/>
          </w:tcPr>
          <w:p w14:paraId="1A21BE77" w14:textId="22B45974" w:rsidR="006001A2" w:rsidRDefault="00EE501D">
            <w:pPr>
              <w:spacing w:after="0" w:line="252" w:lineRule="auto"/>
              <w:jc w:val="center"/>
              <w:rPr>
                <w:del w:id="350" w:author="OpenAI Codex" w:date="2026-10-11T06:02:09Z"/>
              </w:rPr>
            </w:pPr>
            <w:del w:id="349" w:author="OpenAI Codex" w:date="2026-10-11T06:02:09Z">
              <w:r>
                <w:delText>+0.6733d</w:delText>
              </w:r>
            </w:del>
          </w:p>
        </w:tc>
        <w:tc>
          <w:tcPr>
            <w:tcW w:w="978" w:type="dxa"/>
            <w:shd w:val="clear" w:color="auto" w:fill="F8FAFC"/>
            <w:tcMar>
              <w:top w:w="60" w:type="dxa"/>
              <w:left w:w="80" w:type="dxa"/>
              <w:bottom w:w="60" w:type="dxa"/>
              <w:right w:w="80" w:type="dxa"/>
            </w:tcMar>
            <w:vAlign w:val="center"/>
          </w:tcPr>
          <w:p w14:paraId="1B948C63" w14:textId="7BD881B1" w:rsidR="006001A2" w:rsidRDefault="00EE501D">
            <w:pPr>
              <w:spacing w:after="0" w:line="252" w:lineRule="auto"/>
              <w:rPr>
                <w:del w:id="352" w:author="OpenAI Codex" w:date="2026-10-11T06:02:09Z"/>
              </w:rPr>
            </w:pPr>
            <w:del w:id="351" w:author="OpenAI Codex" w:date="2026-10-11T06:02:09Z">
              <w:r>
                <w:delText>9</w:delText>
              </w:r>
            </w:del>
          </w:p>
        </w:tc>
        <w:tc>
          <w:tcPr>
            <w:tcW w:w="2829" w:type="dxa"/>
            <w:shd w:val="clear" w:color="auto" w:fill="F8FAFC"/>
            <w:tcMar>
              <w:top w:w="60" w:type="dxa"/>
              <w:left w:w="80" w:type="dxa"/>
              <w:bottom w:w="60" w:type="dxa"/>
              <w:right w:w="80" w:type="dxa"/>
            </w:tcMar>
            <w:vAlign w:val="center"/>
          </w:tcPr>
          <w:p w14:paraId="2CDA6B70" w14:textId="28104F41" w:rsidR="006001A2" w:rsidRDefault="00EE501D">
            <w:pPr>
              <w:spacing w:after="0" w:line="252" w:lineRule="auto"/>
              <w:rPr>
                <w:del w:id="354" w:author="OpenAI Codex" w:date="2026-10-11T06:02:09Z"/>
              </w:rPr>
            </w:pPr>
            <w:del w:id="353" w:author="OpenAI Codex" w:date="2026-10-11T06:02:09Z">
              <w:r>
                <w:delText>Retrospective sensitivity result, validation rank 9. Train–validation gap is descriptive; this grid did not select the retained final recipe.</w:delText>
              </w:r>
            </w:del>
          </w:p>
        </w:tc>
      </w:tr>
      <w:tr w:rsidR="006001A2" w14:paraId="52A4F9AD" w14:textId="77777777">
        <w:trPr>
          <w:cantSplit/>
          <w:jc w:val="center"/>
          <w:del w:id="669" w:author="OpenAI Codex" w:date="2026-10-11T06:02:09Z"/>
        </w:trPr>
        <w:tc>
          <w:tcPr>
            <w:tcW w:w="1017" w:type="dxa"/>
            <w:tcMar>
              <w:top w:w="60" w:type="dxa"/>
              <w:left w:w="80" w:type="dxa"/>
              <w:bottom w:w="60" w:type="dxa"/>
              <w:right w:w="80" w:type="dxa"/>
            </w:tcMar>
            <w:vAlign w:val="center"/>
          </w:tcPr>
          <w:p w14:paraId="2482B6DA" w14:textId="14BD3F24" w:rsidR="006001A2" w:rsidRDefault="00EE501D">
            <w:pPr>
              <w:spacing w:after="0" w:line="252" w:lineRule="auto"/>
              <w:rPr>
                <w:del w:id="356" w:author="OpenAI Codex" w:date="2026-10-11T06:02:09Z"/>
              </w:rPr>
            </w:pPr>
            <w:del w:id="355" w:author="OpenAI Codex" w:date="2026-10-11T06:02:09Z">
              <w:r>
                <w:delText>Decision Tree</w:delText>
              </w:r>
            </w:del>
          </w:p>
        </w:tc>
        <w:tc>
          <w:tcPr>
            <w:tcW w:w="1307" w:type="dxa"/>
            <w:tcMar>
              <w:top w:w="60" w:type="dxa"/>
              <w:left w:w="80" w:type="dxa"/>
              <w:bottom w:w="60" w:type="dxa"/>
              <w:right w:w="80" w:type="dxa"/>
            </w:tcMar>
            <w:vAlign w:val="center"/>
          </w:tcPr>
          <w:p w14:paraId="45AD8F07" w14:textId="3B2C0957" w:rsidR="006001A2" w:rsidRDefault="00EE501D">
            <w:pPr>
              <w:spacing w:after="0" w:line="252" w:lineRule="auto"/>
              <w:rPr>
                <w:del w:id="358" w:author="OpenAI Codex" w:date="2026-10-11T06:02:09Z"/>
              </w:rPr>
            </w:pPr>
            <w:del w:id="357" w:author="OpenAI Codex" w:date="2026-10-11T06:02:09Z">
              <w:r>
                <w:delText>d=4, L=200</w:delText>
              </w:r>
            </w:del>
          </w:p>
        </w:tc>
        <w:tc>
          <w:tcPr>
            <w:tcW w:w="1093" w:type="dxa"/>
            <w:tcMar>
              <w:top w:w="60" w:type="dxa"/>
              <w:left w:w="80" w:type="dxa"/>
              <w:bottom w:w="60" w:type="dxa"/>
              <w:right w:w="80" w:type="dxa"/>
            </w:tcMar>
            <w:vAlign w:val="center"/>
          </w:tcPr>
          <w:p w14:paraId="2E54E479" w14:textId="236F3077" w:rsidR="006001A2" w:rsidRDefault="00EE501D">
            <w:pPr>
              <w:spacing w:after="0" w:line="252" w:lineRule="auto"/>
              <w:jc w:val="center"/>
              <w:rPr>
                <w:del w:id="360" w:author="OpenAI Codex" w:date="2026-10-11T06:02:09Z"/>
              </w:rPr>
            </w:pPr>
            <w:del w:id="359" w:author="OpenAI Codex" w:date="2026-10-11T06:02:09Z">
              <w:r>
                <w:delText>5.1563</w:delText>
              </w:r>
            </w:del>
          </w:p>
        </w:tc>
        <w:tc>
          <w:tcPr>
            <w:tcW w:w="896" w:type="dxa"/>
            <w:tcMar>
              <w:top w:w="60" w:type="dxa"/>
              <w:left w:w="80" w:type="dxa"/>
              <w:bottom w:w="60" w:type="dxa"/>
              <w:right w:w="80" w:type="dxa"/>
            </w:tcMar>
            <w:vAlign w:val="center"/>
          </w:tcPr>
          <w:p w14:paraId="09CDC323" w14:textId="7BA3013F" w:rsidR="006001A2" w:rsidRDefault="00EE501D">
            <w:pPr>
              <w:spacing w:after="0" w:line="252" w:lineRule="auto"/>
              <w:jc w:val="center"/>
              <w:rPr>
                <w:del w:id="362" w:author="OpenAI Codex" w:date="2026-10-11T06:02:09Z"/>
              </w:rPr>
            </w:pPr>
            <w:del w:id="361" w:author="OpenAI Codex" w:date="2026-10-11T06:02:09Z">
              <w:r>
                <w:delText>1.1811</w:delText>
              </w:r>
            </w:del>
          </w:p>
        </w:tc>
        <w:tc>
          <w:tcPr>
            <w:tcW w:w="896" w:type="dxa"/>
            <w:tcMar>
              <w:top w:w="60" w:type="dxa"/>
              <w:left w:w="80" w:type="dxa"/>
              <w:bottom w:w="60" w:type="dxa"/>
              <w:right w:w="80" w:type="dxa"/>
            </w:tcMar>
            <w:vAlign w:val="center"/>
          </w:tcPr>
          <w:p w14:paraId="35C3CCA3" w14:textId="3773BAAF" w:rsidR="006001A2" w:rsidRDefault="00EE501D">
            <w:pPr>
              <w:spacing w:after="0" w:line="252" w:lineRule="auto"/>
              <w:jc w:val="center"/>
              <w:rPr>
                <w:del w:id="364" w:author="OpenAI Codex" w:date="2026-10-11T06:02:09Z"/>
              </w:rPr>
            </w:pPr>
            <w:del w:id="363" w:author="OpenAI Codex" w:date="2026-10-11T06:02:09Z">
              <w:r>
                <w:delText>4.4897</w:delText>
              </w:r>
            </w:del>
          </w:p>
        </w:tc>
        <w:tc>
          <w:tcPr>
            <w:tcW w:w="1017" w:type="dxa"/>
            <w:tcMar>
              <w:top w:w="60" w:type="dxa"/>
              <w:left w:w="80" w:type="dxa"/>
              <w:bottom w:w="60" w:type="dxa"/>
              <w:right w:w="80" w:type="dxa"/>
            </w:tcMar>
            <w:vAlign w:val="center"/>
          </w:tcPr>
          <w:p w14:paraId="338E6886" w14:textId="6DCD9B85" w:rsidR="006001A2" w:rsidRDefault="00EE501D">
            <w:pPr>
              <w:spacing w:after="0" w:line="252" w:lineRule="auto"/>
              <w:jc w:val="center"/>
              <w:rPr>
                <w:del w:id="366" w:author="OpenAI Codex" w:date="2026-10-11T06:02:09Z"/>
              </w:rPr>
            </w:pPr>
            <w:del w:id="365" w:author="OpenAI Codex" w:date="2026-10-11T06:02:09Z">
              <w:r>
                <w:delText>+0.6665d</w:delText>
              </w:r>
            </w:del>
          </w:p>
        </w:tc>
        <w:tc>
          <w:tcPr>
            <w:tcW w:w="978" w:type="dxa"/>
            <w:tcMar>
              <w:top w:w="60" w:type="dxa"/>
              <w:left w:w="80" w:type="dxa"/>
              <w:bottom w:w="60" w:type="dxa"/>
              <w:right w:w="80" w:type="dxa"/>
            </w:tcMar>
            <w:vAlign w:val="center"/>
          </w:tcPr>
          <w:p w14:paraId="794CB850" w14:textId="03D43641" w:rsidR="006001A2" w:rsidRDefault="00EE501D">
            <w:pPr>
              <w:spacing w:after="0" w:line="252" w:lineRule="auto"/>
              <w:rPr>
                <w:del w:id="368" w:author="OpenAI Codex" w:date="2026-10-11T06:02:09Z"/>
              </w:rPr>
            </w:pPr>
            <w:del w:id="367" w:author="OpenAI Codex" w:date="2026-10-11T06:02:09Z">
              <w:r>
                <w:delText>8</w:delText>
              </w:r>
            </w:del>
          </w:p>
        </w:tc>
        <w:tc>
          <w:tcPr>
            <w:tcW w:w="2829" w:type="dxa"/>
            <w:tcMar>
              <w:top w:w="60" w:type="dxa"/>
              <w:left w:w="80" w:type="dxa"/>
              <w:bottom w:w="60" w:type="dxa"/>
              <w:right w:w="80" w:type="dxa"/>
            </w:tcMar>
            <w:vAlign w:val="center"/>
          </w:tcPr>
          <w:p w14:paraId="0F47DAE3" w14:textId="3F70EBE8" w:rsidR="006001A2" w:rsidRDefault="00EE501D">
            <w:pPr>
              <w:spacing w:after="0" w:line="252" w:lineRule="auto"/>
              <w:rPr>
                <w:del w:id="370" w:author="OpenAI Codex" w:date="2026-10-11T06:02:09Z"/>
              </w:rPr>
            </w:pPr>
            <w:del w:id="369" w:author="OpenAI Codex" w:date="2026-10-11T06:02:09Z">
              <w:r>
                <w:delText>Retrospective sensitivity result, validation rank 8. Train–validation gap is descriptive; this grid did not select the retained final recipe.</w:delText>
              </w:r>
            </w:del>
          </w:p>
        </w:tc>
      </w:tr>
      <w:tr w:rsidR="006001A2" w14:paraId="08F46331" w14:textId="77777777">
        <w:trPr>
          <w:cantSplit/>
          <w:jc w:val="center"/>
          <w:del w:id="670" w:author="OpenAI Codex" w:date="2026-10-11T06:02:09Z"/>
        </w:trPr>
        <w:tc>
          <w:tcPr>
            <w:tcW w:w="1017" w:type="dxa"/>
            <w:shd w:val="clear" w:color="auto" w:fill="F8FAFC"/>
            <w:tcMar>
              <w:top w:w="60" w:type="dxa"/>
              <w:left w:w="80" w:type="dxa"/>
              <w:bottom w:w="60" w:type="dxa"/>
              <w:right w:w="80" w:type="dxa"/>
            </w:tcMar>
            <w:vAlign w:val="center"/>
          </w:tcPr>
          <w:p w14:paraId="1E0B3911" w14:textId="6A16F387" w:rsidR="006001A2" w:rsidRDefault="00EE501D">
            <w:pPr>
              <w:spacing w:after="0" w:line="252" w:lineRule="auto"/>
              <w:rPr>
                <w:del w:id="372" w:author="OpenAI Codex" w:date="2026-10-11T06:02:09Z"/>
              </w:rPr>
            </w:pPr>
            <w:del w:id="371" w:author="OpenAI Codex" w:date="2026-10-11T06:02:09Z">
              <w:r>
                <w:delText>Decision Tree</w:delText>
              </w:r>
            </w:del>
          </w:p>
        </w:tc>
        <w:tc>
          <w:tcPr>
            <w:tcW w:w="1307" w:type="dxa"/>
            <w:shd w:val="clear" w:color="auto" w:fill="F8FAFC"/>
            <w:tcMar>
              <w:top w:w="60" w:type="dxa"/>
              <w:left w:w="80" w:type="dxa"/>
              <w:bottom w:w="60" w:type="dxa"/>
              <w:right w:w="80" w:type="dxa"/>
            </w:tcMar>
            <w:vAlign w:val="center"/>
          </w:tcPr>
          <w:p w14:paraId="2F990523" w14:textId="0D89707E" w:rsidR="006001A2" w:rsidRDefault="00EE501D">
            <w:pPr>
              <w:spacing w:after="0" w:line="252" w:lineRule="auto"/>
              <w:rPr>
                <w:del w:id="374" w:author="OpenAI Codex" w:date="2026-10-11T06:02:09Z"/>
              </w:rPr>
            </w:pPr>
            <w:del w:id="373" w:author="OpenAI Codex" w:date="2026-10-11T06:02:09Z">
              <w:r>
                <w:delText>d=6, L=20</w:delText>
              </w:r>
            </w:del>
          </w:p>
        </w:tc>
        <w:tc>
          <w:tcPr>
            <w:tcW w:w="1093" w:type="dxa"/>
            <w:shd w:val="clear" w:color="auto" w:fill="F8FAFC"/>
            <w:tcMar>
              <w:top w:w="60" w:type="dxa"/>
              <w:left w:w="80" w:type="dxa"/>
              <w:bottom w:w="60" w:type="dxa"/>
              <w:right w:w="80" w:type="dxa"/>
            </w:tcMar>
            <w:vAlign w:val="center"/>
          </w:tcPr>
          <w:p w14:paraId="1C66DFE4" w14:textId="6CAD3B35" w:rsidR="006001A2" w:rsidRDefault="00EE501D">
            <w:pPr>
              <w:spacing w:after="0" w:line="252" w:lineRule="auto"/>
              <w:jc w:val="center"/>
              <w:rPr>
                <w:del w:id="376" w:author="OpenAI Codex" w:date="2026-10-11T06:02:09Z"/>
              </w:rPr>
            </w:pPr>
            <w:del w:id="375" w:author="OpenAI Codex" w:date="2026-10-11T06:02:09Z">
              <w:r>
                <w:delText>5.5096</w:delText>
              </w:r>
            </w:del>
          </w:p>
        </w:tc>
        <w:tc>
          <w:tcPr>
            <w:tcW w:w="896" w:type="dxa"/>
            <w:shd w:val="clear" w:color="auto" w:fill="F8FAFC"/>
            <w:tcMar>
              <w:top w:w="60" w:type="dxa"/>
              <w:left w:w="80" w:type="dxa"/>
              <w:bottom w:w="60" w:type="dxa"/>
              <w:right w:w="80" w:type="dxa"/>
            </w:tcMar>
            <w:vAlign w:val="center"/>
          </w:tcPr>
          <w:p w14:paraId="31A7EEF1" w14:textId="4CC54B40" w:rsidR="006001A2" w:rsidRDefault="00EE501D">
            <w:pPr>
              <w:spacing w:after="0" w:line="252" w:lineRule="auto"/>
              <w:jc w:val="center"/>
              <w:rPr>
                <w:del w:id="378" w:author="OpenAI Codex" w:date="2026-10-11T06:02:09Z"/>
              </w:rPr>
            </w:pPr>
            <w:del w:id="377" w:author="OpenAI Codex" w:date="2026-10-11T06:02:09Z">
              <w:r>
                <w:delText>1.2984</w:delText>
              </w:r>
            </w:del>
          </w:p>
        </w:tc>
        <w:tc>
          <w:tcPr>
            <w:tcW w:w="896" w:type="dxa"/>
            <w:shd w:val="clear" w:color="auto" w:fill="F8FAFC"/>
            <w:tcMar>
              <w:top w:w="60" w:type="dxa"/>
              <w:left w:w="80" w:type="dxa"/>
              <w:bottom w:w="60" w:type="dxa"/>
              <w:right w:w="80" w:type="dxa"/>
            </w:tcMar>
            <w:vAlign w:val="center"/>
          </w:tcPr>
          <w:p w14:paraId="12866779" w14:textId="47E4BEC6" w:rsidR="006001A2" w:rsidRDefault="00EE501D">
            <w:pPr>
              <w:spacing w:after="0" w:line="252" w:lineRule="auto"/>
              <w:jc w:val="center"/>
              <w:rPr>
                <w:del w:id="380" w:author="OpenAI Codex" w:date="2026-10-11T06:02:09Z"/>
              </w:rPr>
            </w:pPr>
            <w:del w:id="379" w:author="OpenAI Codex" w:date="2026-10-11T06:02:09Z">
              <w:r>
                <w:delText>4.3749</w:delText>
              </w:r>
            </w:del>
          </w:p>
        </w:tc>
        <w:tc>
          <w:tcPr>
            <w:tcW w:w="1017" w:type="dxa"/>
            <w:shd w:val="clear" w:color="auto" w:fill="F8FAFC"/>
            <w:tcMar>
              <w:top w:w="60" w:type="dxa"/>
              <w:left w:w="80" w:type="dxa"/>
              <w:bottom w:w="60" w:type="dxa"/>
              <w:right w:w="80" w:type="dxa"/>
            </w:tcMar>
            <w:vAlign w:val="center"/>
          </w:tcPr>
          <w:p w14:paraId="493C5137" w14:textId="2D779AAE" w:rsidR="006001A2" w:rsidRDefault="00EE501D">
            <w:pPr>
              <w:spacing w:after="0" w:line="252" w:lineRule="auto"/>
              <w:jc w:val="center"/>
              <w:rPr>
                <w:del w:id="382" w:author="OpenAI Codex" w:date="2026-10-11T06:02:09Z"/>
              </w:rPr>
            </w:pPr>
            <w:del w:id="381" w:author="OpenAI Codex" w:date="2026-10-11T06:02:09Z">
              <w:r>
                <w:delText>+1.1347d</w:delText>
              </w:r>
            </w:del>
          </w:p>
        </w:tc>
        <w:tc>
          <w:tcPr>
            <w:tcW w:w="978" w:type="dxa"/>
            <w:shd w:val="clear" w:color="auto" w:fill="F8FAFC"/>
            <w:tcMar>
              <w:top w:w="60" w:type="dxa"/>
              <w:left w:w="80" w:type="dxa"/>
              <w:bottom w:w="60" w:type="dxa"/>
              <w:right w:w="80" w:type="dxa"/>
            </w:tcMar>
            <w:vAlign w:val="center"/>
          </w:tcPr>
          <w:p w14:paraId="2A049707" w14:textId="6075DC80" w:rsidR="006001A2" w:rsidRDefault="00EE501D">
            <w:pPr>
              <w:spacing w:after="0" w:line="252" w:lineRule="auto"/>
              <w:rPr>
                <w:del w:id="384" w:author="OpenAI Codex" w:date="2026-10-11T06:02:09Z"/>
              </w:rPr>
            </w:pPr>
            <w:del w:id="383" w:author="OpenAI Codex" w:date="2026-10-11T06:02:09Z">
              <w:r>
                <w:delText>14</w:delText>
              </w:r>
            </w:del>
          </w:p>
        </w:tc>
        <w:tc>
          <w:tcPr>
            <w:tcW w:w="2829" w:type="dxa"/>
            <w:shd w:val="clear" w:color="auto" w:fill="F8FAFC"/>
            <w:tcMar>
              <w:top w:w="60" w:type="dxa"/>
              <w:left w:w="80" w:type="dxa"/>
              <w:bottom w:w="60" w:type="dxa"/>
              <w:right w:w="80" w:type="dxa"/>
            </w:tcMar>
            <w:vAlign w:val="center"/>
          </w:tcPr>
          <w:p w14:paraId="0D22BE8A" w14:textId="1E6636CD" w:rsidR="006001A2" w:rsidRDefault="00EE501D">
            <w:pPr>
              <w:spacing w:after="0" w:line="252" w:lineRule="auto"/>
              <w:rPr>
                <w:del w:id="386" w:author="OpenAI Codex" w:date="2026-10-11T06:02:09Z"/>
              </w:rPr>
            </w:pPr>
            <w:del w:id="385" w:author="OpenAI Codex" w:date="2026-10-11T06:02:09Z">
              <w:r>
                <w:delText>Retrospective sensitivity result, validation rank 14. Train–validation gap is descriptive; this grid did not select the retained final recipe.</w:delText>
              </w:r>
            </w:del>
          </w:p>
        </w:tc>
      </w:tr>
      <w:tr w:rsidR="006001A2" w14:paraId="4C056BCC" w14:textId="77777777">
        <w:trPr>
          <w:cantSplit/>
          <w:jc w:val="center"/>
          <w:del w:id="671" w:author="OpenAI Codex" w:date="2026-10-11T06:02:09Z"/>
        </w:trPr>
        <w:tc>
          <w:tcPr>
            <w:tcW w:w="1017" w:type="dxa"/>
            <w:tcMar>
              <w:top w:w="60" w:type="dxa"/>
              <w:left w:w="80" w:type="dxa"/>
              <w:bottom w:w="60" w:type="dxa"/>
              <w:right w:w="80" w:type="dxa"/>
            </w:tcMar>
            <w:vAlign w:val="center"/>
          </w:tcPr>
          <w:p w14:paraId="228E04FA" w14:textId="525117F6" w:rsidR="006001A2" w:rsidRDefault="00EE501D">
            <w:pPr>
              <w:spacing w:after="0" w:line="252" w:lineRule="auto"/>
              <w:rPr>
                <w:del w:id="388" w:author="OpenAI Codex" w:date="2026-10-11T06:02:09Z"/>
              </w:rPr>
            </w:pPr>
            <w:del w:id="387" w:author="OpenAI Codex" w:date="2026-10-11T06:02:09Z">
              <w:r>
                <w:delText>Decision Tree</w:delText>
              </w:r>
            </w:del>
          </w:p>
        </w:tc>
        <w:tc>
          <w:tcPr>
            <w:tcW w:w="1307" w:type="dxa"/>
            <w:tcMar>
              <w:top w:w="60" w:type="dxa"/>
              <w:left w:w="80" w:type="dxa"/>
              <w:bottom w:w="60" w:type="dxa"/>
              <w:right w:w="80" w:type="dxa"/>
            </w:tcMar>
            <w:vAlign w:val="center"/>
          </w:tcPr>
          <w:p w14:paraId="3D61AACF" w14:textId="0C1108C5" w:rsidR="006001A2" w:rsidRDefault="00EE501D">
            <w:pPr>
              <w:spacing w:after="0" w:line="252" w:lineRule="auto"/>
              <w:rPr>
                <w:del w:id="390" w:author="OpenAI Codex" w:date="2026-10-11T06:02:09Z"/>
              </w:rPr>
            </w:pPr>
            <w:del w:id="389" w:author="OpenAI Codex" w:date="2026-10-11T06:02:09Z">
              <w:r>
                <w:delText>d=6, L=50</w:delText>
              </w:r>
            </w:del>
          </w:p>
        </w:tc>
        <w:tc>
          <w:tcPr>
            <w:tcW w:w="1093" w:type="dxa"/>
            <w:tcMar>
              <w:top w:w="60" w:type="dxa"/>
              <w:left w:w="80" w:type="dxa"/>
              <w:bottom w:w="60" w:type="dxa"/>
              <w:right w:w="80" w:type="dxa"/>
            </w:tcMar>
            <w:vAlign w:val="center"/>
          </w:tcPr>
          <w:p w14:paraId="66E2A5AF" w14:textId="048A1D3A" w:rsidR="006001A2" w:rsidRDefault="00EE501D">
            <w:pPr>
              <w:spacing w:after="0" w:line="252" w:lineRule="auto"/>
              <w:jc w:val="center"/>
              <w:rPr>
                <w:del w:id="392" w:author="OpenAI Codex" w:date="2026-10-11T06:02:09Z"/>
              </w:rPr>
            </w:pPr>
            <w:del w:id="391" w:author="OpenAI Codex" w:date="2026-10-11T06:02:09Z">
              <w:r>
                <w:delText>5.1403</w:delText>
              </w:r>
            </w:del>
          </w:p>
        </w:tc>
        <w:tc>
          <w:tcPr>
            <w:tcW w:w="896" w:type="dxa"/>
            <w:tcMar>
              <w:top w:w="60" w:type="dxa"/>
              <w:left w:w="80" w:type="dxa"/>
              <w:bottom w:w="60" w:type="dxa"/>
              <w:right w:w="80" w:type="dxa"/>
            </w:tcMar>
            <w:vAlign w:val="center"/>
          </w:tcPr>
          <w:p w14:paraId="1FFB064A" w14:textId="418FDB44" w:rsidR="006001A2" w:rsidRDefault="00EE501D">
            <w:pPr>
              <w:spacing w:after="0" w:line="252" w:lineRule="auto"/>
              <w:jc w:val="center"/>
              <w:rPr>
                <w:del w:id="394" w:author="OpenAI Codex" w:date="2026-10-11T06:02:09Z"/>
              </w:rPr>
            </w:pPr>
            <w:del w:id="393" w:author="OpenAI Codex" w:date="2026-10-11T06:02:09Z">
              <w:r>
                <w:delText>1.1610</w:delText>
              </w:r>
            </w:del>
          </w:p>
        </w:tc>
        <w:tc>
          <w:tcPr>
            <w:tcW w:w="896" w:type="dxa"/>
            <w:tcMar>
              <w:top w:w="60" w:type="dxa"/>
              <w:left w:w="80" w:type="dxa"/>
              <w:bottom w:w="60" w:type="dxa"/>
              <w:right w:w="80" w:type="dxa"/>
            </w:tcMar>
            <w:vAlign w:val="center"/>
          </w:tcPr>
          <w:p w14:paraId="7C2D04F1" w14:textId="46DB8516" w:rsidR="006001A2" w:rsidRDefault="00EE501D">
            <w:pPr>
              <w:spacing w:after="0" w:line="252" w:lineRule="auto"/>
              <w:jc w:val="center"/>
              <w:rPr>
                <w:del w:id="396" w:author="OpenAI Codex" w:date="2026-10-11T06:02:09Z"/>
              </w:rPr>
            </w:pPr>
            <w:del w:id="395" w:author="OpenAI Codex" w:date="2026-10-11T06:02:09Z">
              <w:r>
                <w:delText>4.3882</w:delText>
              </w:r>
            </w:del>
          </w:p>
        </w:tc>
        <w:tc>
          <w:tcPr>
            <w:tcW w:w="1017" w:type="dxa"/>
            <w:tcMar>
              <w:top w:w="60" w:type="dxa"/>
              <w:left w:w="80" w:type="dxa"/>
              <w:bottom w:w="60" w:type="dxa"/>
              <w:right w:w="80" w:type="dxa"/>
            </w:tcMar>
            <w:vAlign w:val="center"/>
          </w:tcPr>
          <w:p w14:paraId="66239D5D" w14:textId="6E8D7E79" w:rsidR="006001A2" w:rsidRDefault="00EE501D">
            <w:pPr>
              <w:spacing w:after="0" w:line="252" w:lineRule="auto"/>
              <w:jc w:val="center"/>
              <w:rPr>
                <w:del w:id="398" w:author="OpenAI Codex" w:date="2026-10-11T06:02:09Z"/>
              </w:rPr>
            </w:pPr>
            <w:del w:id="397" w:author="OpenAI Codex" w:date="2026-10-11T06:02:09Z">
              <w:r>
                <w:delText>+0.7520d</w:delText>
              </w:r>
            </w:del>
          </w:p>
        </w:tc>
        <w:tc>
          <w:tcPr>
            <w:tcW w:w="978" w:type="dxa"/>
            <w:tcMar>
              <w:top w:w="60" w:type="dxa"/>
              <w:left w:w="80" w:type="dxa"/>
              <w:bottom w:w="60" w:type="dxa"/>
              <w:right w:w="80" w:type="dxa"/>
            </w:tcMar>
            <w:vAlign w:val="center"/>
          </w:tcPr>
          <w:p w14:paraId="7F58F6BC" w14:textId="4539CDDC" w:rsidR="006001A2" w:rsidRDefault="00EE501D">
            <w:pPr>
              <w:spacing w:after="0" w:line="252" w:lineRule="auto"/>
              <w:rPr>
                <w:del w:id="400" w:author="OpenAI Codex" w:date="2026-10-11T06:02:09Z"/>
              </w:rPr>
            </w:pPr>
            <w:del w:id="399" w:author="OpenAI Codex" w:date="2026-10-11T06:02:09Z">
              <w:r>
                <w:delText>7</w:delText>
              </w:r>
            </w:del>
          </w:p>
        </w:tc>
        <w:tc>
          <w:tcPr>
            <w:tcW w:w="2829" w:type="dxa"/>
            <w:tcMar>
              <w:top w:w="60" w:type="dxa"/>
              <w:left w:w="80" w:type="dxa"/>
              <w:bottom w:w="60" w:type="dxa"/>
              <w:right w:w="80" w:type="dxa"/>
            </w:tcMar>
            <w:vAlign w:val="center"/>
          </w:tcPr>
          <w:p w14:paraId="12FE9777" w14:textId="41BDEA71" w:rsidR="006001A2" w:rsidRDefault="00EE501D">
            <w:pPr>
              <w:spacing w:after="0" w:line="252" w:lineRule="auto"/>
              <w:rPr>
                <w:del w:id="402" w:author="OpenAI Codex" w:date="2026-10-11T06:02:09Z"/>
              </w:rPr>
            </w:pPr>
            <w:del w:id="401" w:author="OpenAI Codex" w:date="2026-10-11T06:02:09Z">
              <w:r>
                <w:delText>Retrospective sensitivity result, validation rank 7. Train–validation gap is descriptive; this grid did not select the retained final recipe.</w:delText>
              </w:r>
            </w:del>
          </w:p>
        </w:tc>
      </w:tr>
      <w:tr w:rsidR="006001A2" w14:paraId="6C7E0928" w14:textId="77777777">
        <w:trPr>
          <w:cantSplit/>
          <w:jc w:val="center"/>
          <w:del w:id="672" w:author="OpenAI Codex" w:date="2026-10-11T06:02:09Z"/>
        </w:trPr>
        <w:tc>
          <w:tcPr>
            <w:tcW w:w="1017" w:type="dxa"/>
            <w:shd w:val="clear" w:color="auto" w:fill="F8FAFC"/>
            <w:tcMar>
              <w:top w:w="60" w:type="dxa"/>
              <w:left w:w="80" w:type="dxa"/>
              <w:bottom w:w="60" w:type="dxa"/>
              <w:right w:w="80" w:type="dxa"/>
            </w:tcMar>
            <w:vAlign w:val="center"/>
          </w:tcPr>
          <w:p w14:paraId="07055A76" w14:textId="2DD7D53B" w:rsidR="006001A2" w:rsidRDefault="00EE501D">
            <w:pPr>
              <w:spacing w:after="0" w:line="252" w:lineRule="auto"/>
              <w:rPr>
                <w:del w:id="404" w:author="OpenAI Codex" w:date="2026-10-11T06:02:09Z"/>
              </w:rPr>
            </w:pPr>
            <w:del w:id="403" w:author="OpenAI Codex" w:date="2026-10-11T06:02:09Z">
              <w:r>
                <w:lastRenderedPageBreak/>
                <w:delText>Decision Tree</w:delText>
              </w:r>
            </w:del>
          </w:p>
        </w:tc>
        <w:tc>
          <w:tcPr>
            <w:tcW w:w="1307" w:type="dxa"/>
            <w:shd w:val="clear" w:color="auto" w:fill="F8FAFC"/>
            <w:tcMar>
              <w:top w:w="60" w:type="dxa"/>
              <w:left w:w="80" w:type="dxa"/>
              <w:bottom w:w="60" w:type="dxa"/>
              <w:right w:w="80" w:type="dxa"/>
            </w:tcMar>
            <w:vAlign w:val="center"/>
          </w:tcPr>
          <w:p w14:paraId="736C232D" w14:textId="4C1C0CA7" w:rsidR="006001A2" w:rsidRDefault="00EE501D">
            <w:pPr>
              <w:spacing w:after="0" w:line="252" w:lineRule="auto"/>
              <w:rPr>
                <w:del w:id="406" w:author="OpenAI Codex" w:date="2026-10-11T06:02:09Z"/>
              </w:rPr>
            </w:pPr>
            <w:del w:id="405" w:author="OpenAI Codex" w:date="2026-10-11T06:02:09Z">
              <w:r>
                <w:delText>d=6, L=100</w:delText>
              </w:r>
            </w:del>
          </w:p>
        </w:tc>
        <w:tc>
          <w:tcPr>
            <w:tcW w:w="1093" w:type="dxa"/>
            <w:shd w:val="clear" w:color="auto" w:fill="F8FAFC"/>
            <w:tcMar>
              <w:top w:w="60" w:type="dxa"/>
              <w:left w:w="80" w:type="dxa"/>
              <w:bottom w:w="60" w:type="dxa"/>
              <w:right w:w="80" w:type="dxa"/>
            </w:tcMar>
            <w:vAlign w:val="center"/>
          </w:tcPr>
          <w:p w14:paraId="168E6C09" w14:textId="6B1E42CC" w:rsidR="006001A2" w:rsidRDefault="00EE501D">
            <w:pPr>
              <w:spacing w:after="0" w:line="252" w:lineRule="auto"/>
              <w:jc w:val="center"/>
              <w:rPr>
                <w:del w:id="408" w:author="OpenAI Codex" w:date="2026-10-11T06:02:09Z"/>
              </w:rPr>
            </w:pPr>
            <w:del w:id="407" w:author="OpenAI Codex" w:date="2026-10-11T06:02:09Z">
              <w:r>
                <w:delText>5.1269</w:delText>
              </w:r>
            </w:del>
          </w:p>
        </w:tc>
        <w:tc>
          <w:tcPr>
            <w:tcW w:w="896" w:type="dxa"/>
            <w:shd w:val="clear" w:color="auto" w:fill="F8FAFC"/>
            <w:tcMar>
              <w:top w:w="60" w:type="dxa"/>
              <w:left w:w="80" w:type="dxa"/>
              <w:bottom w:w="60" w:type="dxa"/>
              <w:right w:w="80" w:type="dxa"/>
            </w:tcMar>
            <w:vAlign w:val="center"/>
          </w:tcPr>
          <w:p w14:paraId="70D36451" w14:textId="02F58E0A" w:rsidR="006001A2" w:rsidRDefault="00EE501D">
            <w:pPr>
              <w:spacing w:after="0" w:line="252" w:lineRule="auto"/>
              <w:jc w:val="center"/>
              <w:rPr>
                <w:del w:id="410" w:author="OpenAI Codex" w:date="2026-10-11T06:02:09Z"/>
              </w:rPr>
            </w:pPr>
            <w:del w:id="409" w:author="OpenAI Codex" w:date="2026-10-11T06:02:09Z">
              <w:r>
                <w:delText>1.2009</w:delText>
              </w:r>
            </w:del>
          </w:p>
        </w:tc>
        <w:tc>
          <w:tcPr>
            <w:tcW w:w="896" w:type="dxa"/>
            <w:shd w:val="clear" w:color="auto" w:fill="F8FAFC"/>
            <w:tcMar>
              <w:top w:w="60" w:type="dxa"/>
              <w:left w:w="80" w:type="dxa"/>
              <w:bottom w:w="60" w:type="dxa"/>
              <w:right w:w="80" w:type="dxa"/>
            </w:tcMar>
            <w:vAlign w:val="center"/>
          </w:tcPr>
          <w:p w14:paraId="78BC6977" w14:textId="2156C7C3" w:rsidR="006001A2" w:rsidRDefault="00EE501D">
            <w:pPr>
              <w:spacing w:after="0" w:line="252" w:lineRule="auto"/>
              <w:jc w:val="center"/>
              <w:rPr>
                <w:del w:id="412" w:author="OpenAI Codex" w:date="2026-10-11T06:02:09Z"/>
              </w:rPr>
            </w:pPr>
            <w:del w:id="411" w:author="OpenAI Codex" w:date="2026-10-11T06:02:09Z">
              <w:r>
                <w:delText>4.4084</w:delText>
              </w:r>
            </w:del>
          </w:p>
        </w:tc>
        <w:tc>
          <w:tcPr>
            <w:tcW w:w="1017" w:type="dxa"/>
            <w:shd w:val="clear" w:color="auto" w:fill="F8FAFC"/>
            <w:tcMar>
              <w:top w:w="60" w:type="dxa"/>
              <w:left w:w="80" w:type="dxa"/>
              <w:bottom w:w="60" w:type="dxa"/>
              <w:right w:w="80" w:type="dxa"/>
            </w:tcMar>
            <w:vAlign w:val="center"/>
          </w:tcPr>
          <w:p w14:paraId="6F26E59A" w14:textId="193A4B2D" w:rsidR="006001A2" w:rsidRDefault="00EE501D">
            <w:pPr>
              <w:spacing w:after="0" w:line="252" w:lineRule="auto"/>
              <w:jc w:val="center"/>
              <w:rPr>
                <w:del w:id="414" w:author="OpenAI Codex" w:date="2026-10-11T06:02:09Z"/>
              </w:rPr>
            </w:pPr>
            <w:del w:id="413" w:author="OpenAI Codex" w:date="2026-10-11T06:02:09Z">
              <w:r>
                <w:delText>+0.7185d</w:delText>
              </w:r>
            </w:del>
          </w:p>
        </w:tc>
        <w:tc>
          <w:tcPr>
            <w:tcW w:w="978" w:type="dxa"/>
            <w:shd w:val="clear" w:color="auto" w:fill="F8FAFC"/>
            <w:tcMar>
              <w:top w:w="60" w:type="dxa"/>
              <w:left w:w="80" w:type="dxa"/>
              <w:bottom w:w="60" w:type="dxa"/>
              <w:right w:w="80" w:type="dxa"/>
            </w:tcMar>
            <w:vAlign w:val="center"/>
          </w:tcPr>
          <w:p w14:paraId="42432A06" w14:textId="6C62C4D4" w:rsidR="006001A2" w:rsidRDefault="00EE501D">
            <w:pPr>
              <w:spacing w:after="0" w:line="252" w:lineRule="auto"/>
              <w:rPr>
                <w:del w:id="416" w:author="OpenAI Codex" w:date="2026-10-11T06:02:09Z"/>
              </w:rPr>
            </w:pPr>
            <w:del w:id="415" w:author="OpenAI Codex" w:date="2026-10-11T06:02:09Z">
              <w:r>
                <w:delText>4</w:delText>
              </w:r>
            </w:del>
          </w:p>
        </w:tc>
        <w:tc>
          <w:tcPr>
            <w:tcW w:w="2829" w:type="dxa"/>
            <w:shd w:val="clear" w:color="auto" w:fill="F8FAFC"/>
            <w:tcMar>
              <w:top w:w="60" w:type="dxa"/>
              <w:left w:w="80" w:type="dxa"/>
              <w:bottom w:w="60" w:type="dxa"/>
              <w:right w:w="80" w:type="dxa"/>
            </w:tcMar>
            <w:vAlign w:val="center"/>
          </w:tcPr>
          <w:p w14:paraId="25B0035F" w14:textId="5BBA9A6C" w:rsidR="006001A2" w:rsidRDefault="00EE501D">
            <w:pPr>
              <w:spacing w:after="0" w:line="252" w:lineRule="auto"/>
              <w:rPr>
                <w:del w:id="418" w:author="OpenAI Codex" w:date="2026-10-11T06:02:09Z"/>
              </w:rPr>
            </w:pPr>
            <w:del w:id="417" w:author="OpenAI Codex" w:date="2026-10-11T06:02:09Z">
              <w:r>
                <w:delText>Retrospective sensitivity result, validation rank 4. Train–validation gap is descriptive; this grid did not select the retained final recipe.</w:delText>
              </w:r>
            </w:del>
          </w:p>
        </w:tc>
      </w:tr>
      <w:tr w:rsidR="006001A2" w14:paraId="3662CCFF" w14:textId="77777777">
        <w:trPr>
          <w:cantSplit/>
          <w:jc w:val="center"/>
          <w:del w:id="673" w:author="OpenAI Codex" w:date="2026-10-11T06:02:09Z"/>
        </w:trPr>
        <w:tc>
          <w:tcPr>
            <w:tcW w:w="1017" w:type="dxa"/>
            <w:tcMar>
              <w:top w:w="60" w:type="dxa"/>
              <w:left w:w="80" w:type="dxa"/>
              <w:bottom w:w="60" w:type="dxa"/>
              <w:right w:w="80" w:type="dxa"/>
            </w:tcMar>
            <w:vAlign w:val="center"/>
          </w:tcPr>
          <w:p w14:paraId="3A3245D5" w14:textId="20C30DBC" w:rsidR="006001A2" w:rsidRDefault="00EE501D">
            <w:pPr>
              <w:spacing w:after="0" w:line="252" w:lineRule="auto"/>
              <w:rPr>
                <w:del w:id="420" w:author="OpenAI Codex" w:date="2026-10-11T06:02:09Z"/>
              </w:rPr>
            </w:pPr>
            <w:del w:id="419" w:author="OpenAI Codex" w:date="2026-10-11T06:02:09Z">
              <w:r>
                <w:delText>Decision Tree</w:delText>
              </w:r>
            </w:del>
          </w:p>
        </w:tc>
        <w:tc>
          <w:tcPr>
            <w:tcW w:w="1307" w:type="dxa"/>
            <w:tcMar>
              <w:top w:w="60" w:type="dxa"/>
              <w:left w:w="80" w:type="dxa"/>
              <w:bottom w:w="60" w:type="dxa"/>
              <w:right w:w="80" w:type="dxa"/>
            </w:tcMar>
            <w:vAlign w:val="center"/>
          </w:tcPr>
          <w:p w14:paraId="35ADD16C" w14:textId="75F2995E" w:rsidR="006001A2" w:rsidRDefault="00EE501D">
            <w:pPr>
              <w:spacing w:after="0" w:line="252" w:lineRule="auto"/>
              <w:rPr>
                <w:del w:id="422" w:author="OpenAI Codex" w:date="2026-10-11T06:02:09Z"/>
              </w:rPr>
            </w:pPr>
            <w:del w:id="421" w:author="OpenAI Codex" w:date="2026-10-11T06:02:09Z">
              <w:r>
                <w:delText>d=6, L=200</w:delText>
              </w:r>
            </w:del>
          </w:p>
        </w:tc>
        <w:tc>
          <w:tcPr>
            <w:tcW w:w="1093" w:type="dxa"/>
            <w:tcMar>
              <w:top w:w="60" w:type="dxa"/>
              <w:left w:w="80" w:type="dxa"/>
              <w:bottom w:w="60" w:type="dxa"/>
              <w:right w:w="80" w:type="dxa"/>
            </w:tcMar>
            <w:vAlign w:val="center"/>
          </w:tcPr>
          <w:p w14:paraId="6847FC4A" w14:textId="76F2B490" w:rsidR="006001A2" w:rsidRDefault="00EE501D">
            <w:pPr>
              <w:spacing w:after="0" w:line="252" w:lineRule="auto"/>
              <w:jc w:val="center"/>
              <w:rPr>
                <w:del w:id="424" w:author="OpenAI Codex" w:date="2026-10-11T06:02:09Z"/>
              </w:rPr>
            </w:pPr>
            <w:del w:id="423" w:author="OpenAI Codex" w:date="2026-10-11T06:02:09Z">
              <w:r>
                <w:delText>5.1155</w:delText>
              </w:r>
            </w:del>
          </w:p>
        </w:tc>
        <w:tc>
          <w:tcPr>
            <w:tcW w:w="896" w:type="dxa"/>
            <w:tcMar>
              <w:top w:w="60" w:type="dxa"/>
              <w:left w:w="80" w:type="dxa"/>
              <w:bottom w:w="60" w:type="dxa"/>
              <w:right w:w="80" w:type="dxa"/>
            </w:tcMar>
            <w:vAlign w:val="center"/>
          </w:tcPr>
          <w:p w14:paraId="2CA69DD7" w14:textId="5805FD75" w:rsidR="006001A2" w:rsidRDefault="00EE501D">
            <w:pPr>
              <w:spacing w:after="0" w:line="252" w:lineRule="auto"/>
              <w:jc w:val="center"/>
              <w:rPr>
                <w:del w:id="426" w:author="OpenAI Codex" w:date="2026-10-11T06:02:09Z"/>
              </w:rPr>
            </w:pPr>
            <w:del w:id="425" w:author="OpenAI Codex" w:date="2026-10-11T06:02:09Z">
              <w:r>
                <w:delText>1.1635</w:delText>
              </w:r>
            </w:del>
          </w:p>
        </w:tc>
        <w:tc>
          <w:tcPr>
            <w:tcW w:w="896" w:type="dxa"/>
            <w:tcMar>
              <w:top w:w="60" w:type="dxa"/>
              <w:left w:w="80" w:type="dxa"/>
              <w:bottom w:w="60" w:type="dxa"/>
              <w:right w:w="80" w:type="dxa"/>
            </w:tcMar>
            <w:vAlign w:val="center"/>
          </w:tcPr>
          <w:p w14:paraId="0F021DB8" w14:textId="78D96929" w:rsidR="006001A2" w:rsidRDefault="00EE501D">
            <w:pPr>
              <w:spacing w:after="0" w:line="252" w:lineRule="auto"/>
              <w:jc w:val="center"/>
              <w:rPr>
                <w:del w:id="428" w:author="OpenAI Codex" w:date="2026-10-11T06:02:09Z"/>
              </w:rPr>
            </w:pPr>
            <w:del w:id="427" w:author="OpenAI Codex" w:date="2026-10-11T06:02:09Z">
              <w:r>
                <w:delText>4.4337</w:delText>
              </w:r>
            </w:del>
          </w:p>
        </w:tc>
        <w:tc>
          <w:tcPr>
            <w:tcW w:w="1017" w:type="dxa"/>
            <w:tcMar>
              <w:top w:w="60" w:type="dxa"/>
              <w:left w:w="80" w:type="dxa"/>
              <w:bottom w:w="60" w:type="dxa"/>
              <w:right w:w="80" w:type="dxa"/>
            </w:tcMar>
            <w:vAlign w:val="center"/>
          </w:tcPr>
          <w:p w14:paraId="5F3AE2CD" w14:textId="47A44D2B" w:rsidR="006001A2" w:rsidRDefault="00EE501D">
            <w:pPr>
              <w:spacing w:after="0" w:line="252" w:lineRule="auto"/>
              <w:jc w:val="center"/>
              <w:rPr>
                <w:del w:id="430" w:author="OpenAI Codex" w:date="2026-10-11T06:02:09Z"/>
              </w:rPr>
            </w:pPr>
            <w:del w:id="429" w:author="OpenAI Codex" w:date="2026-10-11T06:02:09Z">
              <w:r>
                <w:delText>+0.6818d</w:delText>
              </w:r>
            </w:del>
          </w:p>
        </w:tc>
        <w:tc>
          <w:tcPr>
            <w:tcW w:w="978" w:type="dxa"/>
            <w:tcMar>
              <w:top w:w="60" w:type="dxa"/>
              <w:left w:w="80" w:type="dxa"/>
              <w:bottom w:w="60" w:type="dxa"/>
              <w:right w:w="80" w:type="dxa"/>
            </w:tcMar>
            <w:vAlign w:val="center"/>
          </w:tcPr>
          <w:p w14:paraId="711BACD5" w14:textId="05314D75" w:rsidR="006001A2" w:rsidRDefault="00EE501D">
            <w:pPr>
              <w:spacing w:after="0" w:line="252" w:lineRule="auto"/>
              <w:rPr>
                <w:del w:id="432" w:author="OpenAI Codex" w:date="2026-10-11T06:02:09Z"/>
              </w:rPr>
            </w:pPr>
            <w:del w:id="431" w:author="OpenAI Codex" w:date="2026-10-11T06:02:09Z">
              <w:r>
                <w:delText>1 (Selected)</w:delText>
              </w:r>
            </w:del>
          </w:p>
        </w:tc>
        <w:tc>
          <w:tcPr>
            <w:tcW w:w="2829" w:type="dxa"/>
            <w:tcMar>
              <w:top w:w="60" w:type="dxa"/>
              <w:left w:w="80" w:type="dxa"/>
              <w:bottom w:w="60" w:type="dxa"/>
              <w:right w:w="80" w:type="dxa"/>
            </w:tcMar>
            <w:vAlign w:val="center"/>
          </w:tcPr>
          <w:p w14:paraId="4DC269D4" w14:textId="5C1A0E67" w:rsidR="006001A2" w:rsidRDefault="00EE501D">
            <w:pPr>
              <w:spacing w:after="0" w:line="252" w:lineRule="auto"/>
              <w:rPr>
                <w:del w:id="434" w:author="OpenAI Codex" w:date="2026-10-11T06:02:09Z"/>
              </w:rPr>
            </w:pPr>
            <w:del w:id="433" w:author="OpenAI Codex" w:date="2026-10-11T06:02:09Z">
              <w:r>
                <w:delText>Retrospective sensitivity result, validation rank 1 (Selected). Train–validation gap is descriptive; this grid did not select the retained final recipe.</w:delText>
              </w:r>
            </w:del>
          </w:p>
        </w:tc>
      </w:tr>
      <w:tr w:rsidR="006001A2" w14:paraId="7750DA7F" w14:textId="77777777">
        <w:trPr>
          <w:cantSplit/>
          <w:jc w:val="center"/>
          <w:del w:id="674" w:author="OpenAI Codex" w:date="2026-10-11T06:02:09Z"/>
        </w:trPr>
        <w:tc>
          <w:tcPr>
            <w:tcW w:w="1017" w:type="dxa"/>
            <w:shd w:val="clear" w:color="auto" w:fill="F8FAFC"/>
            <w:tcMar>
              <w:top w:w="60" w:type="dxa"/>
              <w:left w:w="80" w:type="dxa"/>
              <w:bottom w:w="60" w:type="dxa"/>
              <w:right w:w="80" w:type="dxa"/>
            </w:tcMar>
            <w:vAlign w:val="center"/>
          </w:tcPr>
          <w:p w14:paraId="075F2A75" w14:textId="6EA75A3C" w:rsidR="006001A2" w:rsidRDefault="00EE501D">
            <w:pPr>
              <w:spacing w:after="0" w:line="252" w:lineRule="auto"/>
              <w:rPr>
                <w:del w:id="436" w:author="OpenAI Codex" w:date="2026-10-11T06:02:09Z"/>
              </w:rPr>
            </w:pPr>
            <w:del w:id="435" w:author="OpenAI Codex" w:date="2026-10-11T06:02:09Z">
              <w:r>
                <w:delText>Decision Tree</w:delText>
              </w:r>
            </w:del>
          </w:p>
        </w:tc>
        <w:tc>
          <w:tcPr>
            <w:tcW w:w="1307" w:type="dxa"/>
            <w:shd w:val="clear" w:color="auto" w:fill="F8FAFC"/>
            <w:tcMar>
              <w:top w:w="60" w:type="dxa"/>
              <w:left w:w="80" w:type="dxa"/>
              <w:bottom w:w="60" w:type="dxa"/>
              <w:right w:w="80" w:type="dxa"/>
            </w:tcMar>
            <w:vAlign w:val="center"/>
          </w:tcPr>
          <w:p w14:paraId="68EC797B" w14:textId="253DA151" w:rsidR="006001A2" w:rsidRDefault="00EE501D">
            <w:pPr>
              <w:spacing w:after="0" w:line="252" w:lineRule="auto"/>
              <w:rPr>
                <w:del w:id="438" w:author="OpenAI Codex" w:date="2026-10-11T06:02:09Z"/>
              </w:rPr>
            </w:pPr>
            <w:del w:id="437" w:author="OpenAI Codex" w:date="2026-10-11T06:02:09Z">
              <w:r>
                <w:delText>d=8, L=20</w:delText>
              </w:r>
            </w:del>
          </w:p>
        </w:tc>
        <w:tc>
          <w:tcPr>
            <w:tcW w:w="1093" w:type="dxa"/>
            <w:shd w:val="clear" w:color="auto" w:fill="F8FAFC"/>
            <w:tcMar>
              <w:top w:w="60" w:type="dxa"/>
              <w:left w:w="80" w:type="dxa"/>
              <w:bottom w:w="60" w:type="dxa"/>
              <w:right w:w="80" w:type="dxa"/>
            </w:tcMar>
            <w:vAlign w:val="center"/>
          </w:tcPr>
          <w:p w14:paraId="52FD5F9D" w14:textId="48625B18" w:rsidR="006001A2" w:rsidRDefault="00EE501D">
            <w:pPr>
              <w:spacing w:after="0" w:line="252" w:lineRule="auto"/>
              <w:jc w:val="center"/>
              <w:rPr>
                <w:del w:id="440" w:author="OpenAI Codex" w:date="2026-10-11T06:02:09Z"/>
              </w:rPr>
            </w:pPr>
            <w:del w:id="439" w:author="OpenAI Codex" w:date="2026-10-11T06:02:09Z">
              <w:r>
                <w:delText>5.6164</w:delText>
              </w:r>
            </w:del>
          </w:p>
        </w:tc>
        <w:tc>
          <w:tcPr>
            <w:tcW w:w="896" w:type="dxa"/>
            <w:shd w:val="clear" w:color="auto" w:fill="F8FAFC"/>
            <w:tcMar>
              <w:top w:w="60" w:type="dxa"/>
              <w:left w:w="80" w:type="dxa"/>
              <w:bottom w:w="60" w:type="dxa"/>
              <w:right w:w="80" w:type="dxa"/>
            </w:tcMar>
            <w:vAlign w:val="center"/>
          </w:tcPr>
          <w:p w14:paraId="5D49F482" w14:textId="004D8A2E" w:rsidR="006001A2" w:rsidRDefault="00EE501D">
            <w:pPr>
              <w:spacing w:after="0" w:line="252" w:lineRule="auto"/>
              <w:jc w:val="center"/>
              <w:rPr>
                <w:del w:id="442" w:author="OpenAI Codex" w:date="2026-10-11T06:02:09Z"/>
              </w:rPr>
            </w:pPr>
            <w:del w:id="441" w:author="OpenAI Codex" w:date="2026-10-11T06:02:09Z">
              <w:r>
                <w:delText>1.2531</w:delText>
              </w:r>
            </w:del>
          </w:p>
        </w:tc>
        <w:tc>
          <w:tcPr>
            <w:tcW w:w="896" w:type="dxa"/>
            <w:shd w:val="clear" w:color="auto" w:fill="F8FAFC"/>
            <w:tcMar>
              <w:top w:w="60" w:type="dxa"/>
              <w:left w:w="80" w:type="dxa"/>
              <w:bottom w:w="60" w:type="dxa"/>
              <w:right w:w="80" w:type="dxa"/>
            </w:tcMar>
            <w:vAlign w:val="center"/>
          </w:tcPr>
          <w:p w14:paraId="7935FD55" w14:textId="39BAADC0" w:rsidR="006001A2" w:rsidRDefault="00EE501D">
            <w:pPr>
              <w:spacing w:after="0" w:line="252" w:lineRule="auto"/>
              <w:jc w:val="center"/>
              <w:rPr>
                <w:del w:id="444" w:author="OpenAI Codex" w:date="2026-10-11T06:02:09Z"/>
              </w:rPr>
            </w:pPr>
            <w:del w:id="443" w:author="OpenAI Codex" w:date="2026-10-11T06:02:09Z">
              <w:r>
                <w:delText>4.2827</w:delText>
              </w:r>
            </w:del>
          </w:p>
        </w:tc>
        <w:tc>
          <w:tcPr>
            <w:tcW w:w="1017" w:type="dxa"/>
            <w:shd w:val="clear" w:color="auto" w:fill="F8FAFC"/>
            <w:tcMar>
              <w:top w:w="60" w:type="dxa"/>
              <w:left w:w="80" w:type="dxa"/>
              <w:bottom w:w="60" w:type="dxa"/>
              <w:right w:w="80" w:type="dxa"/>
            </w:tcMar>
            <w:vAlign w:val="center"/>
          </w:tcPr>
          <w:p w14:paraId="2744AB7A" w14:textId="49A86A94" w:rsidR="006001A2" w:rsidRDefault="00EE501D">
            <w:pPr>
              <w:spacing w:after="0" w:line="252" w:lineRule="auto"/>
              <w:jc w:val="center"/>
              <w:rPr>
                <w:del w:id="446" w:author="OpenAI Codex" w:date="2026-10-11T06:02:09Z"/>
              </w:rPr>
            </w:pPr>
            <w:del w:id="445" w:author="OpenAI Codex" w:date="2026-10-11T06:02:09Z">
              <w:r>
                <w:delText>+1.3337d</w:delText>
              </w:r>
            </w:del>
          </w:p>
        </w:tc>
        <w:tc>
          <w:tcPr>
            <w:tcW w:w="978" w:type="dxa"/>
            <w:shd w:val="clear" w:color="auto" w:fill="F8FAFC"/>
            <w:tcMar>
              <w:top w:w="60" w:type="dxa"/>
              <w:left w:w="80" w:type="dxa"/>
              <w:bottom w:w="60" w:type="dxa"/>
              <w:right w:w="80" w:type="dxa"/>
            </w:tcMar>
            <w:vAlign w:val="center"/>
          </w:tcPr>
          <w:p w14:paraId="10733C11" w14:textId="5D0D9119" w:rsidR="006001A2" w:rsidRDefault="00EE501D">
            <w:pPr>
              <w:spacing w:after="0" w:line="252" w:lineRule="auto"/>
              <w:rPr>
                <w:del w:id="448" w:author="OpenAI Codex" w:date="2026-10-11T06:02:09Z"/>
              </w:rPr>
            </w:pPr>
            <w:del w:id="447" w:author="OpenAI Codex" w:date="2026-10-11T06:02:09Z">
              <w:r>
                <w:delText>15</w:delText>
              </w:r>
            </w:del>
          </w:p>
        </w:tc>
        <w:tc>
          <w:tcPr>
            <w:tcW w:w="2829" w:type="dxa"/>
            <w:shd w:val="clear" w:color="auto" w:fill="F8FAFC"/>
            <w:tcMar>
              <w:top w:w="60" w:type="dxa"/>
              <w:left w:w="80" w:type="dxa"/>
              <w:bottom w:w="60" w:type="dxa"/>
              <w:right w:w="80" w:type="dxa"/>
            </w:tcMar>
            <w:vAlign w:val="center"/>
          </w:tcPr>
          <w:p w14:paraId="2FD41C5D" w14:textId="293363A4" w:rsidR="006001A2" w:rsidRDefault="00EE501D">
            <w:pPr>
              <w:spacing w:after="0" w:line="252" w:lineRule="auto"/>
              <w:rPr>
                <w:del w:id="450" w:author="OpenAI Codex" w:date="2026-10-11T06:02:09Z"/>
              </w:rPr>
            </w:pPr>
            <w:del w:id="449" w:author="OpenAI Codex" w:date="2026-10-11T06:02:09Z">
              <w:r>
                <w:delText>Retrospective sensitivity result, validation rank 15. Train–validation gap is descriptive; this grid did not select the retained final recipe.</w:delText>
              </w:r>
            </w:del>
          </w:p>
        </w:tc>
      </w:tr>
      <w:tr w:rsidR="006001A2" w14:paraId="2EA2DFDC" w14:textId="77777777">
        <w:trPr>
          <w:cantSplit/>
          <w:jc w:val="center"/>
          <w:del w:id="675" w:author="OpenAI Codex" w:date="2026-10-11T06:02:09Z"/>
        </w:trPr>
        <w:tc>
          <w:tcPr>
            <w:tcW w:w="1017" w:type="dxa"/>
            <w:tcMar>
              <w:top w:w="60" w:type="dxa"/>
              <w:left w:w="80" w:type="dxa"/>
              <w:bottom w:w="60" w:type="dxa"/>
              <w:right w:w="80" w:type="dxa"/>
            </w:tcMar>
            <w:vAlign w:val="center"/>
          </w:tcPr>
          <w:p w14:paraId="73DB3B9C" w14:textId="338257FB" w:rsidR="006001A2" w:rsidRDefault="00EE501D">
            <w:pPr>
              <w:spacing w:after="0" w:line="252" w:lineRule="auto"/>
              <w:rPr>
                <w:del w:id="452" w:author="OpenAI Codex" w:date="2026-10-11T06:02:09Z"/>
              </w:rPr>
            </w:pPr>
            <w:del w:id="451" w:author="OpenAI Codex" w:date="2026-10-11T06:02:09Z">
              <w:r>
                <w:delText>Decision Tree</w:delText>
              </w:r>
            </w:del>
          </w:p>
        </w:tc>
        <w:tc>
          <w:tcPr>
            <w:tcW w:w="1307" w:type="dxa"/>
            <w:tcMar>
              <w:top w:w="60" w:type="dxa"/>
              <w:left w:w="80" w:type="dxa"/>
              <w:bottom w:w="60" w:type="dxa"/>
              <w:right w:w="80" w:type="dxa"/>
            </w:tcMar>
            <w:vAlign w:val="center"/>
          </w:tcPr>
          <w:p w14:paraId="3C8ACB14" w14:textId="2A760403" w:rsidR="006001A2" w:rsidRDefault="00EE501D">
            <w:pPr>
              <w:spacing w:after="0" w:line="252" w:lineRule="auto"/>
              <w:rPr>
                <w:del w:id="454" w:author="OpenAI Codex" w:date="2026-10-11T06:02:09Z"/>
              </w:rPr>
            </w:pPr>
            <w:del w:id="453" w:author="OpenAI Codex" w:date="2026-10-11T06:02:09Z">
              <w:r>
                <w:delText>d=8, L=50</w:delText>
              </w:r>
            </w:del>
          </w:p>
        </w:tc>
        <w:tc>
          <w:tcPr>
            <w:tcW w:w="1093" w:type="dxa"/>
            <w:tcMar>
              <w:top w:w="60" w:type="dxa"/>
              <w:left w:w="80" w:type="dxa"/>
              <w:bottom w:w="60" w:type="dxa"/>
              <w:right w:w="80" w:type="dxa"/>
            </w:tcMar>
            <w:vAlign w:val="center"/>
          </w:tcPr>
          <w:p w14:paraId="339D9E66" w14:textId="0C84BA0A" w:rsidR="006001A2" w:rsidRDefault="00EE501D">
            <w:pPr>
              <w:spacing w:after="0" w:line="252" w:lineRule="auto"/>
              <w:jc w:val="center"/>
              <w:rPr>
                <w:del w:id="456" w:author="OpenAI Codex" w:date="2026-10-11T06:02:09Z"/>
              </w:rPr>
            </w:pPr>
            <w:del w:id="455" w:author="OpenAI Codex" w:date="2026-10-11T06:02:09Z">
              <w:r>
                <w:delText>5.2108</w:delText>
              </w:r>
            </w:del>
          </w:p>
        </w:tc>
        <w:tc>
          <w:tcPr>
            <w:tcW w:w="896" w:type="dxa"/>
            <w:tcMar>
              <w:top w:w="60" w:type="dxa"/>
              <w:left w:w="80" w:type="dxa"/>
              <w:bottom w:w="60" w:type="dxa"/>
              <w:right w:w="80" w:type="dxa"/>
            </w:tcMar>
            <w:vAlign w:val="center"/>
          </w:tcPr>
          <w:p w14:paraId="40D28A9E" w14:textId="5AE1C808" w:rsidR="006001A2" w:rsidRDefault="00EE501D">
            <w:pPr>
              <w:spacing w:after="0" w:line="252" w:lineRule="auto"/>
              <w:jc w:val="center"/>
              <w:rPr>
                <w:del w:id="458" w:author="OpenAI Codex" w:date="2026-10-11T06:02:09Z"/>
              </w:rPr>
            </w:pPr>
            <w:del w:id="457" w:author="OpenAI Codex" w:date="2026-10-11T06:02:09Z">
              <w:r>
                <w:delText>1.0932</w:delText>
              </w:r>
            </w:del>
          </w:p>
        </w:tc>
        <w:tc>
          <w:tcPr>
            <w:tcW w:w="896" w:type="dxa"/>
            <w:tcMar>
              <w:top w:w="60" w:type="dxa"/>
              <w:left w:w="80" w:type="dxa"/>
              <w:bottom w:w="60" w:type="dxa"/>
              <w:right w:w="80" w:type="dxa"/>
            </w:tcMar>
            <w:vAlign w:val="center"/>
          </w:tcPr>
          <w:p w14:paraId="681CA7E3" w14:textId="22C3AFCD" w:rsidR="006001A2" w:rsidRDefault="00EE501D">
            <w:pPr>
              <w:spacing w:after="0" w:line="252" w:lineRule="auto"/>
              <w:jc w:val="center"/>
              <w:rPr>
                <w:del w:id="460" w:author="OpenAI Codex" w:date="2026-10-11T06:02:09Z"/>
              </w:rPr>
            </w:pPr>
            <w:del w:id="459" w:author="OpenAI Codex" w:date="2026-10-11T06:02:09Z">
              <w:r>
                <w:delText>4.3223</w:delText>
              </w:r>
            </w:del>
          </w:p>
        </w:tc>
        <w:tc>
          <w:tcPr>
            <w:tcW w:w="1017" w:type="dxa"/>
            <w:tcMar>
              <w:top w:w="60" w:type="dxa"/>
              <w:left w:w="80" w:type="dxa"/>
              <w:bottom w:w="60" w:type="dxa"/>
              <w:right w:w="80" w:type="dxa"/>
            </w:tcMar>
            <w:vAlign w:val="center"/>
          </w:tcPr>
          <w:p w14:paraId="2E619D29" w14:textId="483C1D98" w:rsidR="006001A2" w:rsidRDefault="00EE501D">
            <w:pPr>
              <w:spacing w:after="0" w:line="252" w:lineRule="auto"/>
              <w:jc w:val="center"/>
              <w:rPr>
                <w:del w:id="462" w:author="OpenAI Codex" w:date="2026-10-11T06:02:09Z"/>
              </w:rPr>
            </w:pPr>
            <w:del w:id="461" w:author="OpenAI Codex" w:date="2026-10-11T06:02:09Z">
              <w:r>
                <w:delText>+0.8884d</w:delText>
              </w:r>
            </w:del>
          </w:p>
        </w:tc>
        <w:tc>
          <w:tcPr>
            <w:tcW w:w="978" w:type="dxa"/>
            <w:tcMar>
              <w:top w:w="60" w:type="dxa"/>
              <w:left w:w="80" w:type="dxa"/>
              <w:bottom w:w="60" w:type="dxa"/>
              <w:right w:w="80" w:type="dxa"/>
            </w:tcMar>
            <w:vAlign w:val="center"/>
          </w:tcPr>
          <w:p w14:paraId="71D704BC" w14:textId="45482D0E" w:rsidR="006001A2" w:rsidRDefault="00EE501D">
            <w:pPr>
              <w:spacing w:after="0" w:line="252" w:lineRule="auto"/>
              <w:rPr>
                <w:del w:id="464" w:author="OpenAI Codex" w:date="2026-10-11T06:02:09Z"/>
              </w:rPr>
            </w:pPr>
            <w:del w:id="463" w:author="OpenAI Codex" w:date="2026-10-11T06:02:09Z">
              <w:r>
                <w:delText>11</w:delText>
              </w:r>
            </w:del>
          </w:p>
        </w:tc>
        <w:tc>
          <w:tcPr>
            <w:tcW w:w="2829" w:type="dxa"/>
            <w:tcMar>
              <w:top w:w="60" w:type="dxa"/>
              <w:left w:w="80" w:type="dxa"/>
              <w:bottom w:w="60" w:type="dxa"/>
              <w:right w:w="80" w:type="dxa"/>
            </w:tcMar>
            <w:vAlign w:val="center"/>
          </w:tcPr>
          <w:p w14:paraId="60DD8E24" w14:textId="69BC3147" w:rsidR="006001A2" w:rsidRDefault="00EE501D">
            <w:pPr>
              <w:spacing w:after="0" w:line="252" w:lineRule="auto"/>
              <w:rPr>
                <w:del w:id="466" w:author="OpenAI Codex" w:date="2026-10-11T06:02:09Z"/>
              </w:rPr>
            </w:pPr>
            <w:del w:id="465" w:author="OpenAI Codex" w:date="2026-10-11T06:02:09Z">
              <w:r>
                <w:delText>Retrospective sensitivity result, validation rank 11. Train–validation gap is descriptive; this grid did not select the retained final recipe.</w:delText>
              </w:r>
            </w:del>
          </w:p>
        </w:tc>
      </w:tr>
      <w:tr w:rsidR="006001A2" w14:paraId="34E0284A" w14:textId="77777777">
        <w:trPr>
          <w:cantSplit/>
          <w:jc w:val="center"/>
          <w:del w:id="676" w:author="OpenAI Codex" w:date="2026-10-11T06:02:09Z"/>
        </w:trPr>
        <w:tc>
          <w:tcPr>
            <w:tcW w:w="1017" w:type="dxa"/>
            <w:shd w:val="clear" w:color="auto" w:fill="F8FAFC"/>
            <w:tcMar>
              <w:top w:w="60" w:type="dxa"/>
              <w:left w:w="80" w:type="dxa"/>
              <w:bottom w:w="60" w:type="dxa"/>
              <w:right w:w="80" w:type="dxa"/>
            </w:tcMar>
            <w:vAlign w:val="center"/>
          </w:tcPr>
          <w:p w14:paraId="3972BA29" w14:textId="73BB4E13" w:rsidR="006001A2" w:rsidRDefault="00EE501D">
            <w:pPr>
              <w:spacing w:after="0" w:line="252" w:lineRule="auto"/>
              <w:rPr>
                <w:del w:id="468" w:author="OpenAI Codex" w:date="2026-10-11T06:02:09Z"/>
              </w:rPr>
            </w:pPr>
            <w:del w:id="467" w:author="OpenAI Codex" w:date="2026-10-11T06:02:09Z">
              <w:r>
                <w:delText>Decision Tree</w:delText>
              </w:r>
            </w:del>
          </w:p>
        </w:tc>
        <w:tc>
          <w:tcPr>
            <w:tcW w:w="1307" w:type="dxa"/>
            <w:shd w:val="clear" w:color="auto" w:fill="F8FAFC"/>
            <w:tcMar>
              <w:top w:w="60" w:type="dxa"/>
              <w:left w:w="80" w:type="dxa"/>
              <w:bottom w:w="60" w:type="dxa"/>
              <w:right w:w="80" w:type="dxa"/>
            </w:tcMar>
            <w:vAlign w:val="center"/>
          </w:tcPr>
          <w:p w14:paraId="015C9C6D" w14:textId="73AF3492" w:rsidR="006001A2" w:rsidRDefault="00EE501D">
            <w:pPr>
              <w:spacing w:after="0" w:line="252" w:lineRule="auto"/>
              <w:rPr>
                <w:del w:id="470" w:author="OpenAI Codex" w:date="2026-10-11T06:02:09Z"/>
              </w:rPr>
            </w:pPr>
            <w:del w:id="469" w:author="OpenAI Codex" w:date="2026-10-11T06:02:09Z">
              <w:r>
                <w:delText>d=8, L=100</w:delText>
              </w:r>
            </w:del>
          </w:p>
        </w:tc>
        <w:tc>
          <w:tcPr>
            <w:tcW w:w="1093" w:type="dxa"/>
            <w:shd w:val="clear" w:color="auto" w:fill="F8FAFC"/>
            <w:tcMar>
              <w:top w:w="60" w:type="dxa"/>
              <w:left w:w="80" w:type="dxa"/>
              <w:bottom w:w="60" w:type="dxa"/>
              <w:right w:w="80" w:type="dxa"/>
            </w:tcMar>
            <w:vAlign w:val="center"/>
          </w:tcPr>
          <w:p w14:paraId="58E9B9CB" w14:textId="2380C70B" w:rsidR="006001A2" w:rsidRDefault="00EE501D">
            <w:pPr>
              <w:spacing w:after="0" w:line="252" w:lineRule="auto"/>
              <w:jc w:val="center"/>
              <w:rPr>
                <w:del w:id="472" w:author="OpenAI Codex" w:date="2026-10-11T06:02:09Z"/>
              </w:rPr>
            </w:pPr>
            <w:del w:id="471" w:author="OpenAI Codex" w:date="2026-10-11T06:02:09Z">
              <w:r>
                <w:delText>5.1289</w:delText>
              </w:r>
            </w:del>
          </w:p>
        </w:tc>
        <w:tc>
          <w:tcPr>
            <w:tcW w:w="896" w:type="dxa"/>
            <w:shd w:val="clear" w:color="auto" w:fill="F8FAFC"/>
            <w:tcMar>
              <w:top w:w="60" w:type="dxa"/>
              <w:left w:w="80" w:type="dxa"/>
              <w:bottom w:w="60" w:type="dxa"/>
              <w:right w:w="80" w:type="dxa"/>
            </w:tcMar>
            <w:vAlign w:val="center"/>
          </w:tcPr>
          <w:p w14:paraId="1989836E" w14:textId="1E60AA2B" w:rsidR="006001A2" w:rsidRDefault="00EE501D">
            <w:pPr>
              <w:spacing w:after="0" w:line="252" w:lineRule="auto"/>
              <w:jc w:val="center"/>
              <w:rPr>
                <w:del w:id="474" w:author="OpenAI Codex" w:date="2026-10-11T06:02:09Z"/>
              </w:rPr>
            </w:pPr>
            <w:del w:id="473" w:author="OpenAI Codex" w:date="2026-10-11T06:02:09Z">
              <w:r>
                <w:delText>1.2050</w:delText>
              </w:r>
            </w:del>
          </w:p>
        </w:tc>
        <w:tc>
          <w:tcPr>
            <w:tcW w:w="896" w:type="dxa"/>
            <w:shd w:val="clear" w:color="auto" w:fill="F8FAFC"/>
            <w:tcMar>
              <w:top w:w="60" w:type="dxa"/>
              <w:left w:w="80" w:type="dxa"/>
              <w:bottom w:w="60" w:type="dxa"/>
              <w:right w:w="80" w:type="dxa"/>
            </w:tcMar>
            <w:vAlign w:val="center"/>
          </w:tcPr>
          <w:p w14:paraId="4B83DA5E" w14:textId="7D6CFDCC" w:rsidR="006001A2" w:rsidRDefault="00EE501D">
            <w:pPr>
              <w:spacing w:after="0" w:line="252" w:lineRule="auto"/>
              <w:jc w:val="center"/>
              <w:rPr>
                <w:del w:id="476" w:author="OpenAI Codex" w:date="2026-10-11T06:02:09Z"/>
              </w:rPr>
            </w:pPr>
            <w:del w:id="475" w:author="OpenAI Codex" w:date="2026-10-11T06:02:09Z">
              <w:r>
                <w:delText>4.3668</w:delText>
              </w:r>
            </w:del>
          </w:p>
        </w:tc>
        <w:tc>
          <w:tcPr>
            <w:tcW w:w="1017" w:type="dxa"/>
            <w:shd w:val="clear" w:color="auto" w:fill="F8FAFC"/>
            <w:tcMar>
              <w:top w:w="60" w:type="dxa"/>
              <w:left w:w="80" w:type="dxa"/>
              <w:bottom w:w="60" w:type="dxa"/>
              <w:right w:w="80" w:type="dxa"/>
            </w:tcMar>
            <w:vAlign w:val="center"/>
          </w:tcPr>
          <w:p w14:paraId="1C5D25F6" w14:textId="59517491" w:rsidR="006001A2" w:rsidRDefault="00EE501D">
            <w:pPr>
              <w:spacing w:after="0" w:line="252" w:lineRule="auto"/>
              <w:jc w:val="center"/>
              <w:rPr>
                <w:del w:id="478" w:author="OpenAI Codex" w:date="2026-10-11T06:02:09Z"/>
              </w:rPr>
            </w:pPr>
            <w:del w:id="477" w:author="OpenAI Codex" w:date="2026-10-11T06:02:09Z">
              <w:r>
                <w:delText>+0.7621d</w:delText>
              </w:r>
            </w:del>
          </w:p>
        </w:tc>
        <w:tc>
          <w:tcPr>
            <w:tcW w:w="978" w:type="dxa"/>
            <w:shd w:val="clear" w:color="auto" w:fill="F8FAFC"/>
            <w:tcMar>
              <w:top w:w="60" w:type="dxa"/>
              <w:left w:w="80" w:type="dxa"/>
              <w:bottom w:w="60" w:type="dxa"/>
              <w:right w:w="80" w:type="dxa"/>
            </w:tcMar>
            <w:vAlign w:val="center"/>
          </w:tcPr>
          <w:p w14:paraId="3C8611BA" w14:textId="24F1C973" w:rsidR="006001A2" w:rsidRDefault="00EE501D">
            <w:pPr>
              <w:spacing w:after="0" w:line="252" w:lineRule="auto"/>
              <w:rPr>
                <w:del w:id="480" w:author="OpenAI Codex" w:date="2026-10-11T06:02:09Z"/>
              </w:rPr>
            </w:pPr>
            <w:del w:id="479" w:author="OpenAI Codex" w:date="2026-10-11T06:02:09Z">
              <w:r>
                <w:delText>5</w:delText>
              </w:r>
            </w:del>
          </w:p>
        </w:tc>
        <w:tc>
          <w:tcPr>
            <w:tcW w:w="2829" w:type="dxa"/>
            <w:shd w:val="clear" w:color="auto" w:fill="F8FAFC"/>
            <w:tcMar>
              <w:top w:w="60" w:type="dxa"/>
              <w:left w:w="80" w:type="dxa"/>
              <w:bottom w:w="60" w:type="dxa"/>
              <w:right w:w="80" w:type="dxa"/>
            </w:tcMar>
            <w:vAlign w:val="center"/>
          </w:tcPr>
          <w:p w14:paraId="7E62F1B8" w14:textId="657D5BCD" w:rsidR="006001A2" w:rsidRDefault="00EE501D">
            <w:pPr>
              <w:spacing w:after="0" w:line="252" w:lineRule="auto"/>
              <w:rPr>
                <w:del w:id="482" w:author="OpenAI Codex" w:date="2026-10-11T06:02:09Z"/>
              </w:rPr>
            </w:pPr>
            <w:del w:id="481" w:author="OpenAI Codex" w:date="2026-10-11T06:02:09Z">
              <w:r>
                <w:delText>Retrospective sensitivity result, validation rank 5. Train–validation gap is descriptive; this grid did not select the retained final recipe.</w:delText>
              </w:r>
            </w:del>
          </w:p>
        </w:tc>
      </w:tr>
      <w:tr w:rsidR="006001A2" w14:paraId="2C342CD5" w14:textId="77777777">
        <w:trPr>
          <w:cantSplit/>
          <w:jc w:val="center"/>
          <w:del w:id="677" w:author="OpenAI Codex" w:date="2026-10-11T06:02:09Z"/>
        </w:trPr>
        <w:tc>
          <w:tcPr>
            <w:tcW w:w="1017" w:type="dxa"/>
            <w:tcMar>
              <w:top w:w="60" w:type="dxa"/>
              <w:left w:w="80" w:type="dxa"/>
              <w:bottom w:w="60" w:type="dxa"/>
              <w:right w:w="80" w:type="dxa"/>
            </w:tcMar>
            <w:vAlign w:val="center"/>
          </w:tcPr>
          <w:p w14:paraId="16766FE2" w14:textId="1537C415" w:rsidR="006001A2" w:rsidRDefault="00EE501D">
            <w:pPr>
              <w:spacing w:after="0" w:line="252" w:lineRule="auto"/>
              <w:rPr>
                <w:del w:id="484" w:author="OpenAI Codex" w:date="2026-10-11T06:02:09Z"/>
              </w:rPr>
            </w:pPr>
            <w:del w:id="483" w:author="OpenAI Codex" w:date="2026-10-11T06:02:09Z">
              <w:r>
                <w:delText>Decision Tree</w:delText>
              </w:r>
            </w:del>
          </w:p>
        </w:tc>
        <w:tc>
          <w:tcPr>
            <w:tcW w:w="1307" w:type="dxa"/>
            <w:tcMar>
              <w:top w:w="60" w:type="dxa"/>
              <w:left w:w="80" w:type="dxa"/>
              <w:bottom w:w="60" w:type="dxa"/>
              <w:right w:w="80" w:type="dxa"/>
            </w:tcMar>
            <w:vAlign w:val="center"/>
          </w:tcPr>
          <w:p w14:paraId="58AEF223" w14:textId="176A0FBB" w:rsidR="006001A2" w:rsidRDefault="00EE501D">
            <w:pPr>
              <w:spacing w:after="0" w:line="252" w:lineRule="auto"/>
              <w:rPr>
                <w:del w:id="486" w:author="OpenAI Codex" w:date="2026-10-11T06:02:09Z"/>
              </w:rPr>
            </w:pPr>
            <w:del w:id="485" w:author="OpenAI Codex" w:date="2026-10-11T06:02:09Z">
              <w:r>
                <w:delText>d=8, L=200</w:delText>
              </w:r>
            </w:del>
          </w:p>
        </w:tc>
        <w:tc>
          <w:tcPr>
            <w:tcW w:w="1093" w:type="dxa"/>
            <w:tcMar>
              <w:top w:w="60" w:type="dxa"/>
              <w:left w:w="80" w:type="dxa"/>
              <w:bottom w:w="60" w:type="dxa"/>
              <w:right w:w="80" w:type="dxa"/>
            </w:tcMar>
            <w:vAlign w:val="center"/>
          </w:tcPr>
          <w:p w14:paraId="4A8C1C07" w14:textId="5AEA31F4" w:rsidR="006001A2" w:rsidRDefault="00EE501D">
            <w:pPr>
              <w:spacing w:after="0" w:line="252" w:lineRule="auto"/>
              <w:jc w:val="center"/>
              <w:rPr>
                <w:del w:id="488" w:author="OpenAI Codex" w:date="2026-10-11T06:02:09Z"/>
              </w:rPr>
            </w:pPr>
            <w:del w:id="487" w:author="OpenAI Codex" w:date="2026-10-11T06:02:09Z">
              <w:r>
                <w:delText>5.1225</w:delText>
              </w:r>
            </w:del>
          </w:p>
        </w:tc>
        <w:tc>
          <w:tcPr>
            <w:tcW w:w="896" w:type="dxa"/>
            <w:tcMar>
              <w:top w:w="60" w:type="dxa"/>
              <w:left w:w="80" w:type="dxa"/>
              <w:bottom w:w="60" w:type="dxa"/>
              <w:right w:w="80" w:type="dxa"/>
            </w:tcMar>
            <w:vAlign w:val="center"/>
          </w:tcPr>
          <w:p w14:paraId="7C1C2749" w14:textId="658B403F" w:rsidR="006001A2" w:rsidRDefault="00EE501D">
            <w:pPr>
              <w:spacing w:after="0" w:line="252" w:lineRule="auto"/>
              <w:jc w:val="center"/>
              <w:rPr>
                <w:del w:id="490" w:author="OpenAI Codex" w:date="2026-10-11T06:02:09Z"/>
              </w:rPr>
            </w:pPr>
            <w:del w:id="489" w:author="OpenAI Codex" w:date="2026-10-11T06:02:09Z">
              <w:r>
                <w:delText>1.1777</w:delText>
              </w:r>
            </w:del>
          </w:p>
        </w:tc>
        <w:tc>
          <w:tcPr>
            <w:tcW w:w="896" w:type="dxa"/>
            <w:tcMar>
              <w:top w:w="60" w:type="dxa"/>
              <w:left w:w="80" w:type="dxa"/>
              <w:bottom w:w="60" w:type="dxa"/>
              <w:right w:w="80" w:type="dxa"/>
            </w:tcMar>
            <w:vAlign w:val="center"/>
          </w:tcPr>
          <w:p w14:paraId="5F1C0731" w14:textId="2A2C8C3A" w:rsidR="006001A2" w:rsidRDefault="00EE501D">
            <w:pPr>
              <w:spacing w:after="0" w:line="252" w:lineRule="auto"/>
              <w:jc w:val="center"/>
              <w:rPr>
                <w:del w:id="492" w:author="OpenAI Codex" w:date="2026-10-11T06:02:09Z"/>
              </w:rPr>
            </w:pPr>
            <w:del w:id="491" w:author="OpenAI Codex" w:date="2026-10-11T06:02:09Z">
              <w:r>
                <w:delText>4.4068</w:delText>
              </w:r>
            </w:del>
          </w:p>
        </w:tc>
        <w:tc>
          <w:tcPr>
            <w:tcW w:w="1017" w:type="dxa"/>
            <w:tcMar>
              <w:top w:w="60" w:type="dxa"/>
              <w:left w:w="80" w:type="dxa"/>
              <w:bottom w:w="60" w:type="dxa"/>
              <w:right w:w="80" w:type="dxa"/>
            </w:tcMar>
            <w:vAlign w:val="center"/>
          </w:tcPr>
          <w:p w14:paraId="514CBD63" w14:textId="0A0C50A9" w:rsidR="006001A2" w:rsidRDefault="00EE501D">
            <w:pPr>
              <w:spacing w:after="0" w:line="252" w:lineRule="auto"/>
              <w:jc w:val="center"/>
              <w:rPr>
                <w:del w:id="494" w:author="OpenAI Codex" w:date="2026-10-11T06:02:09Z"/>
              </w:rPr>
            </w:pPr>
            <w:del w:id="493" w:author="OpenAI Codex" w:date="2026-10-11T06:02:09Z">
              <w:r>
                <w:delText>+0.7156d</w:delText>
              </w:r>
            </w:del>
          </w:p>
        </w:tc>
        <w:tc>
          <w:tcPr>
            <w:tcW w:w="978" w:type="dxa"/>
            <w:tcMar>
              <w:top w:w="60" w:type="dxa"/>
              <w:left w:w="80" w:type="dxa"/>
              <w:bottom w:w="60" w:type="dxa"/>
              <w:right w:w="80" w:type="dxa"/>
            </w:tcMar>
            <w:vAlign w:val="center"/>
          </w:tcPr>
          <w:p w14:paraId="080A6FF6" w14:textId="157F10BB" w:rsidR="006001A2" w:rsidRDefault="00EE501D">
            <w:pPr>
              <w:spacing w:after="0" w:line="252" w:lineRule="auto"/>
              <w:rPr>
                <w:del w:id="496" w:author="OpenAI Codex" w:date="2026-10-11T06:02:09Z"/>
              </w:rPr>
            </w:pPr>
            <w:del w:id="495" w:author="OpenAI Codex" w:date="2026-10-11T06:02:09Z">
              <w:r>
                <w:delText>2</w:delText>
              </w:r>
            </w:del>
          </w:p>
        </w:tc>
        <w:tc>
          <w:tcPr>
            <w:tcW w:w="2829" w:type="dxa"/>
            <w:tcMar>
              <w:top w:w="60" w:type="dxa"/>
              <w:left w:w="80" w:type="dxa"/>
              <w:bottom w:w="60" w:type="dxa"/>
              <w:right w:w="80" w:type="dxa"/>
            </w:tcMar>
            <w:vAlign w:val="center"/>
          </w:tcPr>
          <w:p w14:paraId="1375E08D" w14:textId="235339EE" w:rsidR="006001A2" w:rsidRDefault="00EE501D">
            <w:pPr>
              <w:spacing w:after="0" w:line="252" w:lineRule="auto"/>
              <w:rPr>
                <w:del w:id="498" w:author="OpenAI Codex" w:date="2026-10-11T06:02:09Z"/>
              </w:rPr>
            </w:pPr>
            <w:del w:id="497" w:author="OpenAI Codex" w:date="2026-10-11T06:02:09Z">
              <w:r>
                <w:delText>Retrospective sensitivity result, validation rank 2. Train–validation gap is descriptive; this grid did not select the retained final recipe.</w:delText>
              </w:r>
            </w:del>
          </w:p>
        </w:tc>
      </w:tr>
      <w:tr w:rsidR="006001A2" w14:paraId="32B35A08" w14:textId="77777777">
        <w:trPr>
          <w:cantSplit/>
          <w:jc w:val="center"/>
          <w:del w:id="678" w:author="OpenAI Codex" w:date="2026-10-11T06:02:09Z"/>
        </w:trPr>
        <w:tc>
          <w:tcPr>
            <w:tcW w:w="1017" w:type="dxa"/>
            <w:shd w:val="clear" w:color="auto" w:fill="F8FAFC"/>
            <w:tcMar>
              <w:top w:w="60" w:type="dxa"/>
              <w:left w:w="80" w:type="dxa"/>
              <w:bottom w:w="60" w:type="dxa"/>
              <w:right w:w="80" w:type="dxa"/>
            </w:tcMar>
            <w:vAlign w:val="center"/>
          </w:tcPr>
          <w:p w14:paraId="68A8B647" w14:textId="4AE23554" w:rsidR="006001A2" w:rsidRDefault="00EE501D">
            <w:pPr>
              <w:spacing w:after="0" w:line="252" w:lineRule="auto"/>
              <w:rPr>
                <w:del w:id="500" w:author="OpenAI Codex" w:date="2026-10-11T06:02:09Z"/>
              </w:rPr>
            </w:pPr>
            <w:del w:id="499" w:author="OpenAI Codex" w:date="2026-10-11T06:02:09Z">
              <w:r>
                <w:delText>Decision Tree</w:delText>
              </w:r>
            </w:del>
          </w:p>
        </w:tc>
        <w:tc>
          <w:tcPr>
            <w:tcW w:w="1307" w:type="dxa"/>
            <w:shd w:val="clear" w:color="auto" w:fill="F8FAFC"/>
            <w:tcMar>
              <w:top w:w="60" w:type="dxa"/>
              <w:left w:w="80" w:type="dxa"/>
              <w:bottom w:w="60" w:type="dxa"/>
              <w:right w:w="80" w:type="dxa"/>
            </w:tcMar>
            <w:vAlign w:val="center"/>
          </w:tcPr>
          <w:p w14:paraId="2B65A5E6" w14:textId="6324B77F" w:rsidR="006001A2" w:rsidRDefault="00EE501D">
            <w:pPr>
              <w:spacing w:after="0" w:line="252" w:lineRule="auto"/>
              <w:rPr>
                <w:del w:id="502" w:author="OpenAI Codex" w:date="2026-10-11T06:02:09Z"/>
              </w:rPr>
            </w:pPr>
            <w:del w:id="501" w:author="OpenAI Codex" w:date="2026-10-11T06:02:09Z">
              <w:r>
                <w:delText>d=10, L=20</w:delText>
              </w:r>
            </w:del>
          </w:p>
        </w:tc>
        <w:tc>
          <w:tcPr>
            <w:tcW w:w="1093" w:type="dxa"/>
            <w:shd w:val="clear" w:color="auto" w:fill="F8FAFC"/>
            <w:tcMar>
              <w:top w:w="60" w:type="dxa"/>
              <w:left w:w="80" w:type="dxa"/>
              <w:bottom w:w="60" w:type="dxa"/>
              <w:right w:w="80" w:type="dxa"/>
            </w:tcMar>
            <w:vAlign w:val="center"/>
          </w:tcPr>
          <w:p w14:paraId="759A35CE" w14:textId="12A07721" w:rsidR="006001A2" w:rsidRDefault="00EE501D">
            <w:pPr>
              <w:spacing w:after="0" w:line="252" w:lineRule="auto"/>
              <w:jc w:val="center"/>
              <w:rPr>
                <w:del w:id="504" w:author="OpenAI Codex" w:date="2026-10-11T06:02:09Z"/>
              </w:rPr>
            </w:pPr>
            <w:del w:id="503" w:author="OpenAI Codex" w:date="2026-10-11T06:02:09Z">
              <w:r>
                <w:delText>5.6618</w:delText>
              </w:r>
            </w:del>
          </w:p>
        </w:tc>
        <w:tc>
          <w:tcPr>
            <w:tcW w:w="896" w:type="dxa"/>
            <w:shd w:val="clear" w:color="auto" w:fill="F8FAFC"/>
            <w:tcMar>
              <w:top w:w="60" w:type="dxa"/>
              <w:left w:w="80" w:type="dxa"/>
              <w:bottom w:w="60" w:type="dxa"/>
              <w:right w:w="80" w:type="dxa"/>
            </w:tcMar>
            <w:vAlign w:val="center"/>
          </w:tcPr>
          <w:p w14:paraId="380F0417" w14:textId="3106E75C" w:rsidR="006001A2" w:rsidRDefault="00EE501D">
            <w:pPr>
              <w:spacing w:after="0" w:line="252" w:lineRule="auto"/>
              <w:jc w:val="center"/>
              <w:rPr>
                <w:del w:id="506" w:author="OpenAI Codex" w:date="2026-10-11T06:02:09Z"/>
              </w:rPr>
            </w:pPr>
            <w:del w:id="505" w:author="OpenAI Codex" w:date="2026-10-11T06:02:09Z">
              <w:r>
                <w:delText>1.2553</w:delText>
              </w:r>
            </w:del>
          </w:p>
        </w:tc>
        <w:tc>
          <w:tcPr>
            <w:tcW w:w="896" w:type="dxa"/>
            <w:shd w:val="clear" w:color="auto" w:fill="F8FAFC"/>
            <w:tcMar>
              <w:top w:w="60" w:type="dxa"/>
              <w:left w:w="80" w:type="dxa"/>
              <w:bottom w:w="60" w:type="dxa"/>
              <w:right w:w="80" w:type="dxa"/>
            </w:tcMar>
            <w:vAlign w:val="center"/>
          </w:tcPr>
          <w:p w14:paraId="331CC18B" w14:textId="70E67B00" w:rsidR="006001A2" w:rsidRDefault="00EE501D">
            <w:pPr>
              <w:spacing w:after="0" w:line="252" w:lineRule="auto"/>
              <w:jc w:val="center"/>
              <w:rPr>
                <w:del w:id="508" w:author="OpenAI Codex" w:date="2026-10-11T06:02:09Z"/>
              </w:rPr>
            </w:pPr>
            <w:del w:id="507" w:author="OpenAI Codex" w:date="2026-10-11T06:02:09Z">
              <w:r>
                <w:delText>4.2000</w:delText>
              </w:r>
            </w:del>
          </w:p>
        </w:tc>
        <w:tc>
          <w:tcPr>
            <w:tcW w:w="1017" w:type="dxa"/>
            <w:shd w:val="clear" w:color="auto" w:fill="F8FAFC"/>
            <w:tcMar>
              <w:top w:w="60" w:type="dxa"/>
              <w:left w:w="80" w:type="dxa"/>
              <w:bottom w:w="60" w:type="dxa"/>
              <w:right w:w="80" w:type="dxa"/>
            </w:tcMar>
            <w:vAlign w:val="center"/>
          </w:tcPr>
          <w:p w14:paraId="7139CD81" w14:textId="5509B33F" w:rsidR="006001A2" w:rsidRDefault="00EE501D">
            <w:pPr>
              <w:spacing w:after="0" w:line="252" w:lineRule="auto"/>
              <w:jc w:val="center"/>
              <w:rPr>
                <w:del w:id="510" w:author="OpenAI Codex" w:date="2026-10-11T06:02:09Z"/>
              </w:rPr>
            </w:pPr>
            <w:del w:id="509" w:author="OpenAI Codex" w:date="2026-10-11T06:02:09Z">
              <w:r>
                <w:delText>+1.4618d</w:delText>
              </w:r>
            </w:del>
          </w:p>
        </w:tc>
        <w:tc>
          <w:tcPr>
            <w:tcW w:w="978" w:type="dxa"/>
            <w:shd w:val="clear" w:color="auto" w:fill="F8FAFC"/>
            <w:tcMar>
              <w:top w:w="60" w:type="dxa"/>
              <w:left w:w="80" w:type="dxa"/>
              <w:bottom w:w="60" w:type="dxa"/>
              <w:right w:w="80" w:type="dxa"/>
            </w:tcMar>
            <w:vAlign w:val="center"/>
          </w:tcPr>
          <w:p w14:paraId="518DD02A" w14:textId="702E68A7" w:rsidR="006001A2" w:rsidRDefault="00EE501D">
            <w:pPr>
              <w:spacing w:after="0" w:line="252" w:lineRule="auto"/>
              <w:rPr>
                <w:del w:id="512" w:author="OpenAI Codex" w:date="2026-10-11T06:02:09Z"/>
              </w:rPr>
            </w:pPr>
            <w:del w:id="511" w:author="OpenAI Codex" w:date="2026-10-11T06:02:09Z">
              <w:r>
                <w:delText>16</w:delText>
              </w:r>
            </w:del>
          </w:p>
        </w:tc>
        <w:tc>
          <w:tcPr>
            <w:tcW w:w="2829" w:type="dxa"/>
            <w:shd w:val="clear" w:color="auto" w:fill="F8FAFC"/>
            <w:tcMar>
              <w:top w:w="60" w:type="dxa"/>
              <w:left w:w="80" w:type="dxa"/>
              <w:bottom w:w="60" w:type="dxa"/>
              <w:right w:w="80" w:type="dxa"/>
            </w:tcMar>
            <w:vAlign w:val="center"/>
          </w:tcPr>
          <w:p w14:paraId="4877B04D" w14:textId="08799C76" w:rsidR="006001A2" w:rsidRDefault="00EE501D">
            <w:pPr>
              <w:spacing w:after="0" w:line="252" w:lineRule="auto"/>
              <w:rPr>
                <w:del w:id="514" w:author="OpenAI Codex" w:date="2026-10-11T06:02:09Z"/>
              </w:rPr>
            </w:pPr>
            <w:del w:id="513" w:author="OpenAI Codex" w:date="2026-10-11T06:02:09Z">
              <w:r>
                <w:delText>Retrospective sensitivity result, validation rank 16. Train–validation gap is descriptive; this grid did not select the retained final recipe.</w:delText>
              </w:r>
            </w:del>
          </w:p>
        </w:tc>
      </w:tr>
      <w:tr w:rsidR="006001A2" w14:paraId="4FA50CB2" w14:textId="77777777">
        <w:trPr>
          <w:cantSplit/>
          <w:jc w:val="center"/>
          <w:del w:id="679" w:author="OpenAI Codex" w:date="2026-10-11T06:02:09Z"/>
        </w:trPr>
        <w:tc>
          <w:tcPr>
            <w:tcW w:w="1017" w:type="dxa"/>
            <w:tcMar>
              <w:top w:w="60" w:type="dxa"/>
              <w:left w:w="80" w:type="dxa"/>
              <w:bottom w:w="60" w:type="dxa"/>
              <w:right w:w="80" w:type="dxa"/>
            </w:tcMar>
            <w:vAlign w:val="center"/>
          </w:tcPr>
          <w:p w14:paraId="2591B981" w14:textId="3C740248" w:rsidR="006001A2" w:rsidRDefault="00EE501D">
            <w:pPr>
              <w:spacing w:after="0" w:line="252" w:lineRule="auto"/>
              <w:rPr>
                <w:del w:id="516" w:author="OpenAI Codex" w:date="2026-10-11T06:02:09Z"/>
              </w:rPr>
            </w:pPr>
            <w:del w:id="515" w:author="OpenAI Codex" w:date="2026-10-11T06:02:09Z">
              <w:r>
                <w:delText>Decision Tree</w:delText>
              </w:r>
            </w:del>
          </w:p>
        </w:tc>
        <w:tc>
          <w:tcPr>
            <w:tcW w:w="1307" w:type="dxa"/>
            <w:tcMar>
              <w:top w:w="60" w:type="dxa"/>
              <w:left w:w="80" w:type="dxa"/>
              <w:bottom w:w="60" w:type="dxa"/>
              <w:right w:w="80" w:type="dxa"/>
            </w:tcMar>
            <w:vAlign w:val="center"/>
          </w:tcPr>
          <w:p w14:paraId="6286401C" w14:textId="49884C76" w:rsidR="006001A2" w:rsidRDefault="00EE501D">
            <w:pPr>
              <w:spacing w:after="0" w:line="252" w:lineRule="auto"/>
              <w:rPr>
                <w:del w:id="518" w:author="OpenAI Codex" w:date="2026-10-11T06:02:09Z"/>
              </w:rPr>
            </w:pPr>
            <w:del w:id="517" w:author="OpenAI Codex" w:date="2026-10-11T06:02:09Z">
              <w:r>
                <w:delText>d=10, L=50</w:delText>
              </w:r>
            </w:del>
          </w:p>
        </w:tc>
        <w:tc>
          <w:tcPr>
            <w:tcW w:w="1093" w:type="dxa"/>
            <w:tcMar>
              <w:top w:w="60" w:type="dxa"/>
              <w:left w:w="80" w:type="dxa"/>
              <w:bottom w:w="60" w:type="dxa"/>
              <w:right w:w="80" w:type="dxa"/>
            </w:tcMar>
            <w:vAlign w:val="center"/>
          </w:tcPr>
          <w:p w14:paraId="53565F7E" w14:textId="0CEA2F93" w:rsidR="006001A2" w:rsidRDefault="00EE501D">
            <w:pPr>
              <w:spacing w:after="0" w:line="252" w:lineRule="auto"/>
              <w:jc w:val="center"/>
              <w:rPr>
                <w:del w:id="520" w:author="OpenAI Codex" w:date="2026-10-11T06:02:09Z"/>
              </w:rPr>
            </w:pPr>
            <w:del w:id="519" w:author="OpenAI Codex" w:date="2026-10-11T06:02:09Z">
              <w:r>
                <w:delText>5.2463</w:delText>
              </w:r>
            </w:del>
          </w:p>
        </w:tc>
        <w:tc>
          <w:tcPr>
            <w:tcW w:w="896" w:type="dxa"/>
            <w:tcMar>
              <w:top w:w="60" w:type="dxa"/>
              <w:left w:w="80" w:type="dxa"/>
              <w:bottom w:w="60" w:type="dxa"/>
              <w:right w:w="80" w:type="dxa"/>
            </w:tcMar>
            <w:vAlign w:val="center"/>
          </w:tcPr>
          <w:p w14:paraId="339A3F23" w14:textId="0F2FD2AD" w:rsidR="006001A2" w:rsidRDefault="00EE501D">
            <w:pPr>
              <w:spacing w:after="0" w:line="252" w:lineRule="auto"/>
              <w:jc w:val="center"/>
              <w:rPr>
                <w:del w:id="522" w:author="OpenAI Codex" w:date="2026-10-11T06:02:09Z"/>
              </w:rPr>
            </w:pPr>
            <w:del w:id="521" w:author="OpenAI Codex" w:date="2026-10-11T06:02:09Z">
              <w:r>
                <w:delText>1.1163</w:delText>
              </w:r>
            </w:del>
          </w:p>
        </w:tc>
        <w:tc>
          <w:tcPr>
            <w:tcW w:w="896" w:type="dxa"/>
            <w:tcMar>
              <w:top w:w="60" w:type="dxa"/>
              <w:left w:w="80" w:type="dxa"/>
              <w:bottom w:w="60" w:type="dxa"/>
              <w:right w:w="80" w:type="dxa"/>
            </w:tcMar>
            <w:vAlign w:val="center"/>
          </w:tcPr>
          <w:p w14:paraId="3F74FDCD" w14:textId="38B1FA22" w:rsidR="006001A2" w:rsidRDefault="00EE501D">
            <w:pPr>
              <w:spacing w:after="0" w:line="252" w:lineRule="auto"/>
              <w:jc w:val="center"/>
              <w:rPr>
                <w:del w:id="524" w:author="OpenAI Codex" w:date="2026-10-11T06:02:09Z"/>
              </w:rPr>
            </w:pPr>
            <w:del w:id="523" w:author="OpenAI Codex" w:date="2026-10-11T06:02:09Z">
              <w:r>
                <w:delText>4.2761</w:delText>
              </w:r>
            </w:del>
          </w:p>
        </w:tc>
        <w:tc>
          <w:tcPr>
            <w:tcW w:w="1017" w:type="dxa"/>
            <w:tcMar>
              <w:top w:w="60" w:type="dxa"/>
              <w:left w:w="80" w:type="dxa"/>
              <w:bottom w:w="60" w:type="dxa"/>
              <w:right w:w="80" w:type="dxa"/>
            </w:tcMar>
            <w:vAlign w:val="center"/>
          </w:tcPr>
          <w:p w14:paraId="06398462" w14:textId="1ED5C88A" w:rsidR="006001A2" w:rsidRDefault="00EE501D">
            <w:pPr>
              <w:spacing w:after="0" w:line="252" w:lineRule="auto"/>
              <w:jc w:val="center"/>
              <w:rPr>
                <w:del w:id="526" w:author="OpenAI Codex" w:date="2026-10-11T06:02:09Z"/>
              </w:rPr>
            </w:pPr>
            <w:del w:id="525" w:author="OpenAI Codex" w:date="2026-10-11T06:02:09Z">
              <w:r>
                <w:delText>+0.9702d</w:delText>
              </w:r>
            </w:del>
          </w:p>
        </w:tc>
        <w:tc>
          <w:tcPr>
            <w:tcW w:w="978" w:type="dxa"/>
            <w:tcMar>
              <w:top w:w="60" w:type="dxa"/>
              <w:left w:w="80" w:type="dxa"/>
              <w:bottom w:w="60" w:type="dxa"/>
              <w:right w:w="80" w:type="dxa"/>
            </w:tcMar>
            <w:vAlign w:val="center"/>
          </w:tcPr>
          <w:p w14:paraId="67984E15" w14:textId="0A7B15FA" w:rsidR="006001A2" w:rsidRDefault="00EE501D">
            <w:pPr>
              <w:spacing w:after="0" w:line="252" w:lineRule="auto"/>
              <w:rPr>
                <w:del w:id="528" w:author="OpenAI Codex" w:date="2026-10-11T06:02:09Z"/>
              </w:rPr>
            </w:pPr>
            <w:del w:id="527" w:author="OpenAI Codex" w:date="2026-10-11T06:02:09Z">
              <w:r>
                <w:delText>12</w:delText>
              </w:r>
            </w:del>
          </w:p>
        </w:tc>
        <w:tc>
          <w:tcPr>
            <w:tcW w:w="2829" w:type="dxa"/>
            <w:tcMar>
              <w:top w:w="60" w:type="dxa"/>
              <w:left w:w="80" w:type="dxa"/>
              <w:bottom w:w="60" w:type="dxa"/>
              <w:right w:w="80" w:type="dxa"/>
            </w:tcMar>
            <w:vAlign w:val="center"/>
          </w:tcPr>
          <w:p w14:paraId="58F87B75" w14:textId="314D8452" w:rsidR="006001A2" w:rsidRDefault="00EE501D">
            <w:pPr>
              <w:spacing w:after="0" w:line="252" w:lineRule="auto"/>
              <w:rPr>
                <w:del w:id="530" w:author="OpenAI Codex" w:date="2026-10-11T06:02:09Z"/>
              </w:rPr>
            </w:pPr>
            <w:del w:id="529" w:author="OpenAI Codex" w:date="2026-10-11T06:02:09Z">
              <w:r>
                <w:delText>Retrospective sensitivity result, validation rank 12. Train–validation gap is descriptive; this grid did not select the retained final recipe.</w:delText>
              </w:r>
            </w:del>
          </w:p>
        </w:tc>
      </w:tr>
      <w:tr w:rsidR="006001A2" w14:paraId="44315E8A" w14:textId="77777777">
        <w:trPr>
          <w:cantSplit/>
          <w:jc w:val="center"/>
          <w:del w:id="680" w:author="OpenAI Codex" w:date="2026-10-11T06:02:09Z"/>
        </w:trPr>
        <w:tc>
          <w:tcPr>
            <w:tcW w:w="1017" w:type="dxa"/>
            <w:shd w:val="clear" w:color="auto" w:fill="F8FAFC"/>
            <w:tcMar>
              <w:top w:w="60" w:type="dxa"/>
              <w:left w:w="80" w:type="dxa"/>
              <w:bottom w:w="60" w:type="dxa"/>
              <w:right w:w="80" w:type="dxa"/>
            </w:tcMar>
            <w:vAlign w:val="center"/>
          </w:tcPr>
          <w:p w14:paraId="09E4F6AA" w14:textId="05D9FD1B" w:rsidR="006001A2" w:rsidRDefault="00EE501D">
            <w:pPr>
              <w:spacing w:after="0" w:line="252" w:lineRule="auto"/>
              <w:rPr>
                <w:del w:id="532" w:author="OpenAI Codex" w:date="2026-10-11T06:02:09Z"/>
              </w:rPr>
            </w:pPr>
            <w:del w:id="531" w:author="OpenAI Codex" w:date="2026-10-11T06:02:09Z">
              <w:r>
                <w:lastRenderedPageBreak/>
                <w:delText>Decision Tree</w:delText>
              </w:r>
            </w:del>
          </w:p>
        </w:tc>
        <w:tc>
          <w:tcPr>
            <w:tcW w:w="1307" w:type="dxa"/>
            <w:shd w:val="clear" w:color="auto" w:fill="F8FAFC"/>
            <w:tcMar>
              <w:top w:w="60" w:type="dxa"/>
              <w:left w:w="80" w:type="dxa"/>
              <w:bottom w:w="60" w:type="dxa"/>
              <w:right w:w="80" w:type="dxa"/>
            </w:tcMar>
            <w:vAlign w:val="center"/>
          </w:tcPr>
          <w:p w14:paraId="2FD77DBF" w14:textId="16CFBAF2" w:rsidR="006001A2" w:rsidRDefault="00EE501D">
            <w:pPr>
              <w:spacing w:after="0" w:line="252" w:lineRule="auto"/>
              <w:rPr>
                <w:del w:id="534" w:author="OpenAI Codex" w:date="2026-10-11T06:02:09Z"/>
              </w:rPr>
            </w:pPr>
            <w:del w:id="533" w:author="OpenAI Codex" w:date="2026-10-11T06:02:09Z">
              <w:r>
                <w:delText>d=10, L=100</w:delText>
              </w:r>
            </w:del>
          </w:p>
        </w:tc>
        <w:tc>
          <w:tcPr>
            <w:tcW w:w="1093" w:type="dxa"/>
            <w:shd w:val="clear" w:color="auto" w:fill="F8FAFC"/>
            <w:tcMar>
              <w:top w:w="60" w:type="dxa"/>
              <w:left w:w="80" w:type="dxa"/>
              <w:bottom w:w="60" w:type="dxa"/>
              <w:right w:w="80" w:type="dxa"/>
            </w:tcMar>
            <w:vAlign w:val="center"/>
          </w:tcPr>
          <w:p w14:paraId="78FFE5BF" w14:textId="3A4389FD" w:rsidR="006001A2" w:rsidRDefault="00EE501D">
            <w:pPr>
              <w:spacing w:after="0" w:line="252" w:lineRule="auto"/>
              <w:jc w:val="center"/>
              <w:rPr>
                <w:del w:id="536" w:author="OpenAI Codex" w:date="2026-10-11T06:02:09Z"/>
              </w:rPr>
            </w:pPr>
            <w:del w:id="535" w:author="OpenAI Codex" w:date="2026-10-11T06:02:09Z">
              <w:r>
                <w:delText>5.1297</w:delText>
              </w:r>
            </w:del>
          </w:p>
        </w:tc>
        <w:tc>
          <w:tcPr>
            <w:tcW w:w="896" w:type="dxa"/>
            <w:shd w:val="clear" w:color="auto" w:fill="F8FAFC"/>
            <w:tcMar>
              <w:top w:w="60" w:type="dxa"/>
              <w:left w:w="80" w:type="dxa"/>
              <w:bottom w:w="60" w:type="dxa"/>
              <w:right w:w="80" w:type="dxa"/>
            </w:tcMar>
            <w:vAlign w:val="center"/>
          </w:tcPr>
          <w:p w14:paraId="0C1DB6AB" w14:textId="4C1191F7" w:rsidR="006001A2" w:rsidRDefault="00EE501D">
            <w:pPr>
              <w:spacing w:after="0" w:line="252" w:lineRule="auto"/>
              <w:jc w:val="center"/>
              <w:rPr>
                <w:del w:id="538" w:author="OpenAI Codex" w:date="2026-10-11T06:02:09Z"/>
              </w:rPr>
            </w:pPr>
            <w:del w:id="537" w:author="OpenAI Codex" w:date="2026-10-11T06:02:09Z">
              <w:r>
                <w:delText>1.2191</w:delText>
              </w:r>
            </w:del>
          </w:p>
        </w:tc>
        <w:tc>
          <w:tcPr>
            <w:tcW w:w="896" w:type="dxa"/>
            <w:shd w:val="clear" w:color="auto" w:fill="F8FAFC"/>
            <w:tcMar>
              <w:top w:w="60" w:type="dxa"/>
              <w:left w:w="80" w:type="dxa"/>
              <w:bottom w:w="60" w:type="dxa"/>
              <w:right w:w="80" w:type="dxa"/>
            </w:tcMar>
            <w:vAlign w:val="center"/>
          </w:tcPr>
          <w:p w14:paraId="6AF56F59" w14:textId="59198F83" w:rsidR="006001A2" w:rsidRDefault="00EE501D">
            <w:pPr>
              <w:spacing w:after="0" w:line="252" w:lineRule="auto"/>
              <w:jc w:val="center"/>
              <w:rPr>
                <w:del w:id="540" w:author="OpenAI Codex" w:date="2026-10-11T06:02:09Z"/>
              </w:rPr>
            </w:pPr>
            <w:del w:id="539" w:author="OpenAI Codex" w:date="2026-10-11T06:02:09Z">
              <w:r>
                <w:delText>4.3378</w:delText>
              </w:r>
            </w:del>
          </w:p>
        </w:tc>
        <w:tc>
          <w:tcPr>
            <w:tcW w:w="1017" w:type="dxa"/>
            <w:shd w:val="clear" w:color="auto" w:fill="F8FAFC"/>
            <w:tcMar>
              <w:top w:w="60" w:type="dxa"/>
              <w:left w:w="80" w:type="dxa"/>
              <w:bottom w:w="60" w:type="dxa"/>
              <w:right w:w="80" w:type="dxa"/>
            </w:tcMar>
            <w:vAlign w:val="center"/>
          </w:tcPr>
          <w:p w14:paraId="64BD9022" w14:textId="44A38C2D" w:rsidR="006001A2" w:rsidRDefault="00EE501D">
            <w:pPr>
              <w:spacing w:after="0" w:line="252" w:lineRule="auto"/>
              <w:jc w:val="center"/>
              <w:rPr>
                <w:del w:id="542" w:author="OpenAI Codex" w:date="2026-10-11T06:02:09Z"/>
              </w:rPr>
            </w:pPr>
            <w:del w:id="541" w:author="OpenAI Codex" w:date="2026-10-11T06:02:09Z">
              <w:r>
                <w:delText>+0.7919d</w:delText>
              </w:r>
            </w:del>
          </w:p>
        </w:tc>
        <w:tc>
          <w:tcPr>
            <w:tcW w:w="978" w:type="dxa"/>
            <w:shd w:val="clear" w:color="auto" w:fill="F8FAFC"/>
            <w:tcMar>
              <w:top w:w="60" w:type="dxa"/>
              <w:left w:w="80" w:type="dxa"/>
              <w:bottom w:w="60" w:type="dxa"/>
              <w:right w:w="80" w:type="dxa"/>
            </w:tcMar>
            <w:vAlign w:val="center"/>
          </w:tcPr>
          <w:p w14:paraId="574F4A48" w14:textId="5145704A" w:rsidR="006001A2" w:rsidRDefault="00EE501D">
            <w:pPr>
              <w:spacing w:after="0" w:line="252" w:lineRule="auto"/>
              <w:rPr>
                <w:del w:id="544" w:author="OpenAI Codex" w:date="2026-10-11T06:02:09Z"/>
              </w:rPr>
            </w:pPr>
            <w:del w:id="543" w:author="OpenAI Codex" w:date="2026-10-11T06:02:09Z">
              <w:r>
                <w:delText>6</w:delText>
              </w:r>
            </w:del>
          </w:p>
        </w:tc>
        <w:tc>
          <w:tcPr>
            <w:tcW w:w="2829" w:type="dxa"/>
            <w:shd w:val="clear" w:color="auto" w:fill="F8FAFC"/>
            <w:tcMar>
              <w:top w:w="60" w:type="dxa"/>
              <w:left w:w="80" w:type="dxa"/>
              <w:bottom w:w="60" w:type="dxa"/>
              <w:right w:w="80" w:type="dxa"/>
            </w:tcMar>
            <w:vAlign w:val="center"/>
          </w:tcPr>
          <w:p w14:paraId="17E19582" w14:textId="25A6B440" w:rsidR="006001A2" w:rsidRDefault="00EE501D">
            <w:pPr>
              <w:spacing w:after="0" w:line="252" w:lineRule="auto"/>
              <w:jc w:val="center"/>
              <w:rPr>
                <w:del w:id="546" w:author="OpenAI Codex" w:date="2026-10-11T06:02:09Z"/>
              </w:rPr>
            </w:pPr>
            <w:del w:id="545" w:author="OpenAI Codex" w:date="2026-10-11T06:02:09Z">
              <w:r>
                <w:delText>Retrospective sensitivity result, validation rank 6. Train–validation gap is descriptive; this grid did not select the retained final recipe.</w:delText>
              </w:r>
            </w:del>
          </w:p>
        </w:tc>
      </w:tr>
      <w:tr w:rsidR="006001A2" w14:paraId="454145B3" w14:textId="77777777">
        <w:trPr>
          <w:cantSplit/>
          <w:jc w:val="center"/>
          <w:del w:id="681" w:author="OpenAI Codex" w:date="2026-10-11T06:02:09Z"/>
        </w:trPr>
        <w:tc>
          <w:tcPr>
            <w:tcW w:w="1017" w:type="dxa"/>
            <w:tcMar>
              <w:top w:w="60" w:type="dxa"/>
              <w:left w:w="80" w:type="dxa"/>
              <w:bottom w:w="60" w:type="dxa"/>
              <w:right w:w="80" w:type="dxa"/>
            </w:tcMar>
            <w:vAlign w:val="center"/>
          </w:tcPr>
          <w:p w14:paraId="3504A475" w14:textId="075DB613" w:rsidR="006001A2" w:rsidRDefault="00EE501D">
            <w:pPr>
              <w:spacing w:after="0" w:line="252" w:lineRule="auto"/>
              <w:rPr>
                <w:del w:id="548" w:author="OpenAI Codex" w:date="2026-10-11T06:02:09Z"/>
              </w:rPr>
            </w:pPr>
            <w:del w:id="547" w:author="OpenAI Codex" w:date="2026-10-11T06:02:09Z">
              <w:r>
                <w:delText>Decision Tree</w:delText>
              </w:r>
            </w:del>
          </w:p>
        </w:tc>
        <w:tc>
          <w:tcPr>
            <w:tcW w:w="1307" w:type="dxa"/>
            <w:tcMar>
              <w:top w:w="60" w:type="dxa"/>
              <w:left w:w="80" w:type="dxa"/>
              <w:bottom w:w="60" w:type="dxa"/>
              <w:right w:w="80" w:type="dxa"/>
            </w:tcMar>
            <w:vAlign w:val="center"/>
          </w:tcPr>
          <w:p w14:paraId="0E25EB8E" w14:textId="311E9A92" w:rsidR="006001A2" w:rsidRDefault="00EE501D">
            <w:pPr>
              <w:spacing w:after="0" w:line="252" w:lineRule="auto"/>
              <w:rPr>
                <w:del w:id="550" w:author="OpenAI Codex" w:date="2026-10-11T06:02:09Z"/>
              </w:rPr>
            </w:pPr>
            <w:del w:id="549" w:author="OpenAI Codex" w:date="2026-10-11T06:02:09Z">
              <w:r>
                <w:delText>d=10, L=200</w:delText>
              </w:r>
            </w:del>
          </w:p>
        </w:tc>
        <w:tc>
          <w:tcPr>
            <w:tcW w:w="1093" w:type="dxa"/>
            <w:tcMar>
              <w:top w:w="60" w:type="dxa"/>
              <w:left w:w="80" w:type="dxa"/>
              <w:bottom w:w="60" w:type="dxa"/>
              <w:right w:w="80" w:type="dxa"/>
            </w:tcMar>
            <w:vAlign w:val="center"/>
          </w:tcPr>
          <w:p w14:paraId="5FCA7243" w14:textId="7E1C9832" w:rsidR="006001A2" w:rsidRDefault="00EE501D">
            <w:pPr>
              <w:spacing w:after="0" w:line="252" w:lineRule="auto"/>
              <w:jc w:val="center"/>
              <w:rPr>
                <w:del w:id="552" w:author="OpenAI Codex" w:date="2026-10-11T06:02:09Z"/>
              </w:rPr>
            </w:pPr>
            <w:del w:id="551" w:author="OpenAI Codex" w:date="2026-10-11T06:02:09Z">
              <w:r>
                <w:delText>5.1245</w:delText>
              </w:r>
            </w:del>
          </w:p>
        </w:tc>
        <w:tc>
          <w:tcPr>
            <w:tcW w:w="896" w:type="dxa"/>
            <w:tcMar>
              <w:top w:w="60" w:type="dxa"/>
              <w:left w:w="80" w:type="dxa"/>
              <w:bottom w:w="60" w:type="dxa"/>
              <w:right w:w="80" w:type="dxa"/>
            </w:tcMar>
            <w:vAlign w:val="center"/>
          </w:tcPr>
          <w:p w14:paraId="748E5FB6" w14:textId="2A07A91B" w:rsidR="006001A2" w:rsidRDefault="00EE501D">
            <w:pPr>
              <w:spacing w:after="0" w:line="252" w:lineRule="auto"/>
              <w:jc w:val="center"/>
              <w:rPr>
                <w:del w:id="554" w:author="OpenAI Codex" w:date="2026-10-11T06:02:09Z"/>
              </w:rPr>
            </w:pPr>
            <w:del w:id="553" w:author="OpenAI Codex" w:date="2026-10-11T06:02:09Z">
              <w:r>
                <w:delText>1.1835</w:delText>
              </w:r>
            </w:del>
          </w:p>
        </w:tc>
        <w:tc>
          <w:tcPr>
            <w:tcW w:w="896" w:type="dxa"/>
            <w:tcMar>
              <w:top w:w="60" w:type="dxa"/>
              <w:left w:w="80" w:type="dxa"/>
              <w:bottom w:w="60" w:type="dxa"/>
              <w:right w:w="80" w:type="dxa"/>
            </w:tcMar>
            <w:vAlign w:val="center"/>
          </w:tcPr>
          <w:p w14:paraId="14FAAE20" w14:textId="02EF3CB7" w:rsidR="006001A2" w:rsidRDefault="00EE501D">
            <w:pPr>
              <w:spacing w:after="0" w:line="252" w:lineRule="auto"/>
              <w:jc w:val="center"/>
              <w:rPr>
                <w:del w:id="556" w:author="OpenAI Codex" w:date="2026-10-11T06:02:09Z"/>
              </w:rPr>
            </w:pPr>
            <w:del w:id="555" w:author="OpenAI Codex" w:date="2026-10-11T06:02:09Z">
              <w:r>
                <w:delText>4.3933</w:delText>
              </w:r>
            </w:del>
          </w:p>
        </w:tc>
        <w:tc>
          <w:tcPr>
            <w:tcW w:w="1017" w:type="dxa"/>
            <w:tcMar>
              <w:top w:w="60" w:type="dxa"/>
              <w:left w:w="80" w:type="dxa"/>
              <w:bottom w:w="60" w:type="dxa"/>
              <w:right w:w="80" w:type="dxa"/>
            </w:tcMar>
            <w:vAlign w:val="center"/>
          </w:tcPr>
          <w:p w14:paraId="6FF6AF67" w14:textId="2EF8EC08" w:rsidR="006001A2" w:rsidRDefault="00EE501D">
            <w:pPr>
              <w:spacing w:after="0" w:line="252" w:lineRule="auto"/>
              <w:jc w:val="center"/>
              <w:rPr>
                <w:del w:id="558" w:author="OpenAI Codex" w:date="2026-10-11T06:02:09Z"/>
              </w:rPr>
            </w:pPr>
            <w:del w:id="557" w:author="OpenAI Codex" w:date="2026-10-11T06:02:09Z">
              <w:r>
                <w:delText>+0.7312d</w:delText>
              </w:r>
            </w:del>
          </w:p>
        </w:tc>
        <w:tc>
          <w:tcPr>
            <w:tcW w:w="978" w:type="dxa"/>
            <w:tcMar>
              <w:top w:w="60" w:type="dxa"/>
              <w:left w:w="80" w:type="dxa"/>
              <w:bottom w:w="60" w:type="dxa"/>
              <w:right w:w="80" w:type="dxa"/>
            </w:tcMar>
            <w:vAlign w:val="center"/>
          </w:tcPr>
          <w:p w14:paraId="65B401F2" w14:textId="1E83C78D" w:rsidR="006001A2" w:rsidRDefault="00EE501D">
            <w:pPr>
              <w:spacing w:after="0" w:line="252" w:lineRule="auto"/>
              <w:rPr>
                <w:del w:id="560" w:author="OpenAI Codex" w:date="2026-10-11T06:02:09Z"/>
              </w:rPr>
            </w:pPr>
            <w:del w:id="559" w:author="OpenAI Codex" w:date="2026-10-11T06:02:09Z">
              <w:r>
                <w:delText>3</w:delText>
              </w:r>
            </w:del>
          </w:p>
        </w:tc>
        <w:tc>
          <w:tcPr>
            <w:tcW w:w="2829" w:type="dxa"/>
            <w:tcMar>
              <w:top w:w="60" w:type="dxa"/>
              <w:left w:w="80" w:type="dxa"/>
              <w:bottom w:w="60" w:type="dxa"/>
              <w:right w:w="80" w:type="dxa"/>
            </w:tcMar>
            <w:vAlign w:val="center"/>
          </w:tcPr>
          <w:p w14:paraId="45BB8099" w14:textId="370F07E3" w:rsidR="006001A2" w:rsidRDefault="00EE501D">
            <w:pPr>
              <w:spacing w:after="0" w:line="252" w:lineRule="auto"/>
              <w:rPr>
                <w:del w:id="562" w:author="OpenAI Codex" w:date="2026-10-11T06:02:09Z"/>
              </w:rPr>
            </w:pPr>
            <w:del w:id="561" w:author="OpenAI Codex" w:date="2026-10-11T06:02:09Z">
              <w:r>
                <w:delText>Retrospective sensitivity result, validation rank 3. Train–validation gap is descriptive; this grid did not select the retained final recipe.</w:delText>
              </w:r>
            </w:del>
          </w:p>
        </w:tc>
      </w:tr>
      <w:tr w:rsidR="006001A2" w14:paraId="374AF57A" w14:textId="77777777">
        <w:trPr>
          <w:cantSplit/>
          <w:jc w:val="center"/>
          <w:del w:id="682" w:author="OpenAI Codex" w:date="2026-10-11T06:02:09Z"/>
        </w:trPr>
        <w:tc>
          <w:tcPr>
            <w:tcW w:w="1017" w:type="dxa"/>
            <w:shd w:val="clear" w:color="auto" w:fill="F8FAFC"/>
            <w:tcMar>
              <w:top w:w="60" w:type="dxa"/>
              <w:left w:w="80" w:type="dxa"/>
              <w:bottom w:w="60" w:type="dxa"/>
              <w:right w:w="80" w:type="dxa"/>
            </w:tcMar>
            <w:vAlign w:val="center"/>
          </w:tcPr>
          <w:p w14:paraId="741BAEE1" w14:textId="56AE5885" w:rsidR="006001A2" w:rsidRDefault="00EE501D">
            <w:pPr>
              <w:spacing w:after="0" w:line="252" w:lineRule="auto"/>
              <w:rPr>
                <w:del w:id="564" w:author="OpenAI Codex" w:date="2026-10-11T06:02:09Z"/>
              </w:rPr>
            </w:pPr>
            <w:del w:id="563" w:author="OpenAI Codex" w:date="2026-10-11T06:02:09Z">
              <w:r>
                <w:delText>Random Forest</w:delText>
              </w:r>
            </w:del>
          </w:p>
        </w:tc>
        <w:tc>
          <w:tcPr>
            <w:tcW w:w="1307" w:type="dxa"/>
            <w:shd w:val="clear" w:color="auto" w:fill="F8FAFC"/>
            <w:tcMar>
              <w:top w:w="60" w:type="dxa"/>
              <w:left w:w="80" w:type="dxa"/>
              <w:bottom w:w="60" w:type="dxa"/>
              <w:right w:w="80" w:type="dxa"/>
            </w:tcMar>
            <w:vAlign w:val="center"/>
          </w:tcPr>
          <w:p w14:paraId="6510D92F" w14:textId="7986C3F9" w:rsidR="006001A2" w:rsidRDefault="00EE501D">
            <w:pPr>
              <w:spacing w:after="0" w:line="252" w:lineRule="auto"/>
              <w:rPr>
                <w:del w:id="566" w:author="OpenAI Codex" w:date="2026-10-11T06:02:09Z"/>
              </w:rPr>
            </w:pPr>
            <w:del w:id="565" w:author="OpenAI Codex" w:date="2026-10-11T06:02:09Z">
              <w:r>
                <w:delText>d=6, L=20</w:delText>
              </w:r>
            </w:del>
          </w:p>
        </w:tc>
        <w:tc>
          <w:tcPr>
            <w:tcW w:w="1093" w:type="dxa"/>
            <w:shd w:val="clear" w:color="auto" w:fill="F8FAFC"/>
            <w:tcMar>
              <w:top w:w="60" w:type="dxa"/>
              <w:left w:w="80" w:type="dxa"/>
              <w:bottom w:w="60" w:type="dxa"/>
              <w:right w:w="80" w:type="dxa"/>
            </w:tcMar>
            <w:vAlign w:val="center"/>
          </w:tcPr>
          <w:p w14:paraId="5268CC0C" w14:textId="4219299C" w:rsidR="006001A2" w:rsidRDefault="00EE501D">
            <w:pPr>
              <w:spacing w:after="0" w:line="252" w:lineRule="auto"/>
              <w:jc w:val="center"/>
              <w:rPr>
                <w:del w:id="568" w:author="OpenAI Codex" w:date="2026-10-11T06:02:09Z"/>
              </w:rPr>
            </w:pPr>
            <w:del w:id="567" w:author="OpenAI Codex" w:date="2026-10-11T06:02:09Z">
              <w:r>
                <w:delText>5.2384</w:delText>
              </w:r>
            </w:del>
          </w:p>
        </w:tc>
        <w:tc>
          <w:tcPr>
            <w:tcW w:w="896" w:type="dxa"/>
            <w:shd w:val="clear" w:color="auto" w:fill="F8FAFC"/>
            <w:tcMar>
              <w:top w:w="60" w:type="dxa"/>
              <w:left w:w="80" w:type="dxa"/>
              <w:bottom w:w="60" w:type="dxa"/>
              <w:right w:w="80" w:type="dxa"/>
            </w:tcMar>
            <w:vAlign w:val="center"/>
          </w:tcPr>
          <w:p w14:paraId="1968B863" w14:textId="5A5E0CC7" w:rsidR="006001A2" w:rsidRDefault="00EE501D">
            <w:pPr>
              <w:spacing w:after="0" w:line="252" w:lineRule="auto"/>
              <w:jc w:val="center"/>
              <w:rPr>
                <w:del w:id="570" w:author="OpenAI Codex" w:date="2026-10-11T06:02:09Z"/>
              </w:rPr>
            </w:pPr>
            <w:del w:id="569" w:author="OpenAI Codex" w:date="2026-10-11T06:02:09Z">
              <w:r>
                <w:delText>1.1527</w:delText>
              </w:r>
            </w:del>
          </w:p>
        </w:tc>
        <w:tc>
          <w:tcPr>
            <w:tcW w:w="896" w:type="dxa"/>
            <w:shd w:val="clear" w:color="auto" w:fill="F8FAFC"/>
            <w:tcMar>
              <w:top w:w="60" w:type="dxa"/>
              <w:left w:w="80" w:type="dxa"/>
              <w:bottom w:w="60" w:type="dxa"/>
              <w:right w:w="80" w:type="dxa"/>
            </w:tcMar>
            <w:vAlign w:val="center"/>
          </w:tcPr>
          <w:p w14:paraId="61766124" w14:textId="651D1697" w:rsidR="006001A2" w:rsidRDefault="00EE501D">
            <w:pPr>
              <w:spacing w:after="0" w:line="252" w:lineRule="auto"/>
              <w:jc w:val="center"/>
              <w:rPr>
                <w:del w:id="572" w:author="OpenAI Codex" w:date="2026-10-11T06:02:09Z"/>
              </w:rPr>
            </w:pPr>
            <w:del w:id="571" w:author="OpenAI Codex" w:date="2026-10-11T06:02:09Z">
              <w:r>
                <w:delText>4.3260</w:delText>
              </w:r>
            </w:del>
          </w:p>
        </w:tc>
        <w:tc>
          <w:tcPr>
            <w:tcW w:w="1017" w:type="dxa"/>
            <w:shd w:val="clear" w:color="auto" w:fill="F8FAFC"/>
            <w:tcMar>
              <w:top w:w="60" w:type="dxa"/>
              <w:left w:w="80" w:type="dxa"/>
              <w:bottom w:w="60" w:type="dxa"/>
              <w:right w:w="80" w:type="dxa"/>
            </w:tcMar>
            <w:vAlign w:val="center"/>
          </w:tcPr>
          <w:p w14:paraId="15797E3E" w14:textId="27F89911" w:rsidR="006001A2" w:rsidRDefault="00EE501D">
            <w:pPr>
              <w:spacing w:after="0" w:line="252" w:lineRule="auto"/>
              <w:jc w:val="center"/>
              <w:rPr>
                <w:del w:id="574" w:author="OpenAI Codex" w:date="2026-10-11T06:02:09Z"/>
              </w:rPr>
            </w:pPr>
            <w:del w:id="573" w:author="OpenAI Codex" w:date="2026-10-11T06:02:09Z">
              <w:r>
                <w:delText>+0.9124d</w:delText>
              </w:r>
            </w:del>
          </w:p>
        </w:tc>
        <w:tc>
          <w:tcPr>
            <w:tcW w:w="978" w:type="dxa"/>
            <w:shd w:val="clear" w:color="auto" w:fill="F8FAFC"/>
            <w:tcMar>
              <w:top w:w="60" w:type="dxa"/>
              <w:left w:w="80" w:type="dxa"/>
              <w:bottom w:w="60" w:type="dxa"/>
              <w:right w:w="80" w:type="dxa"/>
            </w:tcMar>
            <w:vAlign w:val="center"/>
          </w:tcPr>
          <w:p w14:paraId="70ECD408" w14:textId="0714DE79" w:rsidR="006001A2" w:rsidRDefault="00EE501D">
            <w:pPr>
              <w:spacing w:after="0" w:line="252" w:lineRule="auto"/>
              <w:rPr>
                <w:del w:id="576" w:author="OpenAI Codex" w:date="2026-10-11T06:02:09Z"/>
              </w:rPr>
            </w:pPr>
            <w:del w:id="575" w:author="OpenAI Codex" w:date="2026-10-11T06:02:09Z">
              <w:r>
                <w:delText>4</w:delText>
              </w:r>
            </w:del>
          </w:p>
        </w:tc>
        <w:tc>
          <w:tcPr>
            <w:tcW w:w="2829" w:type="dxa"/>
            <w:shd w:val="clear" w:color="auto" w:fill="F8FAFC"/>
            <w:tcMar>
              <w:top w:w="60" w:type="dxa"/>
              <w:left w:w="80" w:type="dxa"/>
              <w:bottom w:w="60" w:type="dxa"/>
              <w:right w:w="80" w:type="dxa"/>
            </w:tcMar>
            <w:vAlign w:val="center"/>
          </w:tcPr>
          <w:p w14:paraId="488F29FF" w14:textId="1FCFFEAD" w:rsidR="006001A2" w:rsidRDefault="00EE501D">
            <w:pPr>
              <w:spacing w:after="0" w:line="252" w:lineRule="auto"/>
              <w:rPr>
                <w:del w:id="578" w:author="OpenAI Codex" w:date="2026-10-11T06:02:09Z"/>
              </w:rPr>
            </w:pPr>
            <w:del w:id="577" w:author="OpenAI Codex" w:date="2026-10-11T06:02:09Z">
              <w:r>
                <w:delText>Retrospective sensitivity result, validation rank 4. Train–validation gap is descriptive; this grid did not select the retained final recipe.</w:delText>
              </w:r>
            </w:del>
          </w:p>
        </w:tc>
      </w:tr>
      <w:tr w:rsidR="006001A2" w14:paraId="6F7D0B22" w14:textId="77777777">
        <w:trPr>
          <w:cantSplit/>
          <w:jc w:val="center"/>
          <w:del w:id="683" w:author="OpenAI Codex" w:date="2026-10-11T06:02:09Z"/>
        </w:trPr>
        <w:tc>
          <w:tcPr>
            <w:tcW w:w="1017" w:type="dxa"/>
            <w:tcMar>
              <w:top w:w="60" w:type="dxa"/>
              <w:left w:w="80" w:type="dxa"/>
              <w:bottom w:w="60" w:type="dxa"/>
              <w:right w:w="80" w:type="dxa"/>
            </w:tcMar>
            <w:vAlign w:val="center"/>
          </w:tcPr>
          <w:p w14:paraId="51B81AFE" w14:textId="0969E56E" w:rsidR="006001A2" w:rsidRDefault="00EE501D">
            <w:pPr>
              <w:spacing w:after="0" w:line="252" w:lineRule="auto"/>
              <w:rPr>
                <w:del w:id="580" w:author="OpenAI Codex" w:date="2026-10-11T06:02:09Z"/>
              </w:rPr>
            </w:pPr>
            <w:del w:id="579" w:author="OpenAI Codex" w:date="2026-10-11T06:02:09Z">
              <w:r>
                <w:delText>Random Forest</w:delText>
              </w:r>
            </w:del>
          </w:p>
        </w:tc>
        <w:tc>
          <w:tcPr>
            <w:tcW w:w="1307" w:type="dxa"/>
            <w:tcMar>
              <w:top w:w="60" w:type="dxa"/>
              <w:left w:w="80" w:type="dxa"/>
              <w:bottom w:w="60" w:type="dxa"/>
              <w:right w:w="80" w:type="dxa"/>
            </w:tcMar>
            <w:vAlign w:val="center"/>
          </w:tcPr>
          <w:p w14:paraId="1EF05BAA" w14:textId="3E935160" w:rsidR="006001A2" w:rsidRDefault="00EE501D">
            <w:pPr>
              <w:spacing w:after="0" w:line="252" w:lineRule="auto"/>
              <w:rPr>
                <w:del w:id="582" w:author="OpenAI Codex" w:date="2026-10-11T06:02:09Z"/>
              </w:rPr>
            </w:pPr>
            <w:del w:id="581" w:author="OpenAI Codex" w:date="2026-10-11T06:02:09Z">
              <w:r>
                <w:delText>d=6, L=50</w:delText>
              </w:r>
            </w:del>
          </w:p>
        </w:tc>
        <w:tc>
          <w:tcPr>
            <w:tcW w:w="1093" w:type="dxa"/>
            <w:tcMar>
              <w:top w:w="60" w:type="dxa"/>
              <w:left w:w="80" w:type="dxa"/>
              <w:bottom w:w="60" w:type="dxa"/>
              <w:right w:w="80" w:type="dxa"/>
            </w:tcMar>
            <w:vAlign w:val="center"/>
          </w:tcPr>
          <w:p w14:paraId="05F956FD" w14:textId="34A5B45B" w:rsidR="006001A2" w:rsidRDefault="00EE501D">
            <w:pPr>
              <w:spacing w:after="0" w:line="252" w:lineRule="auto"/>
              <w:jc w:val="center"/>
              <w:rPr>
                <w:del w:id="584" w:author="OpenAI Codex" w:date="2026-10-11T06:02:09Z"/>
              </w:rPr>
            </w:pPr>
            <w:del w:id="583" w:author="OpenAI Codex" w:date="2026-10-11T06:02:09Z">
              <w:r>
                <w:delText>5.0989</w:delText>
              </w:r>
            </w:del>
          </w:p>
        </w:tc>
        <w:tc>
          <w:tcPr>
            <w:tcW w:w="896" w:type="dxa"/>
            <w:tcMar>
              <w:top w:w="60" w:type="dxa"/>
              <w:left w:w="80" w:type="dxa"/>
              <w:bottom w:w="60" w:type="dxa"/>
              <w:right w:w="80" w:type="dxa"/>
            </w:tcMar>
            <w:vAlign w:val="center"/>
          </w:tcPr>
          <w:p w14:paraId="498ACD4D" w14:textId="5404D0CA" w:rsidR="006001A2" w:rsidRDefault="00EE501D">
            <w:pPr>
              <w:spacing w:after="0" w:line="252" w:lineRule="auto"/>
              <w:jc w:val="center"/>
              <w:rPr>
                <w:del w:id="586" w:author="OpenAI Codex" w:date="2026-10-11T06:02:09Z"/>
              </w:rPr>
            </w:pPr>
            <w:del w:id="585" w:author="OpenAI Codex" w:date="2026-10-11T06:02:09Z">
              <w:r>
                <w:delText>1.1911</w:delText>
              </w:r>
            </w:del>
          </w:p>
        </w:tc>
        <w:tc>
          <w:tcPr>
            <w:tcW w:w="896" w:type="dxa"/>
            <w:tcMar>
              <w:top w:w="60" w:type="dxa"/>
              <w:left w:w="80" w:type="dxa"/>
              <w:bottom w:w="60" w:type="dxa"/>
              <w:right w:w="80" w:type="dxa"/>
            </w:tcMar>
            <w:vAlign w:val="center"/>
          </w:tcPr>
          <w:p w14:paraId="6CF2CEF3" w14:textId="57CAA508" w:rsidR="006001A2" w:rsidRDefault="00EE501D">
            <w:pPr>
              <w:spacing w:after="0" w:line="252" w:lineRule="auto"/>
              <w:jc w:val="center"/>
              <w:rPr>
                <w:del w:id="588" w:author="OpenAI Codex" w:date="2026-10-11T06:02:09Z"/>
              </w:rPr>
            </w:pPr>
            <w:del w:id="587" w:author="OpenAI Codex" w:date="2026-10-11T06:02:09Z">
              <w:r>
                <w:delText>4.3508</w:delText>
              </w:r>
            </w:del>
          </w:p>
        </w:tc>
        <w:tc>
          <w:tcPr>
            <w:tcW w:w="1017" w:type="dxa"/>
            <w:tcMar>
              <w:top w:w="60" w:type="dxa"/>
              <w:left w:w="80" w:type="dxa"/>
              <w:bottom w:w="60" w:type="dxa"/>
              <w:right w:w="80" w:type="dxa"/>
            </w:tcMar>
            <w:vAlign w:val="center"/>
          </w:tcPr>
          <w:p w14:paraId="39FA2129" w14:textId="142A00F8" w:rsidR="006001A2" w:rsidRDefault="00EE501D">
            <w:pPr>
              <w:spacing w:after="0" w:line="252" w:lineRule="auto"/>
              <w:jc w:val="center"/>
              <w:rPr>
                <w:del w:id="590" w:author="OpenAI Codex" w:date="2026-10-11T06:02:09Z"/>
              </w:rPr>
            </w:pPr>
            <w:del w:id="589" w:author="OpenAI Codex" w:date="2026-10-11T06:02:09Z">
              <w:r>
                <w:delText>+0.7481d</w:delText>
              </w:r>
            </w:del>
          </w:p>
        </w:tc>
        <w:tc>
          <w:tcPr>
            <w:tcW w:w="978" w:type="dxa"/>
            <w:tcMar>
              <w:top w:w="60" w:type="dxa"/>
              <w:left w:w="80" w:type="dxa"/>
              <w:bottom w:w="60" w:type="dxa"/>
              <w:right w:w="80" w:type="dxa"/>
            </w:tcMar>
            <w:vAlign w:val="center"/>
          </w:tcPr>
          <w:p w14:paraId="4BD6F67D" w14:textId="2A73F480" w:rsidR="006001A2" w:rsidRDefault="00EE501D">
            <w:pPr>
              <w:spacing w:after="0" w:line="252" w:lineRule="auto"/>
              <w:rPr>
                <w:del w:id="592" w:author="OpenAI Codex" w:date="2026-10-11T06:02:09Z"/>
              </w:rPr>
            </w:pPr>
            <w:del w:id="591" w:author="OpenAI Codex" w:date="2026-10-11T06:02:09Z">
              <w:r>
                <w:delText>3</w:delText>
              </w:r>
            </w:del>
          </w:p>
        </w:tc>
        <w:tc>
          <w:tcPr>
            <w:tcW w:w="2829" w:type="dxa"/>
            <w:tcMar>
              <w:top w:w="60" w:type="dxa"/>
              <w:left w:w="80" w:type="dxa"/>
              <w:bottom w:w="60" w:type="dxa"/>
              <w:right w:w="80" w:type="dxa"/>
            </w:tcMar>
            <w:vAlign w:val="center"/>
          </w:tcPr>
          <w:p w14:paraId="10BAF606" w14:textId="2F7AE10D" w:rsidR="006001A2" w:rsidRDefault="00EE501D">
            <w:pPr>
              <w:spacing w:after="0" w:line="252" w:lineRule="auto"/>
              <w:rPr>
                <w:del w:id="594" w:author="OpenAI Codex" w:date="2026-10-11T06:02:09Z"/>
              </w:rPr>
            </w:pPr>
            <w:del w:id="593" w:author="OpenAI Codex" w:date="2026-10-11T06:02:09Z">
              <w:r>
                <w:delText>Retrospective sensitivity result, validation rank 3. Train–validation gap is descriptive; this grid did not select the retained final recipe.</w:delText>
              </w:r>
            </w:del>
          </w:p>
        </w:tc>
      </w:tr>
      <w:tr w:rsidR="006001A2" w14:paraId="0D4384B0" w14:textId="77777777">
        <w:trPr>
          <w:cantSplit/>
          <w:jc w:val="center"/>
          <w:del w:id="684" w:author="OpenAI Codex" w:date="2026-10-11T06:02:09Z"/>
        </w:trPr>
        <w:tc>
          <w:tcPr>
            <w:tcW w:w="1017" w:type="dxa"/>
            <w:shd w:val="clear" w:color="auto" w:fill="F8FAFC"/>
            <w:tcMar>
              <w:top w:w="60" w:type="dxa"/>
              <w:left w:w="80" w:type="dxa"/>
              <w:bottom w:w="60" w:type="dxa"/>
              <w:right w:w="80" w:type="dxa"/>
            </w:tcMar>
            <w:vAlign w:val="center"/>
          </w:tcPr>
          <w:p w14:paraId="2B211814" w14:textId="18187D80" w:rsidR="006001A2" w:rsidRDefault="00EE501D">
            <w:pPr>
              <w:spacing w:after="0" w:line="252" w:lineRule="auto"/>
              <w:rPr>
                <w:del w:id="596" w:author="OpenAI Codex" w:date="2026-10-11T06:02:09Z"/>
              </w:rPr>
            </w:pPr>
            <w:del w:id="595" w:author="OpenAI Codex" w:date="2026-10-11T06:02:09Z">
              <w:r>
                <w:delText>Random Forest</w:delText>
              </w:r>
            </w:del>
          </w:p>
        </w:tc>
        <w:tc>
          <w:tcPr>
            <w:tcW w:w="1307" w:type="dxa"/>
            <w:shd w:val="clear" w:color="auto" w:fill="F8FAFC"/>
            <w:tcMar>
              <w:top w:w="60" w:type="dxa"/>
              <w:left w:w="80" w:type="dxa"/>
              <w:bottom w:w="60" w:type="dxa"/>
              <w:right w:w="80" w:type="dxa"/>
            </w:tcMar>
            <w:vAlign w:val="center"/>
          </w:tcPr>
          <w:p w14:paraId="2FA5935B" w14:textId="7E935FCD" w:rsidR="006001A2" w:rsidRDefault="00EE501D">
            <w:pPr>
              <w:spacing w:after="0" w:line="252" w:lineRule="auto"/>
              <w:rPr>
                <w:del w:id="598" w:author="OpenAI Codex" w:date="2026-10-11T06:02:09Z"/>
              </w:rPr>
            </w:pPr>
            <w:del w:id="597" w:author="OpenAI Codex" w:date="2026-10-11T06:02:09Z">
              <w:r>
                <w:delText>d=10, L=20</w:delText>
              </w:r>
            </w:del>
          </w:p>
        </w:tc>
        <w:tc>
          <w:tcPr>
            <w:tcW w:w="1093" w:type="dxa"/>
            <w:shd w:val="clear" w:color="auto" w:fill="F8FAFC"/>
            <w:tcMar>
              <w:top w:w="60" w:type="dxa"/>
              <w:left w:w="80" w:type="dxa"/>
              <w:bottom w:w="60" w:type="dxa"/>
              <w:right w:w="80" w:type="dxa"/>
            </w:tcMar>
            <w:vAlign w:val="center"/>
          </w:tcPr>
          <w:p w14:paraId="7E12C699" w14:textId="76CF4689" w:rsidR="006001A2" w:rsidRDefault="00EE501D">
            <w:pPr>
              <w:spacing w:after="0" w:line="252" w:lineRule="auto"/>
              <w:jc w:val="center"/>
              <w:rPr>
                <w:del w:id="600" w:author="OpenAI Codex" w:date="2026-10-11T06:02:09Z"/>
              </w:rPr>
            </w:pPr>
            <w:del w:id="599" w:author="OpenAI Codex" w:date="2026-10-11T06:02:09Z">
              <w:r>
                <w:delText>5.2424</w:delText>
              </w:r>
            </w:del>
          </w:p>
        </w:tc>
        <w:tc>
          <w:tcPr>
            <w:tcW w:w="896" w:type="dxa"/>
            <w:shd w:val="clear" w:color="auto" w:fill="F8FAFC"/>
            <w:tcMar>
              <w:top w:w="60" w:type="dxa"/>
              <w:left w:w="80" w:type="dxa"/>
              <w:bottom w:w="60" w:type="dxa"/>
              <w:right w:w="80" w:type="dxa"/>
            </w:tcMar>
            <w:vAlign w:val="center"/>
          </w:tcPr>
          <w:p w14:paraId="3159D2CB" w14:textId="08D1FAC5" w:rsidR="006001A2" w:rsidRDefault="00EE501D">
            <w:pPr>
              <w:spacing w:after="0" w:line="252" w:lineRule="auto"/>
              <w:jc w:val="center"/>
              <w:rPr>
                <w:del w:id="602" w:author="OpenAI Codex" w:date="2026-10-11T06:02:09Z"/>
              </w:rPr>
            </w:pPr>
            <w:del w:id="601" w:author="OpenAI Codex" w:date="2026-10-11T06:02:09Z">
              <w:r>
                <w:delText>1.1467</w:delText>
              </w:r>
            </w:del>
          </w:p>
        </w:tc>
        <w:tc>
          <w:tcPr>
            <w:tcW w:w="896" w:type="dxa"/>
            <w:shd w:val="clear" w:color="auto" w:fill="F8FAFC"/>
            <w:tcMar>
              <w:top w:w="60" w:type="dxa"/>
              <w:left w:w="80" w:type="dxa"/>
              <w:bottom w:w="60" w:type="dxa"/>
              <w:right w:w="80" w:type="dxa"/>
            </w:tcMar>
            <w:vAlign w:val="center"/>
          </w:tcPr>
          <w:p w14:paraId="5DF88F49" w14:textId="7A8E1AEC" w:rsidR="006001A2" w:rsidRDefault="00EE501D">
            <w:pPr>
              <w:spacing w:after="0" w:line="252" w:lineRule="auto"/>
              <w:jc w:val="center"/>
              <w:rPr>
                <w:del w:id="604" w:author="OpenAI Codex" w:date="2026-10-11T06:02:09Z"/>
              </w:rPr>
            </w:pPr>
            <w:del w:id="603" w:author="OpenAI Codex" w:date="2026-10-11T06:02:09Z">
              <w:r>
                <w:delText>4.1162</w:delText>
              </w:r>
            </w:del>
          </w:p>
        </w:tc>
        <w:tc>
          <w:tcPr>
            <w:tcW w:w="1017" w:type="dxa"/>
            <w:shd w:val="clear" w:color="auto" w:fill="F8FAFC"/>
            <w:tcMar>
              <w:top w:w="60" w:type="dxa"/>
              <w:left w:w="80" w:type="dxa"/>
              <w:bottom w:w="60" w:type="dxa"/>
              <w:right w:w="80" w:type="dxa"/>
            </w:tcMar>
            <w:vAlign w:val="center"/>
          </w:tcPr>
          <w:p w14:paraId="239DBFAF" w14:textId="38ABDB40" w:rsidR="006001A2" w:rsidRDefault="00EE501D">
            <w:pPr>
              <w:spacing w:after="0" w:line="252" w:lineRule="auto"/>
              <w:jc w:val="center"/>
              <w:rPr>
                <w:del w:id="606" w:author="OpenAI Codex" w:date="2026-10-11T06:02:09Z"/>
              </w:rPr>
            </w:pPr>
            <w:del w:id="605" w:author="OpenAI Codex" w:date="2026-10-11T06:02:09Z">
              <w:r>
                <w:delText>+1.1262d</w:delText>
              </w:r>
            </w:del>
          </w:p>
        </w:tc>
        <w:tc>
          <w:tcPr>
            <w:tcW w:w="978" w:type="dxa"/>
            <w:shd w:val="clear" w:color="auto" w:fill="F8FAFC"/>
            <w:tcMar>
              <w:top w:w="60" w:type="dxa"/>
              <w:left w:w="80" w:type="dxa"/>
              <w:bottom w:w="60" w:type="dxa"/>
              <w:right w:w="80" w:type="dxa"/>
            </w:tcMar>
            <w:vAlign w:val="center"/>
          </w:tcPr>
          <w:p w14:paraId="75CF6015" w14:textId="34070855" w:rsidR="006001A2" w:rsidRDefault="00EE501D">
            <w:pPr>
              <w:spacing w:after="0" w:line="252" w:lineRule="auto"/>
              <w:rPr>
                <w:del w:id="608" w:author="OpenAI Codex" w:date="2026-10-11T06:02:09Z"/>
              </w:rPr>
            </w:pPr>
            <w:del w:id="607" w:author="OpenAI Codex" w:date="2026-10-11T06:02:09Z">
              <w:r>
                <w:delText>5</w:delText>
              </w:r>
            </w:del>
          </w:p>
        </w:tc>
        <w:tc>
          <w:tcPr>
            <w:tcW w:w="2829" w:type="dxa"/>
            <w:shd w:val="clear" w:color="auto" w:fill="F8FAFC"/>
            <w:tcMar>
              <w:top w:w="60" w:type="dxa"/>
              <w:left w:w="80" w:type="dxa"/>
              <w:bottom w:w="60" w:type="dxa"/>
              <w:right w:w="80" w:type="dxa"/>
            </w:tcMar>
            <w:vAlign w:val="center"/>
          </w:tcPr>
          <w:p w14:paraId="2FA5F8B8" w14:textId="40CF19E8" w:rsidR="006001A2" w:rsidRDefault="00EE501D">
            <w:pPr>
              <w:spacing w:after="0" w:line="252" w:lineRule="auto"/>
              <w:rPr>
                <w:del w:id="610" w:author="OpenAI Codex" w:date="2026-10-11T06:02:09Z"/>
              </w:rPr>
            </w:pPr>
            <w:del w:id="609" w:author="OpenAI Codex" w:date="2026-10-11T06:02:09Z">
              <w:r>
                <w:delText>Retrospective sensitivity result, validation rank 5. Train–validation gap is descriptive; this grid did not select the retained final recipe.</w:delText>
              </w:r>
            </w:del>
          </w:p>
        </w:tc>
      </w:tr>
      <w:tr w:rsidR="006001A2" w14:paraId="5A9A0C8F" w14:textId="77777777">
        <w:trPr>
          <w:cantSplit/>
          <w:jc w:val="center"/>
          <w:del w:id="685" w:author="OpenAI Codex" w:date="2026-10-11T06:02:09Z"/>
        </w:trPr>
        <w:tc>
          <w:tcPr>
            <w:tcW w:w="1017" w:type="dxa"/>
            <w:tcMar>
              <w:top w:w="60" w:type="dxa"/>
              <w:left w:w="80" w:type="dxa"/>
              <w:bottom w:w="60" w:type="dxa"/>
              <w:right w:w="80" w:type="dxa"/>
            </w:tcMar>
            <w:vAlign w:val="center"/>
          </w:tcPr>
          <w:p w14:paraId="7245FF3E" w14:textId="6421AA5A" w:rsidR="006001A2" w:rsidRDefault="00EE501D">
            <w:pPr>
              <w:spacing w:after="0" w:line="252" w:lineRule="auto"/>
              <w:rPr>
                <w:del w:id="612" w:author="OpenAI Codex" w:date="2026-10-11T06:02:09Z"/>
              </w:rPr>
            </w:pPr>
            <w:del w:id="611" w:author="OpenAI Codex" w:date="2026-10-11T06:02:09Z">
              <w:r>
                <w:delText>Random Forest</w:delText>
              </w:r>
            </w:del>
          </w:p>
        </w:tc>
        <w:tc>
          <w:tcPr>
            <w:tcW w:w="1307" w:type="dxa"/>
            <w:tcMar>
              <w:top w:w="60" w:type="dxa"/>
              <w:left w:w="80" w:type="dxa"/>
              <w:bottom w:w="60" w:type="dxa"/>
              <w:right w:w="80" w:type="dxa"/>
            </w:tcMar>
            <w:vAlign w:val="center"/>
          </w:tcPr>
          <w:p w14:paraId="025DED48" w14:textId="7A912D10" w:rsidR="006001A2" w:rsidRDefault="00EE501D">
            <w:pPr>
              <w:spacing w:after="0" w:line="252" w:lineRule="auto"/>
              <w:rPr>
                <w:del w:id="614" w:author="OpenAI Codex" w:date="2026-10-11T06:02:09Z"/>
              </w:rPr>
            </w:pPr>
            <w:del w:id="613" w:author="OpenAI Codex" w:date="2026-10-11T06:02:09Z">
              <w:r>
                <w:delText>d=10, L=50</w:delText>
              </w:r>
            </w:del>
          </w:p>
        </w:tc>
        <w:tc>
          <w:tcPr>
            <w:tcW w:w="1093" w:type="dxa"/>
            <w:tcMar>
              <w:top w:w="60" w:type="dxa"/>
              <w:left w:w="80" w:type="dxa"/>
              <w:bottom w:w="60" w:type="dxa"/>
              <w:right w:w="80" w:type="dxa"/>
            </w:tcMar>
            <w:vAlign w:val="center"/>
          </w:tcPr>
          <w:p w14:paraId="68648B17" w14:textId="2E7AAE02" w:rsidR="006001A2" w:rsidRDefault="00EE501D">
            <w:pPr>
              <w:spacing w:after="0" w:line="252" w:lineRule="auto"/>
              <w:jc w:val="center"/>
              <w:rPr>
                <w:del w:id="616" w:author="OpenAI Codex" w:date="2026-10-11T06:02:09Z"/>
              </w:rPr>
            </w:pPr>
            <w:del w:id="615" w:author="OpenAI Codex" w:date="2026-10-11T06:02:09Z">
              <w:r>
                <w:delText>5.0884</w:delText>
              </w:r>
            </w:del>
          </w:p>
        </w:tc>
        <w:tc>
          <w:tcPr>
            <w:tcW w:w="896" w:type="dxa"/>
            <w:tcMar>
              <w:top w:w="60" w:type="dxa"/>
              <w:left w:w="80" w:type="dxa"/>
              <w:bottom w:w="60" w:type="dxa"/>
              <w:right w:w="80" w:type="dxa"/>
            </w:tcMar>
            <w:vAlign w:val="center"/>
          </w:tcPr>
          <w:p w14:paraId="7438EA70" w14:textId="33724B7C" w:rsidR="006001A2" w:rsidRDefault="00EE501D">
            <w:pPr>
              <w:spacing w:after="0" w:line="252" w:lineRule="auto"/>
              <w:jc w:val="center"/>
              <w:rPr>
                <w:del w:id="618" w:author="OpenAI Codex" w:date="2026-10-11T06:02:09Z"/>
              </w:rPr>
            </w:pPr>
            <w:del w:id="617" w:author="OpenAI Codex" w:date="2026-10-11T06:02:09Z">
              <w:r>
                <w:delText>1.2095</w:delText>
              </w:r>
            </w:del>
          </w:p>
        </w:tc>
        <w:tc>
          <w:tcPr>
            <w:tcW w:w="896" w:type="dxa"/>
            <w:tcMar>
              <w:top w:w="60" w:type="dxa"/>
              <w:left w:w="80" w:type="dxa"/>
              <w:bottom w:w="60" w:type="dxa"/>
              <w:right w:w="80" w:type="dxa"/>
            </w:tcMar>
            <w:vAlign w:val="center"/>
          </w:tcPr>
          <w:p w14:paraId="4686CFE9" w14:textId="42C695D6" w:rsidR="006001A2" w:rsidRDefault="00EE501D">
            <w:pPr>
              <w:spacing w:after="0" w:line="252" w:lineRule="auto"/>
              <w:jc w:val="center"/>
              <w:rPr>
                <w:del w:id="620" w:author="OpenAI Codex" w:date="2026-10-11T06:02:09Z"/>
              </w:rPr>
            </w:pPr>
            <w:del w:id="619" w:author="OpenAI Codex" w:date="2026-10-11T06:02:09Z">
              <w:r>
                <w:delText>4.2341</w:delText>
              </w:r>
            </w:del>
          </w:p>
        </w:tc>
        <w:tc>
          <w:tcPr>
            <w:tcW w:w="1017" w:type="dxa"/>
            <w:tcMar>
              <w:top w:w="60" w:type="dxa"/>
              <w:left w:w="80" w:type="dxa"/>
              <w:bottom w:w="60" w:type="dxa"/>
              <w:right w:w="80" w:type="dxa"/>
            </w:tcMar>
            <w:vAlign w:val="center"/>
          </w:tcPr>
          <w:p w14:paraId="3CE2F5D6" w14:textId="576EF8A6" w:rsidR="006001A2" w:rsidRDefault="00EE501D">
            <w:pPr>
              <w:spacing w:after="0" w:line="252" w:lineRule="auto"/>
              <w:jc w:val="center"/>
              <w:rPr>
                <w:del w:id="622" w:author="OpenAI Codex" w:date="2026-10-11T06:02:09Z"/>
              </w:rPr>
            </w:pPr>
            <w:del w:id="621" w:author="OpenAI Codex" w:date="2026-10-11T06:02:09Z">
              <w:r>
                <w:delText>+0.8544d</w:delText>
              </w:r>
            </w:del>
          </w:p>
        </w:tc>
        <w:tc>
          <w:tcPr>
            <w:tcW w:w="978" w:type="dxa"/>
            <w:tcMar>
              <w:top w:w="60" w:type="dxa"/>
              <w:left w:w="80" w:type="dxa"/>
              <w:bottom w:w="60" w:type="dxa"/>
              <w:right w:w="80" w:type="dxa"/>
            </w:tcMar>
            <w:vAlign w:val="center"/>
          </w:tcPr>
          <w:p w14:paraId="69FDE490" w14:textId="5745E433" w:rsidR="006001A2" w:rsidRDefault="00EE501D">
            <w:pPr>
              <w:spacing w:after="0" w:line="252" w:lineRule="auto"/>
              <w:rPr>
                <w:del w:id="624" w:author="OpenAI Codex" w:date="2026-10-11T06:02:09Z"/>
              </w:rPr>
            </w:pPr>
            <w:del w:id="623" w:author="OpenAI Codex" w:date="2026-10-11T06:02:09Z">
              <w:r>
                <w:delText>2</w:delText>
              </w:r>
            </w:del>
          </w:p>
        </w:tc>
        <w:tc>
          <w:tcPr>
            <w:tcW w:w="2829" w:type="dxa"/>
            <w:tcMar>
              <w:top w:w="60" w:type="dxa"/>
              <w:left w:w="80" w:type="dxa"/>
              <w:bottom w:w="60" w:type="dxa"/>
              <w:right w:w="80" w:type="dxa"/>
            </w:tcMar>
            <w:vAlign w:val="center"/>
          </w:tcPr>
          <w:p w14:paraId="4C364FA3" w14:textId="3AB08C93" w:rsidR="006001A2" w:rsidRDefault="00EE501D">
            <w:pPr>
              <w:spacing w:after="0" w:line="252" w:lineRule="auto"/>
              <w:rPr>
                <w:del w:id="626" w:author="OpenAI Codex" w:date="2026-10-11T06:02:09Z"/>
              </w:rPr>
            </w:pPr>
            <w:del w:id="625" w:author="OpenAI Codex" w:date="2026-10-11T06:02:09Z">
              <w:r>
                <w:delText>Retrospective sensitivity result, validation rank 2. Train–validation gap is descriptive; this grid did not select the retained final recipe.</w:delText>
              </w:r>
            </w:del>
          </w:p>
        </w:tc>
      </w:tr>
      <w:tr w:rsidR="006001A2" w14:paraId="57F4E6E2" w14:textId="77777777">
        <w:trPr>
          <w:cantSplit/>
          <w:jc w:val="center"/>
          <w:del w:id="686" w:author="OpenAI Codex" w:date="2026-10-11T06:02:09Z"/>
        </w:trPr>
        <w:tc>
          <w:tcPr>
            <w:tcW w:w="1017" w:type="dxa"/>
            <w:shd w:val="clear" w:color="auto" w:fill="F8FAFC"/>
            <w:tcMar>
              <w:top w:w="60" w:type="dxa"/>
              <w:left w:w="80" w:type="dxa"/>
              <w:bottom w:w="60" w:type="dxa"/>
              <w:right w:w="80" w:type="dxa"/>
            </w:tcMar>
            <w:vAlign w:val="center"/>
          </w:tcPr>
          <w:p w14:paraId="62E0BCD0" w14:textId="220DBF31" w:rsidR="006001A2" w:rsidRDefault="00EE501D">
            <w:pPr>
              <w:spacing w:after="0" w:line="252" w:lineRule="auto"/>
              <w:rPr>
                <w:del w:id="628" w:author="OpenAI Codex" w:date="2026-10-11T06:02:09Z"/>
              </w:rPr>
            </w:pPr>
            <w:del w:id="627" w:author="OpenAI Codex" w:date="2026-10-11T06:02:09Z">
              <w:r>
                <w:delText>Random Forest</w:delText>
              </w:r>
            </w:del>
          </w:p>
        </w:tc>
        <w:tc>
          <w:tcPr>
            <w:tcW w:w="1307" w:type="dxa"/>
            <w:shd w:val="clear" w:color="auto" w:fill="F8FAFC"/>
            <w:tcMar>
              <w:top w:w="60" w:type="dxa"/>
              <w:left w:w="80" w:type="dxa"/>
              <w:bottom w:w="60" w:type="dxa"/>
              <w:right w:w="80" w:type="dxa"/>
            </w:tcMar>
            <w:vAlign w:val="center"/>
          </w:tcPr>
          <w:p w14:paraId="62B862DC" w14:textId="046C81D6" w:rsidR="006001A2" w:rsidRDefault="00EE501D">
            <w:pPr>
              <w:spacing w:after="0" w:line="252" w:lineRule="auto"/>
              <w:rPr>
                <w:del w:id="630" w:author="OpenAI Codex" w:date="2026-10-11T06:02:09Z"/>
              </w:rPr>
            </w:pPr>
            <w:del w:id="629" w:author="OpenAI Codex" w:date="2026-10-11T06:02:09Z">
              <w:r>
                <w:delText>d=14, L=20</w:delText>
              </w:r>
            </w:del>
          </w:p>
        </w:tc>
        <w:tc>
          <w:tcPr>
            <w:tcW w:w="1093" w:type="dxa"/>
            <w:shd w:val="clear" w:color="auto" w:fill="F8FAFC"/>
            <w:tcMar>
              <w:top w:w="60" w:type="dxa"/>
              <w:left w:w="80" w:type="dxa"/>
              <w:bottom w:w="60" w:type="dxa"/>
              <w:right w:w="80" w:type="dxa"/>
            </w:tcMar>
            <w:vAlign w:val="center"/>
          </w:tcPr>
          <w:p w14:paraId="56B56FF5" w14:textId="51BDA9B6" w:rsidR="006001A2" w:rsidRDefault="00EE501D">
            <w:pPr>
              <w:spacing w:after="0" w:line="252" w:lineRule="auto"/>
              <w:jc w:val="center"/>
              <w:rPr>
                <w:del w:id="632" w:author="OpenAI Codex" w:date="2026-10-11T06:02:09Z"/>
              </w:rPr>
            </w:pPr>
            <w:del w:id="631" w:author="OpenAI Codex" w:date="2026-10-11T06:02:09Z">
              <w:r>
                <w:delText>5.2458</w:delText>
              </w:r>
            </w:del>
          </w:p>
        </w:tc>
        <w:tc>
          <w:tcPr>
            <w:tcW w:w="896" w:type="dxa"/>
            <w:shd w:val="clear" w:color="auto" w:fill="F8FAFC"/>
            <w:tcMar>
              <w:top w:w="60" w:type="dxa"/>
              <w:left w:w="80" w:type="dxa"/>
              <w:bottom w:w="60" w:type="dxa"/>
              <w:right w:w="80" w:type="dxa"/>
            </w:tcMar>
            <w:vAlign w:val="center"/>
          </w:tcPr>
          <w:p w14:paraId="0994E246" w14:textId="74248315" w:rsidR="006001A2" w:rsidRDefault="00EE501D">
            <w:pPr>
              <w:spacing w:after="0" w:line="252" w:lineRule="auto"/>
              <w:jc w:val="center"/>
              <w:rPr>
                <w:del w:id="634" w:author="OpenAI Codex" w:date="2026-10-11T06:02:09Z"/>
              </w:rPr>
            </w:pPr>
            <w:del w:id="633" w:author="OpenAI Codex" w:date="2026-10-11T06:02:09Z">
              <w:r>
                <w:delText>1.1450</w:delText>
              </w:r>
            </w:del>
          </w:p>
        </w:tc>
        <w:tc>
          <w:tcPr>
            <w:tcW w:w="896" w:type="dxa"/>
            <w:shd w:val="clear" w:color="auto" w:fill="F8FAFC"/>
            <w:tcMar>
              <w:top w:w="60" w:type="dxa"/>
              <w:left w:w="80" w:type="dxa"/>
              <w:bottom w:w="60" w:type="dxa"/>
              <w:right w:w="80" w:type="dxa"/>
            </w:tcMar>
            <w:vAlign w:val="center"/>
          </w:tcPr>
          <w:p w14:paraId="2FB949DC" w14:textId="37C59FE9" w:rsidR="006001A2" w:rsidRDefault="00EE501D">
            <w:pPr>
              <w:spacing w:after="0" w:line="252" w:lineRule="auto"/>
              <w:jc w:val="center"/>
              <w:rPr>
                <w:del w:id="636" w:author="OpenAI Codex" w:date="2026-10-11T06:02:09Z"/>
              </w:rPr>
            </w:pPr>
            <w:del w:id="635" w:author="OpenAI Codex" w:date="2026-10-11T06:02:09Z">
              <w:r>
                <w:delText>3.9857</w:delText>
              </w:r>
            </w:del>
          </w:p>
        </w:tc>
        <w:tc>
          <w:tcPr>
            <w:tcW w:w="1017" w:type="dxa"/>
            <w:shd w:val="clear" w:color="auto" w:fill="F8FAFC"/>
            <w:tcMar>
              <w:top w:w="60" w:type="dxa"/>
              <w:left w:w="80" w:type="dxa"/>
              <w:bottom w:w="60" w:type="dxa"/>
              <w:right w:w="80" w:type="dxa"/>
            </w:tcMar>
            <w:vAlign w:val="center"/>
          </w:tcPr>
          <w:p w14:paraId="725339C3" w14:textId="33947B0C" w:rsidR="006001A2" w:rsidRDefault="00EE501D">
            <w:pPr>
              <w:spacing w:after="0" w:line="252" w:lineRule="auto"/>
              <w:jc w:val="center"/>
              <w:rPr>
                <w:del w:id="638" w:author="OpenAI Codex" w:date="2026-10-11T06:02:09Z"/>
              </w:rPr>
            </w:pPr>
            <w:del w:id="637" w:author="OpenAI Codex" w:date="2026-10-11T06:02:09Z">
              <w:r>
                <w:delText>+1.2601d</w:delText>
              </w:r>
            </w:del>
          </w:p>
        </w:tc>
        <w:tc>
          <w:tcPr>
            <w:tcW w:w="978" w:type="dxa"/>
            <w:shd w:val="clear" w:color="auto" w:fill="F8FAFC"/>
            <w:tcMar>
              <w:top w:w="60" w:type="dxa"/>
              <w:left w:w="80" w:type="dxa"/>
              <w:bottom w:w="60" w:type="dxa"/>
              <w:right w:w="80" w:type="dxa"/>
            </w:tcMar>
            <w:vAlign w:val="center"/>
          </w:tcPr>
          <w:p w14:paraId="7DDBDA8F" w14:textId="6241472F" w:rsidR="006001A2" w:rsidRDefault="00EE501D">
            <w:pPr>
              <w:spacing w:after="0" w:line="252" w:lineRule="auto"/>
              <w:rPr>
                <w:del w:id="640" w:author="OpenAI Codex" w:date="2026-10-11T06:02:09Z"/>
              </w:rPr>
            </w:pPr>
            <w:del w:id="639" w:author="OpenAI Codex" w:date="2026-10-11T06:02:09Z">
              <w:r>
                <w:delText>6</w:delText>
              </w:r>
            </w:del>
          </w:p>
        </w:tc>
        <w:tc>
          <w:tcPr>
            <w:tcW w:w="2829" w:type="dxa"/>
            <w:shd w:val="clear" w:color="auto" w:fill="F8FAFC"/>
            <w:tcMar>
              <w:top w:w="60" w:type="dxa"/>
              <w:left w:w="80" w:type="dxa"/>
              <w:bottom w:w="60" w:type="dxa"/>
              <w:right w:w="80" w:type="dxa"/>
            </w:tcMar>
            <w:vAlign w:val="center"/>
          </w:tcPr>
          <w:p w14:paraId="765C8F5D" w14:textId="39A4BF5D" w:rsidR="006001A2" w:rsidRDefault="00EE501D">
            <w:pPr>
              <w:spacing w:after="0" w:line="252" w:lineRule="auto"/>
              <w:rPr>
                <w:del w:id="642" w:author="OpenAI Codex" w:date="2026-10-11T06:02:09Z"/>
              </w:rPr>
            </w:pPr>
            <w:del w:id="641" w:author="OpenAI Codex" w:date="2026-10-11T06:02:09Z">
              <w:r>
                <w:delText>Retrospective sensitivity result, validation rank 6. Train–validation gap is descriptive; this grid did not select the retained final recipe.</w:delText>
              </w:r>
            </w:del>
          </w:p>
        </w:tc>
      </w:tr>
      <w:tr w:rsidR="006001A2" w14:paraId="3C18D0BB" w14:textId="77777777">
        <w:trPr>
          <w:cantSplit/>
          <w:jc w:val="center"/>
          <w:del w:id="687" w:author="OpenAI Codex" w:date="2026-10-11T06:02:09Z"/>
        </w:trPr>
        <w:tc>
          <w:tcPr>
            <w:tcW w:w="1017" w:type="dxa"/>
            <w:tcMar>
              <w:top w:w="60" w:type="dxa"/>
              <w:left w:w="80" w:type="dxa"/>
              <w:bottom w:w="60" w:type="dxa"/>
              <w:right w:w="80" w:type="dxa"/>
            </w:tcMar>
            <w:vAlign w:val="center"/>
          </w:tcPr>
          <w:p w14:paraId="694A4EEE" w14:textId="004E27AF" w:rsidR="006001A2" w:rsidRDefault="00EE501D">
            <w:pPr>
              <w:spacing w:after="0" w:line="252" w:lineRule="auto"/>
              <w:rPr>
                <w:del w:id="644" w:author="OpenAI Codex" w:date="2026-10-11T06:02:09Z"/>
              </w:rPr>
            </w:pPr>
            <w:del w:id="643" w:author="OpenAI Codex" w:date="2026-10-11T06:02:09Z">
              <w:r>
                <w:delText>Random Forest</w:delText>
              </w:r>
            </w:del>
          </w:p>
        </w:tc>
        <w:tc>
          <w:tcPr>
            <w:tcW w:w="1307" w:type="dxa"/>
            <w:tcMar>
              <w:top w:w="60" w:type="dxa"/>
              <w:left w:w="80" w:type="dxa"/>
              <w:bottom w:w="60" w:type="dxa"/>
              <w:right w:w="80" w:type="dxa"/>
            </w:tcMar>
            <w:vAlign w:val="center"/>
          </w:tcPr>
          <w:p w14:paraId="62C2F0B4" w14:textId="51551055" w:rsidR="006001A2" w:rsidRDefault="00EE501D">
            <w:pPr>
              <w:spacing w:after="0" w:line="252" w:lineRule="auto"/>
              <w:rPr>
                <w:del w:id="646" w:author="OpenAI Codex" w:date="2026-10-11T06:02:09Z"/>
              </w:rPr>
            </w:pPr>
            <w:del w:id="645" w:author="OpenAI Codex" w:date="2026-10-11T06:02:09Z">
              <w:r>
                <w:delText>d=14, L=50</w:delText>
              </w:r>
            </w:del>
          </w:p>
        </w:tc>
        <w:tc>
          <w:tcPr>
            <w:tcW w:w="1093" w:type="dxa"/>
            <w:tcMar>
              <w:top w:w="60" w:type="dxa"/>
              <w:left w:w="80" w:type="dxa"/>
              <w:bottom w:w="60" w:type="dxa"/>
              <w:right w:w="80" w:type="dxa"/>
            </w:tcMar>
            <w:vAlign w:val="center"/>
          </w:tcPr>
          <w:p w14:paraId="6B9906F9" w14:textId="476069B7" w:rsidR="006001A2" w:rsidRDefault="00EE501D">
            <w:pPr>
              <w:spacing w:after="0" w:line="252" w:lineRule="auto"/>
              <w:jc w:val="center"/>
              <w:rPr>
                <w:del w:id="648" w:author="OpenAI Codex" w:date="2026-10-11T06:02:09Z"/>
              </w:rPr>
            </w:pPr>
            <w:del w:id="647" w:author="OpenAI Codex" w:date="2026-10-11T06:02:09Z">
              <w:r>
                <w:delText>5.0858</w:delText>
              </w:r>
            </w:del>
          </w:p>
        </w:tc>
        <w:tc>
          <w:tcPr>
            <w:tcW w:w="896" w:type="dxa"/>
            <w:tcMar>
              <w:top w:w="60" w:type="dxa"/>
              <w:left w:w="80" w:type="dxa"/>
              <w:bottom w:w="60" w:type="dxa"/>
              <w:right w:w="80" w:type="dxa"/>
            </w:tcMar>
            <w:vAlign w:val="center"/>
          </w:tcPr>
          <w:p w14:paraId="68AD79A3" w14:textId="58C47BBA" w:rsidR="006001A2" w:rsidRDefault="00EE501D">
            <w:pPr>
              <w:spacing w:after="0" w:line="252" w:lineRule="auto"/>
              <w:jc w:val="center"/>
              <w:rPr>
                <w:del w:id="650" w:author="OpenAI Codex" w:date="2026-10-11T06:02:09Z"/>
              </w:rPr>
            </w:pPr>
            <w:del w:id="649" w:author="OpenAI Codex" w:date="2026-10-11T06:02:09Z">
              <w:r>
                <w:delText>1.2092</w:delText>
              </w:r>
            </w:del>
          </w:p>
        </w:tc>
        <w:tc>
          <w:tcPr>
            <w:tcW w:w="896" w:type="dxa"/>
            <w:tcMar>
              <w:top w:w="60" w:type="dxa"/>
              <w:left w:w="80" w:type="dxa"/>
              <w:bottom w:w="60" w:type="dxa"/>
              <w:right w:w="80" w:type="dxa"/>
            </w:tcMar>
            <w:vAlign w:val="center"/>
          </w:tcPr>
          <w:p w14:paraId="622053BB" w14:textId="04CB7E24" w:rsidR="006001A2" w:rsidRDefault="00EE501D">
            <w:pPr>
              <w:spacing w:after="0" w:line="252" w:lineRule="auto"/>
              <w:jc w:val="center"/>
              <w:rPr>
                <w:del w:id="652" w:author="OpenAI Codex" w:date="2026-10-11T06:02:09Z"/>
              </w:rPr>
            </w:pPr>
            <w:del w:id="651" w:author="OpenAI Codex" w:date="2026-10-11T06:02:09Z">
              <w:r>
                <w:delText>4.1940</w:delText>
              </w:r>
            </w:del>
          </w:p>
        </w:tc>
        <w:tc>
          <w:tcPr>
            <w:tcW w:w="1017" w:type="dxa"/>
            <w:tcMar>
              <w:top w:w="60" w:type="dxa"/>
              <w:left w:w="80" w:type="dxa"/>
              <w:bottom w:w="60" w:type="dxa"/>
              <w:right w:w="80" w:type="dxa"/>
            </w:tcMar>
            <w:vAlign w:val="center"/>
          </w:tcPr>
          <w:p w14:paraId="0D390DE5" w14:textId="0DB2F051" w:rsidR="006001A2" w:rsidRDefault="00EE501D">
            <w:pPr>
              <w:spacing w:after="0" w:line="252" w:lineRule="auto"/>
              <w:jc w:val="center"/>
              <w:rPr>
                <w:del w:id="654" w:author="OpenAI Codex" w:date="2026-10-11T06:02:09Z"/>
              </w:rPr>
            </w:pPr>
            <w:del w:id="653" w:author="OpenAI Codex" w:date="2026-10-11T06:02:09Z">
              <w:r>
                <w:delText>+0.8918d</w:delText>
              </w:r>
            </w:del>
          </w:p>
        </w:tc>
        <w:tc>
          <w:tcPr>
            <w:tcW w:w="978" w:type="dxa"/>
            <w:tcMar>
              <w:top w:w="60" w:type="dxa"/>
              <w:left w:w="80" w:type="dxa"/>
              <w:bottom w:w="60" w:type="dxa"/>
              <w:right w:w="80" w:type="dxa"/>
            </w:tcMar>
            <w:vAlign w:val="center"/>
          </w:tcPr>
          <w:p w14:paraId="60D6BF50" w14:textId="24BA009C" w:rsidR="006001A2" w:rsidRDefault="00EE501D">
            <w:pPr>
              <w:spacing w:after="0" w:line="252" w:lineRule="auto"/>
              <w:rPr>
                <w:del w:id="656" w:author="OpenAI Codex" w:date="2026-10-11T06:02:09Z"/>
              </w:rPr>
            </w:pPr>
            <w:del w:id="655" w:author="OpenAI Codex" w:date="2026-10-11T06:02:09Z">
              <w:r>
                <w:delText>1 (Selected)</w:delText>
              </w:r>
            </w:del>
          </w:p>
        </w:tc>
        <w:tc>
          <w:tcPr>
            <w:tcW w:w="2829" w:type="dxa"/>
            <w:tcMar>
              <w:top w:w="60" w:type="dxa"/>
              <w:left w:w="80" w:type="dxa"/>
              <w:bottom w:w="60" w:type="dxa"/>
              <w:right w:w="80" w:type="dxa"/>
            </w:tcMar>
            <w:vAlign w:val="center"/>
          </w:tcPr>
          <w:p w14:paraId="297657F3" w14:textId="7D3AC46D" w:rsidR="006001A2" w:rsidRDefault="00EE501D">
            <w:pPr>
              <w:spacing w:after="0" w:line="252" w:lineRule="auto"/>
              <w:jc w:val="center"/>
              <w:rPr>
                <w:del w:id="658" w:author="OpenAI Codex" w:date="2026-10-11T06:02:09Z"/>
              </w:rPr>
            </w:pPr>
            <w:del w:id="657" w:author="OpenAI Codex" w:date="2026-10-11T06:02:09Z">
              <w:r>
                <w:delText>Retrospective sensitivity result, validation rank 1 (Selected). Train–validation gap is descriptive; this grid did not select the retained final recipe.</w:delText>
              </w:r>
            </w:del>
          </w:p>
        </w:tc>
      </w:tr>
    </w:tbl>
    <w:p w14:paraId="1F0C6C67" w14:textId="77777777" w:rsidR="006001A2" w:rsidRDefault="006001A2">
      <w:pPr>
        <w:spacing w:before="40" w:after="40" w:line="40" w:lineRule="exact"/>
        <w:rPr>
          <w:del w:id="688" w:author="OpenAI Codex" w:date="2026-10-11T06:02:09Z"/>
        </w:rPr>
      </w:pPr>
    </w:p>
    <w:p w14:paraId="3AA7766C" w14:textId="77777777" w:rsidR="006001A2" w:rsidRDefault="00EE501D">
      <w:pPr>
        <w:pStyle w:val="Heading3"/>
        <w:rPr>
          <w:del w:id="690" w:author="OpenAI Codex" w:date="2026-10-11T06:02:09Z"/>
        </w:rPr>
      </w:pPr>
      <w:del w:id="689" w:author="OpenAI Codex" w:date="2026-10-11T06:02:09Z">
        <w:r>
          <w:lastRenderedPageBreak/>
          <w:delText>Part B: Classification Task (Customer Review Detractor Probability — 12-Feature Pipeline)</w:delText>
        </w:r>
      </w:del>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041"/>
        <w:gridCol w:w="1338"/>
        <w:gridCol w:w="785"/>
        <w:gridCol w:w="875"/>
        <w:gridCol w:w="875"/>
        <w:gridCol w:w="1041"/>
        <w:gridCol w:w="1001"/>
        <w:gridCol w:w="3077"/>
      </w:tblGrid>
      <w:tr w:rsidR="006001A2" w14:paraId="6A5F6FC5" w14:textId="77777777">
        <w:trPr>
          <w:cantSplit/>
          <w:tblHeader/>
          <w:jc w:val="center"/>
          <w:del w:id="1141" w:author="OpenAI Codex" w:date="2026-10-11T06:02:09Z"/>
        </w:trPr>
        <w:tc>
          <w:tcPr>
            <w:tcW w:w="1041" w:type="dxa"/>
            <w:shd w:val="clear" w:color="auto" w:fill="E8EEF5"/>
            <w:tcMar>
              <w:top w:w="60" w:type="dxa"/>
              <w:left w:w="80" w:type="dxa"/>
              <w:bottom w:w="60" w:type="dxa"/>
              <w:right w:w="80" w:type="dxa"/>
            </w:tcMar>
            <w:vAlign w:val="center"/>
          </w:tcPr>
          <w:p w14:paraId="4576E041" w14:textId="77777777" w:rsidR="006001A2" w:rsidRDefault="00EE501D">
            <w:pPr>
              <w:spacing w:after="0" w:line="252" w:lineRule="auto"/>
              <w:rPr>
                <w:del w:id="692" w:author="OpenAI Codex" w:date="2026-10-11T06:02:09Z"/>
              </w:rPr>
            </w:pPr>
            <w:del w:id="691" w:author="OpenAI Codex" w:date="2026-10-11T06:02:09Z">
              <w:r>
                <w:rPr>
                  <w:b/>
                  <w:sz w:val="16"/>
                </w:rPr>
                <w:delText>Model Family</w:delText>
              </w:r>
            </w:del>
          </w:p>
        </w:tc>
        <w:tc>
          <w:tcPr>
            <w:tcW w:w="1338" w:type="dxa"/>
            <w:shd w:val="clear" w:color="auto" w:fill="E8EEF5"/>
            <w:tcMar>
              <w:top w:w="60" w:type="dxa"/>
              <w:left w:w="80" w:type="dxa"/>
              <w:bottom w:w="60" w:type="dxa"/>
              <w:right w:w="80" w:type="dxa"/>
            </w:tcMar>
            <w:vAlign w:val="center"/>
          </w:tcPr>
          <w:p w14:paraId="7C860157" w14:textId="77777777" w:rsidR="006001A2" w:rsidRDefault="00EE501D">
            <w:pPr>
              <w:spacing w:after="0" w:line="252" w:lineRule="auto"/>
              <w:rPr>
                <w:del w:id="694" w:author="OpenAI Codex" w:date="2026-10-11T06:02:09Z"/>
              </w:rPr>
            </w:pPr>
            <w:del w:id="693" w:author="OpenAI Codex" w:date="2026-10-11T06:02:09Z">
              <w:r>
                <w:rPr>
                  <w:b/>
                  <w:sz w:val="16"/>
                </w:rPr>
                <w:delText>Evaluated Hyperparameters</w:delText>
              </w:r>
            </w:del>
          </w:p>
        </w:tc>
        <w:tc>
          <w:tcPr>
            <w:tcW w:w="785" w:type="dxa"/>
            <w:shd w:val="clear" w:color="auto" w:fill="E8EEF5"/>
            <w:tcMar>
              <w:top w:w="60" w:type="dxa"/>
              <w:left w:w="80" w:type="dxa"/>
              <w:bottom w:w="60" w:type="dxa"/>
              <w:right w:w="80" w:type="dxa"/>
            </w:tcMar>
            <w:vAlign w:val="center"/>
          </w:tcPr>
          <w:p w14:paraId="3BEE5DBE" w14:textId="77777777" w:rsidR="006001A2" w:rsidRDefault="00EE501D">
            <w:pPr>
              <w:spacing w:after="0" w:line="252" w:lineRule="auto"/>
              <w:rPr>
                <w:del w:id="696" w:author="OpenAI Codex" w:date="2026-10-11T06:02:09Z"/>
              </w:rPr>
            </w:pPr>
            <w:del w:id="695" w:author="OpenAI Codex" w:date="2026-10-11T06:02:09Z">
              <w:r>
                <w:rPr>
                  <w:b/>
                  <w:sz w:val="16"/>
                </w:rPr>
                <w:delText>Mean Val AP</w:delText>
              </w:r>
            </w:del>
          </w:p>
        </w:tc>
        <w:tc>
          <w:tcPr>
            <w:tcW w:w="875" w:type="dxa"/>
            <w:shd w:val="clear" w:color="auto" w:fill="E8EEF5"/>
            <w:tcMar>
              <w:top w:w="60" w:type="dxa"/>
              <w:left w:w="80" w:type="dxa"/>
              <w:bottom w:w="60" w:type="dxa"/>
              <w:right w:w="80" w:type="dxa"/>
            </w:tcMar>
            <w:vAlign w:val="center"/>
          </w:tcPr>
          <w:p w14:paraId="428F1485" w14:textId="77777777" w:rsidR="006001A2" w:rsidRDefault="00EE501D">
            <w:pPr>
              <w:spacing w:after="0" w:line="252" w:lineRule="auto"/>
              <w:jc w:val="center"/>
              <w:rPr>
                <w:del w:id="698" w:author="OpenAI Codex" w:date="2026-10-11T06:02:09Z"/>
              </w:rPr>
            </w:pPr>
            <w:del w:id="697" w:author="OpenAI Codex" w:date="2026-10-11T06:02:09Z">
              <w:r>
                <w:rPr>
                  <w:b/>
                  <w:sz w:val="16"/>
                </w:rPr>
                <w:delText>Val AP SD (±)</w:delText>
              </w:r>
            </w:del>
          </w:p>
        </w:tc>
        <w:tc>
          <w:tcPr>
            <w:tcW w:w="875" w:type="dxa"/>
            <w:shd w:val="clear" w:color="auto" w:fill="E8EEF5"/>
            <w:tcMar>
              <w:top w:w="60" w:type="dxa"/>
              <w:left w:w="80" w:type="dxa"/>
              <w:bottom w:w="60" w:type="dxa"/>
              <w:right w:w="80" w:type="dxa"/>
            </w:tcMar>
            <w:vAlign w:val="center"/>
          </w:tcPr>
          <w:p w14:paraId="06130BA3" w14:textId="77777777" w:rsidR="006001A2" w:rsidRDefault="00EE501D">
            <w:pPr>
              <w:spacing w:after="0" w:line="252" w:lineRule="auto"/>
              <w:rPr>
                <w:del w:id="700" w:author="OpenAI Codex" w:date="2026-10-11T06:02:09Z"/>
              </w:rPr>
            </w:pPr>
            <w:del w:id="699" w:author="OpenAI Codex" w:date="2026-10-11T06:02:09Z">
              <w:r>
                <w:rPr>
                  <w:b/>
                  <w:sz w:val="16"/>
                </w:rPr>
                <w:delText>Mean Train AP</w:delText>
              </w:r>
            </w:del>
          </w:p>
        </w:tc>
        <w:tc>
          <w:tcPr>
            <w:tcW w:w="1041" w:type="dxa"/>
            <w:shd w:val="clear" w:color="auto" w:fill="E8EEF5"/>
            <w:tcMar>
              <w:top w:w="60" w:type="dxa"/>
              <w:left w:w="80" w:type="dxa"/>
              <w:bottom w:w="60" w:type="dxa"/>
              <w:right w:w="80" w:type="dxa"/>
            </w:tcMar>
            <w:vAlign w:val="center"/>
          </w:tcPr>
          <w:p w14:paraId="23B20D1C" w14:textId="77777777" w:rsidR="006001A2" w:rsidRDefault="00EE501D">
            <w:pPr>
              <w:spacing w:after="0" w:line="252" w:lineRule="auto"/>
              <w:rPr>
                <w:del w:id="704" w:author="OpenAI Codex" w:date="2026-10-11T06:02:09Z"/>
              </w:rPr>
            </w:pPr>
            <w:del w:id="701" w:author="OpenAI Codex" w:date="2026-10-11T06:02:09Z">
              <w:r>
                <w:rPr>
                  <w:b/>
                  <w:sz w:val="16"/>
                </w:rPr>
                <w:delText>Train-Val Gap (</w:delText>
              </w:r>
            </w:del>
            <w:del w:id="702" w:author="OpenAI Codex" w:date="2026-10-11T06:02:09Z">
              <w:r>
                <w:rPr>
                  <w:rFonts w:ascii="Cambria Math" w:hAnsi="Cambria Math"/>
                  <w:b/>
                  <w:sz w:val="16"/>
                </w:rPr>
                <w:delText>Δ</w:delText>
              </w:r>
            </w:del>
            <w:del w:id="703" w:author="OpenAI Codex" w:date="2026-10-11T06:02:09Z">
              <w:r>
                <w:rPr>
                  <w:b/>
                  <w:sz w:val="16"/>
                </w:rPr>
                <w:delText>)</w:delText>
              </w:r>
            </w:del>
          </w:p>
        </w:tc>
        <w:tc>
          <w:tcPr>
            <w:tcW w:w="1001" w:type="dxa"/>
            <w:shd w:val="clear" w:color="auto" w:fill="E8EEF5"/>
            <w:tcMar>
              <w:top w:w="60" w:type="dxa"/>
              <w:left w:w="80" w:type="dxa"/>
              <w:bottom w:w="60" w:type="dxa"/>
              <w:right w:w="80" w:type="dxa"/>
            </w:tcMar>
            <w:vAlign w:val="center"/>
          </w:tcPr>
          <w:p w14:paraId="00ADBB0D" w14:textId="77777777" w:rsidR="006001A2" w:rsidRDefault="00EE501D">
            <w:pPr>
              <w:spacing w:after="0" w:line="252" w:lineRule="auto"/>
              <w:rPr>
                <w:del w:id="706" w:author="OpenAI Codex" w:date="2026-10-11T06:02:09Z"/>
              </w:rPr>
            </w:pPr>
            <w:del w:id="705" w:author="OpenAI Codex" w:date="2026-10-11T06:02:09Z">
              <w:r>
                <w:rPr>
                  <w:b/>
                  <w:sz w:val="16"/>
                </w:rPr>
                <w:delText>Grid Rank</w:delText>
              </w:r>
            </w:del>
          </w:p>
        </w:tc>
        <w:tc>
          <w:tcPr>
            <w:tcW w:w="3077" w:type="dxa"/>
            <w:shd w:val="clear" w:color="auto" w:fill="E8EEF5"/>
            <w:tcMar>
              <w:top w:w="60" w:type="dxa"/>
              <w:left w:w="80" w:type="dxa"/>
              <w:bottom w:w="60" w:type="dxa"/>
              <w:right w:w="80" w:type="dxa"/>
            </w:tcMar>
            <w:vAlign w:val="center"/>
          </w:tcPr>
          <w:p w14:paraId="23ED86F7" w14:textId="528E8514" w:rsidR="006001A2" w:rsidRDefault="00EE501D">
            <w:pPr>
              <w:spacing w:after="0" w:line="252" w:lineRule="auto"/>
              <w:rPr>
                <w:del w:id="708" w:author="OpenAI Codex" w:date="2026-10-11T06:02:09Z"/>
              </w:rPr>
            </w:pPr>
            <w:del w:id="707" w:author="OpenAI Codex" w:date="2026-10-11T06:02:09Z">
              <w:r>
                <w:rPr>
                  <w:b/>
                  <w:sz w:val="16"/>
                </w:rPr>
                <w:delText>Judgement Verdict &amp; Trade-off Analysis</w:delText>
              </w:r>
            </w:del>
          </w:p>
        </w:tc>
      </w:tr>
      <w:tr w:rsidR="006001A2" w14:paraId="121C7705" w14:textId="77777777">
        <w:trPr>
          <w:cantSplit/>
          <w:jc w:val="center"/>
          <w:del w:id="1142" w:author="OpenAI Codex" w:date="2026-10-11T06:02:09Z"/>
        </w:trPr>
        <w:tc>
          <w:tcPr>
            <w:tcW w:w="1041" w:type="dxa"/>
            <w:shd w:val="clear" w:color="auto" w:fill="F8FAFC"/>
            <w:tcMar>
              <w:top w:w="60" w:type="dxa"/>
              <w:left w:w="80" w:type="dxa"/>
              <w:bottom w:w="60" w:type="dxa"/>
              <w:right w:w="80" w:type="dxa"/>
            </w:tcMar>
            <w:vAlign w:val="center"/>
          </w:tcPr>
          <w:p w14:paraId="6A4FCD31" w14:textId="4094374B" w:rsidR="006001A2" w:rsidRDefault="00EE501D">
            <w:pPr>
              <w:spacing w:after="0" w:line="252" w:lineRule="auto"/>
              <w:rPr>
                <w:del w:id="710" w:author="OpenAI Codex" w:date="2026-10-11T06:02:09Z"/>
              </w:rPr>
            </w:pPr>
            <w:del w:id="709" w:author="OpenAI Codex" w:date="2026-10-11T06:02:09Z">
              <w:r>
                <w:delText>Logistic Regression</w:delText>
              </w:r>
            </w:del>
          </w:p>
        </w:tc>
        <w:tc>
          <w:tcPr>
            <w:tcW w:w="1338" w:type="dxa"/>
            <w:shd w:val="clear" w:color="auto" w:fill="F8FAFC"/>
            <w:tcMar>
              <w:top w:w="60" w:type="dxa"/>
              <w:left w:w="80" w:type="dxa"/>
              <w:bottom w:w="60" w:type="dxa"/>
              <w:right w:w="80" w:type="dxa"/>
            </w:tcMar>
            <w:vAlign w:val="center"/>
          </w:tcPr>
          <w:p w14:paraId="127FB342" w14:textId="111A08B9" w:rsidR="006001A2" w:rsidRDefault="00EE501D">
            <w:pPr>
              <w:spacing w:after="0" w:line="252" w:lineRule="auto"/>
              <w:jc w:val="center"/>
              <w:rPr>
                <w:del w:id="712" w:author="OpenAI Codex" w:date="2026-10-11T06:02:09Z"/>
              </w:rPr>
            </w:pPr>
            <w:del w:id="711" w:author="OpenAI Codex" w:date="2026-10-11T06:02:09Z">
              <w:r>
                <w:delText>C = 0.001</w:delText>
              </w:r>
            </w:del>
          </w:p>
        </w:tc>
        <w:tc>
          <w:tcPr>
            <w:tcW w:w="785" w:type="dxa"/>
            <w:shd w:val="clear" w:color="auto" w:fill="F8FAFC"/>
            <w:tcMar>
              <w:top w:w="60" w:type="dxa"/>
              <w:left w:w="80" w:type="dxa"/>
              <w:bottom w:w="60" w:type="dxa"/>
              <w:right w:w="80" w:type="dxa"/>
            </w:tcMar>
            <w:vAlign w:val="center"/>
          </w:tcPr>
          <w:p w14:paraId="480CB861" w14:textId="2ECD57D5" w:rsidR="006001A2" w:rsidRDefault="00EE501D">
            <w:pPr>
              <w:spacing w:after="0" w:line="252" w:lineRule="auto"/>
              <w:jc w:val="center"/>
              <w:rPr>
                <w:del w:id="714" w:author="OpenAI Codex" w:date="2026-10-11T06:02:09Z"/>
              </w:rPr>
            </w:pPr>
            <w:del w:id="713" w:author="OpenAI Codex" w:date="2026-10-11T06:02:09Z">
              <w:r>
                <w:delText>0.2326</w:delText>
              </w:r>
            </w:del>
          </w:p>
        </w:tc>
        <w:tc>
          <w:tcPr>
            <w:tcW w:w="875" w:type="dxa"/>
            <w:shd w:val="clear" w:color="auto" w:fill="F8FAFC"/>
            <w:tcMar>
              <w:top w:w="60" w:type="dxa"/>
              <w:left w:w="80" w:type="dxa"/>
              <w:bottom w:w="60" w:type="dxa"/>
              <w:right w:w="80" w:type="dxa"/>
            </w:tcMar>
            <w:vAlign w:val="center"/>
          </w:tcPr>
          <w:p w14:paraId="2B0A2D11" w14:textId="16AF49D1" w:rsidR="006001A2" w:rsidRDefault="00EE501D">
            <w:pPr>
              <w:spacing w:after="0" w:line="252" w:lineRule="auto"/>
              <w:jc w:val="center"/>
              <w:rPr>
                <w:del w:id="716" w:author="OpenAI Codex" w:date="2026-10-11T06:02:09Z"/>
              </w:rPr>
            </w:pPr>
            <w:del w:id="715" w:author="OpenAI Codex" w:date="2026-10-11T06:02:09Z">
              <w:r>
                <w:delText>0.0590</w:delText>
              </w:r>
            </w:del>
          </w:p>
        </w:tc>
        <w:tc>
          <w:tcPr>
            <w:tcW w:w="875" w:type="dxa"/>
            <w:shd w:val="clear" w:color="auto" w:fill="F8FAFC"/>
            <w:tcMar>
              <w:top w:w="60" w:type="dxa"/>
              <w:left w:w="80" w:type="dxa"/>
              <w:bottom w:w="60" w:type="dxa"/>
              <w:right w:w="80" w:type="dxa"/>
            </w:tcMar>
            <w:vAlign w:val="center"/>
          </w:tcPr>
          <w:p w14:paraId="406FB81F" w14:textId="5DAF9CAF" w:rsidR="006001A2" w:rsidRDefault="00EE501D">
            <w:pPr>
              <w:spacing w:after="0" w:line="252" w:lineRule="auto"/>
              <w:jc w:val="center"/>
              <w:rPr>
                <w:del w:id="718" w:author="OpenAI Codex" w:date="2026-10-11T06:02:09Z"/>
              </w:rPr>
            </w:pPr>
            <w:del w:id="717" w:author="OpenAI Codex" w:date="2026-10-11T06:02:09Z">
              <w:r>
                <w:delText>0.1955</w:delText>
              </w:r>
            </w:del>
          </w:p>
        </w:tc>
        <w:tc>
          <w:tcPr>
            <w:tcW w:w="1041" w:type="dxa"/>
            <w:shd w:val="clear" w:color="auto" w:fill="F8FAFC"/>
            <w:tcMar>
              <w:top w:w="60" w:type="dxa"/>
              <w:left w:w="80" w:type="dxa"/>
              <w:bottom w:w="60" w:type="dxa"/>
              <w:right w:w="80" w:type="dxa"/>
            </w:tcMar>
            <w:vAlign w:val="center"/>
          </w:tcPr>
          <w:p w14:paraId="18F75A07" w14:textId="351AC389" w:rsidR="006001A2" w:rsidRDefault="00EE501D">
            <w:pPr>
              <w:spacing w:after="0" w:line="252" w:lineRule="auto"/>
              <w:jc w:val="center"/>
              <w:rPr>
                <w:del w:id="720" w:author="OpenAI Codex" w:date="2026-10-11T06:02:09Z"/>
              </w:rPr>
            </w:pPr>
            <w:del w:id="719" w:author="OpenAI Codex" w:date="2026-10-11T06:02:09Z">
              <w:r>
                <w:delText>-0.0371</w:delText>
              </w:r>
            </w:del>
          </w:p>
        </w:tc>
        <w:tc>
          <w:tcPr>
            <w:tcW w:w="1001" w:type="dxa"/>
            <w:shd w:val="clear" w:color="auto" w:fill="F8FAFC"/>
            <w:tcMar>
              <w:top w:w="60" w:type="dxa"/>
              <w:left w:w="80" w:type="dxa"/>
              <w:bottom w:w="60" w:type="dxa"/>
              <w:right w:w="80" w:type="dxa"/>
            </w:tcMar>
            <w:vAlign w:val="center"/>
          </w:tcPr>
          <w:p w14:paraId="64456D12" w14:textId="5ECC3011" w:rsidR="006001A2" w:rsidRDefault="00EE501D">
            <w:pPr>
              <w:spacing w:after="0" w:line="252" w:lineRule="auto"/>
              <w:rPr>
                <w:del w:id="722" w:author="OpenAI Codex" w:date="2026-10-11T06:02:09Z"/>
              </w:rPr>
            </w:pPr>
            <w:del w:id="721" w:author="OpenAI Codex" w:date="2026-10-11T06:02:09Z">
              <w:r>
                <w:delText>2</w:delText>
              </w:r>
            </w:del>
          </w:p>
        </w:tc>
        <w:tc>
          <w:tcPr>
            <w:tcW w:w="3077" w:type="dxa"/>
            <w:shd w:val="clear" w:color="auto" w:fill="F8FAFC"/>
            <w:tcMar>
              <w:top w:w="60" w:type="dxa"/>
              <w:left w:w="80" w:type="dxa"/>
              <w:bottom w:w="60" w:type="dxa"/>
              <w:right w:w="80" w:type="dxa"/>
            </w:tcMar>
            <w:vAlign w:val="center"/>
          </w:tcPr>
          <w:p w14:paraId="56764406" w14:textId="370103D3" w:rsidR="006001A2" w:rsidRDefault="00EE501D">
            <w:pPr>
              <w:spacing w:after="0" w:line="252" w:lineRule="auto"/>
              <w:rPr>
                <w:del w:id="724" w:author="OpenAI Codex" w:date="2026-10-11T06:02:09Z"/>
              </w:rPr>
            </w:pPr>
            <w:del w:id="723" w:author="OpenAI Codex" w:date="2026-10-11T06:02:09Z">
              <w:r>
                <w:delText>Retrospective sensitivity result, validation rank 2. Train–validation gap is descriptive; this grid did not select the retained final recipe.</w:delText>
              </w:r>
            </w:del>
          </w:p>
        </w:tc>
      </w:tr>
      <w:tr w:rsidR="006001A2" w14:paraId="107B5007" w14:textId="77777777">
        <w:trPr>
          <w:cantSplit/>
          <w:jc w:val="center"/>
          <w:del w:id="1143" w:author="OpenAI Codex" w:date="2026-10-11T06:02:09Z"/>
        </w:trPr>
        <w:tc>
          <w:tcPr>
            <w:tcW w:w="1041" w:type="dxa"/>
            <w:tcMar>
              <w:top w:w="60" w:type="dxa"/>
              <w:left w:w="80" w:type="dxa"/>
              <w:bottom w:w="60" w:type="dxa"/>
              <w:right w:w="80" w:type="dxa"/>
            </w:tcMar>
            <w:vAlign w:val="center"/>
          </w:tcPr>
          <w:p w14:paraId="690EB050" w14:textId="3CFC7F88" w:rsidR="006001A2" w:rsidRDefault="00EE501D">
            <w:pPr>
              <w:spacing w:after="0" w:line="252" w:lineRule="auto"/>
              <w:rPr>
                <w:del w:id="726" w:author="OpenAI Codex" w:date="2026-10-11T06:02:09Z"/>
              </w:rPr>
            </w:pPr>
            <w:del w:id="725" w:author="OpenAI Codex" w:date="2026-10-11T06:02:09Z">
              <w:r>
                <w:delText>Logistic Regression</w:delText>
              </w:r>
            </w:del>
          </w:p>
        </w:tc>
        <w:tc>
          <w:tcPr>
            <w:tcW w:w="1338" w:type="dxa"/>
            <w:tcMar>
              <w:top w:w="60" w:type="dxa"/>
              <w:left w:w="80" w:type="dxa"/>
              <w:bottom w:w="60" w:type="dxa"/>
              <w:right w:w="80" w:type="dxa"/>
            </w:tcMar>
            <w:vAlign w:val="center"/>
          </w:tcPr>
          <w:p w14:paraId="738EE16C" w14:textId="3DB561FE" w:rsidR="006001A2" w:rsidRDefault="00EE501D">
            <w:pPr>
              <w:spacing w:after="0" w:line="252" w:lineRule="auto"/>
              <w:jc w:val="center"/>
              <w:rPr>
                <w:del w:id="728" w:author="OpenAI Codex" w:date="2026-10-11T06:02:09Z"/>
              </w:rPr>
            </w:pPr>
            <w:del w:id="727" w:author="OpenAI Codex" w:date="2026-10-11T06:02:09Z">
              <w:r>
                <w:delText>C = 0.01</w:delText>
              </w:r>
            </w:del>
          </w:p>
        </w:tc>
        <w:tc>
          <w:tcPr>
            <w:tcW w:w="785" w:type="dxa"/>
            <w:tcMar>
              <w:top w:w="60" w:type="dxa"/>
              <w:left w:w="80" w:type="dxa"/>
              <w:bottom w:w="60" w:type="dxa"/>
              <w:right w:w="80" w:type="dxa"/>
            </w:tcMar>
            <w:vAlign w:val="center"/>
          </w:tcPr>
          <w:p w14:paraId="4B6AEFCF" w14:textId="727D2217" w:rsidR="006001A2" w:rsidRDefault="00EE501D">
            <w:pPr>
              <w:spacing w:after="0" w:line="252" w:lineRule="auto"/>
              <w:jc w:val="center"/>
              <w:rPr>
                <w:del w:id="730" w:author="OpenAI Codex" w:date="2026-10-11T06:02:09Z"/>
              </w:rPr>
            </w:pPr>
            <w:del w:id="729" w:author="OpenAI Codex" w:date="2026-10-11T06:02:09Z">
              <w:r>
                <w:delText>0.2349</w:delText>
              </w:r>
            </w:del>
          </w:p>
        </w:tc>
        <w:tc>
          <w:tcPr>
            <w:tcW w:w="875" w:type="dxa"/>
            <w:tcMar>
              <w:top w:w="60" w:type="dxa"/>
              <w:left w:w="80" w:type="dxa"/>
              <w:bottom w:w="60" w:type="dxa"/>
              <w:right w:w="80" w:type="dxa"/>
            </w:tcMar>
            <w:vAlign w:val="center"/>
          </w:tcPr>
          <w:p w14:paraId="607EB08A" w14:textId="4591BDDF" w:rsidR="006001A2" w:rsidRDefault="00EE501D">
            <w:pPr>
              <w:spacing w:after="0" w:line="252" w:lineRule="auto"/>
              <w:jc w:val="center"/>
              <w:rPr>
                <w:del w:id="732" w:author="OpenAI Codex" w:date="2026-10-11T06:02:09Z"/>
              </w:rPr>
            </w:pPr>
            <w:del w:id="731" w:author="OpenAI Codex" w:date="2026-10-11T06:02:09Z">
              <w:r>
                <w:delText>0.0617</w:delText>
              </w:r>
            </w:del>
          </w:p>
        </w:tc>
        <w:tc>
          <w:tcPr>
            <w:tcW w:w="875" w:type="dxa"/>
            <w:tcMar>
              <w:top w:w="60" w:type="dxa"/>
              <w:left w:w="80" w:type="dxa"/>
              <w:bottom w:w="60" w:type="dxa"/>
              <w:right w:w="80" w:type="dxa"/>
            </w:tcMar>
            <w:vAlign w:val="center"/>
          </w:tcPr>
          <w:p w14:paraId="77477DE3" w14:textId="032DF50C" w:rsidR="006001A2" w:rsidRDefault="00EE501D">
            <w:pPr>
              <w:spacing w:after="0" w:line="252" w:lineRule="auto"/>
              <w:jc w:val="center"/>
              <w:rPr>
                <w:del w:id="734" w:author="OpenAI Codex" w:date="2026-10-11T06:02:09Z"/>
              </w:rPr>
            </w:pPr>
            <w:del w:id="733" w:author="OpenAI Codex" w:date="2026-10-11T06:02:09Z">
              <w:r>
                <w:delText>0.2006</w:delText>
              </w:r>
            </w:del>
          </w:p>
        </w:tc>
        <w:tc>
          <w:tcPr>
            <w:tcW w:w="1041" w:type="dxa"/>
            <w:tcMar>
              <w:top w:w="60" w:type="dxa"/>
              <w:left w:w="80" w:type="dxa"/>
              <w:bottom w:w="60" w:type="dxa"/>
              <w:right w:w="80" w:type="dxa"/>
            </w:tcMar>
            <w:vAlign w:val="center"/>
          </w:tcPr>
          <w:p w14:paraId="0CB572EA" w14:textId="151E8974" w:rsidR="006001A2" w:rsidRDefault="00EE501D">
            <w:pPr>
              <w:spacing w:after="0" w:line="252" w:lineRule="auto"/>
              <w:jc w:val="center"/>
              <w:rPr>
                <w:del w:id="736" w:author="OpenAI Codex" w:date="2026-10-11T06:02:09Z"/>
              </w:rPr>
            </w:pPr>
            <w:del w:id="735" w:author="OpenAI Codex" w:date="2026-10-11T06:02:09Z">
              <w:r>
                <w:delText>-0.0343</w:delText>
              </w:r>
            </w:del>
          </w:p>
        </w:tc>
        <w:tc>
          <w:tcPr>
            <w:tcW w:w="1001" w:type="dxa"/>
            <w:tcMar>
              <w:top w:w="60" w:type="dxa"/>
              <w:left w:w="80" w:type="dxa"/>
              <w:bottom w:w="60" w:type="dxa"/>
              <w:right w:w="80" w:type="dxa"/>
            </w:tcMar>
            <w:vAlign w:val="center"/>
          </w:tcPr>
          <w:p w14:paraId="280641D1" w14:textId="4F8BF48B" w:rsidR="006001A2" w:rsidRDefault="00EE501D">
            <w:pPr>
              <w:spacing w:after="0" w:line="252" w:lineRule="auto"/>
              <w:rPr>
                <w:del w:id="738" w:author="OpenAI Codex" w:date="2026-10-11T06:02:09Z"/>
              </w:rPr>
            </w:pPr>
            <w:del w:id="737" w:author="OpenAI Codex" w:date="2026-10-11T06:02:09Z">
              <w:r>
                <w:delText>1 (Selected)</w:delText>
              </w:r>
            </w:del>
          </w:p>
        </w:tc>
        <w:tc>
          <w:tcPr>
            <w:tcW w:w="3077" w:type="dxa"/>
            <w:tcMar>
              <w:top w:w="60" w:type="dxa"/>
              <w:left w:w="80" w:type="dxa"/>
              <w:bottom w:w="60" w:type="dxa"/>
              <w:right w:w="80" w:type="dxa"/>
            </w:tcMar>
            <w:vAlign w:val="center"/>
          </w:tcPr>
          <w:p w14:paraId="1317BB5B" w14:textId="4B896F65" w:rsidR="006001A2" w:rsidRDefault="00EE501D">
            <w:pPr>
              <w:spacing w:after="0" w:line="252" w:lineRule="auto"/>
              <w:rPr>
                <w:del w:id="740" w:author="OpenAI Codex" w:date="2026-10-11T06:02:09Z"/>
              </w:rPr>
            </w:pPr>
            <w:del w:id="739" w:author="OpenAI Codex" w:date="2026-10-11T06:02:09Z">
              <w:r>
                <w:delText>Retrospective sensitivity result, validation rank 1 (Selected). Train–validation gap is descriptive; this grid did not select the retained final recipe.</w:delText>
              </w:r>
            </w:del>
          </w:p>
        </w:tc>
      </w:tr>
      <w:tr w:rsidR="006001A2" w14:paraId="1DD4BF34" w14:textId="77777777">
        <w:trPr>
          <w:cantSplit/>
          <w:jc w:val="center"/>
          <w:del w:id="1144" w:author="OpenAI Codex" w:date="2026-10-11T06:02:09Z"/>
        </w:trPr>
        <w:tc>
          <w:tcPr>
            <w:tcW w:w="1041" w:type="dxa"/>
            <w:shd w:val="clear" w:color="auto" w:fill="F8FAFC"/>
            <w:tcMar>
              <w:top w:w="60" w:type="dxa"/>
              <w:left w:w="80" w:type="dxa"/>
              <w:bottom w:w="60" w:type="dxa"/>
              <w:right w:w="80" w:type="dxa"/>
            </w:tcMar>
            <w:vAlign w:val="center"/>
          </w:tcPr>
          <w:p w14:paraId="65B9D855" w14:textId="72835346" w:rsidR="006001A2" w:rsidRDefault="00EE501D">
            <w:pPr>
              <w:spacing w:after="0" w:line="252" w:lineRule="auto"/>
              <w:rPr>
                <w:del w:id="742" w:author="OpenAI Codex" w:date="2026-10-11T06:02:09Z"/>
              </w:rPr>
            </w:pPr>
            <w:del w:id="741" w:author="OpenAI Codex" w:date="2026-10-11T06:02:09Z">
              <w:r>
                <w:delText>Logistic Regression</w:delText>
              </w:r>
            </w:del>
          </w:p>
        </w:tc>
        <w:tc>
          <w:tcPr>
            <w:tcW w:w="1338" w:type="dxa"/>
            <w:shd w:val="clear" w:color="auto" w:fill="F8FAFC"/>
            <w:tcMar>
              <w:top w:w="60" w:type="dxa"/>
              <w:left w:w="80" w:type="dxa"/>
              <w:bottom w:w="60" w:type="dxa"/>
              <w:right w:w="80" w:type="dxa"/>
            </w:tcMar>
            <w:vAlign w:val="center"/>
          </w:tcPr>
          <w:p w14:paraId="25AD3323" w14:textId="331E9F9D" w:rsidR="006001A2" w:rsidRDefault="00EE501D">
            <w:pPr>
              <w:spacing w:after="0" w:line="252" w:lineRule="auto"/>
              <w:jc w:val="center"/>
              <w:rPr>
                <w:del w:id="744" w:author="OpenAI Codex" w:date="2026-10-11T06:02:09Z"/>
              </w:rPr>
            </w:pPr>
            <w:del w:id="743" w:author="OpenAI Codex" w:date="2026-10-11T06:02:09Z">
              <w:r>
                <w:delText>C = 0.1</w:delText>
              </w:r>
            </w:del>
          </w:p>
        </w:tc>
        <w:tc>
          <w:tcPr>
            <w:tcW w:w="785" w:type="dxa"/>
            <w:shd w:val="clear" w:color="auto" w:fill="F8FAFC"/>
            <w:tcMar>
              <w:top w:w="60" w:type="dxa"/>
              <w:left w:w="80" w:type="dxa"/>
              <w:bottom w:w="60" w:type="dxa"/>
              <w:right w:w="80" w:type="dxa"/>
            </w:tcMar>
            <w:vAlign w:val="center"/>
          </w:tcPr>
          <w:p w14:paraId="008F7BAB" w14:textId="38DE1530" w:rsidR="006001A2" w:rsidRDefault="00EE501D">
            <w:pPr>
              <w:spacing w:after="0" w:line="252" w:lineRule="auto"/>
              <w:jc w:val="center"/>
              <w:rPr>
                <w:del w:id="746" w:author="OpenAI Codex" w:date="2026-10-11T06:02:09Z"/>
              </w:rPr>
            </w:pPr>
            <w:del w:id="745" w:author="OpenAI Codex" w:date="2026-10-11T06:02:09Z">
              <w:r>
                <w:delText>0.2312</w:delText>
              </w:r>
            </w:del>
          </w:p>
        </w:tc>
        <w:tc>
          <w:tcPr>
            <w:tcW w:w="875" w:type="dxa"/>
            <w:shd w:val="clear" w:color="auto" w:fill="F8FAFC"/>
            <w:tcMar>
              <w:top w:w="60" w:type="dxa"/>
              <w:left w:w="80" w:type="dxa"/>
              <w:bottom w:w="60" w:type="dxa"/>
              <w:right w:w="80" w:type="dxa"/>
            </w:tcMar>
            <w:vAlign w:val="center"/>
          </w:tcPr>
          <w:p w14:paraId="1B87FA35" w14:textId="3ADFB365" w:rsidR="006001A2" w:rsidRDefault="00EE501D">
            <w:pPr>
              <w:spacing w:after="0" w:line="252" w:lineRule="auto"/>
              <w:jc w:val="center"/>
              <w:rPr>
                <w:del w:id="748" w:author="OpenAI Codex" w:date="2026-10-11T06:02:09Z"/>
              </w:rPr>
            </w:pPr>
            <w:del w:id="747" w:author="OpenAI Codex" w:date="2026-10-11T06:02:09Z">
              <w:r>
                <w:delText>0.0613</w:delText>
              </w:r>
            </w:del>
          </w:p>
        </w:tc>
        <w:tc>
          <w:tcPr>
            <w:tcW w:w="875" w:type="dxa"/>
            <w:shd w:val="clear" w:color="auto" w:fill="F8FAFC"/>
            <w:tcMar>
              <w:top w:w="60" w:type="dxa"/>
              <w:left w:w="80" w:type="dxa"/>
              <w:bottom w:w="60" w:type="dxa"/>
              <w:right w:w="80" w:type="dxa"/>
            </w:tcMar>
            <w:vAlign w:val="center"/>
          </w:tcPr>
          <w:p w14:paraId="4A9687BD" w14:textId="32F2052E" w:rsidR="006001A2" w:rsidRDefault="00EE501D">
            <w:pPr>
              <w:spacing w:after="0" w:line="252" w:lineRule="auto"/>
              <w:jc w:val="center"/>
              <w:rPr>
                <w:del w:id="750" w:author="OpenAI Codex" w:date="2026-10-11T06:02:09Z"/>
              </w:rPr>
            </w:pPr>
            <w:del w:id="749" w:author="OpenAI Codex" w:date="2026-10-11T06:02:09Z">
              <w:r>
                <w:delText>0.2059</w:delText>
              </w:r>
            </w:del>
          </w:p>
        </w:tc>
        <w:tc>
          <w:tcPr>
            <w:tcW w:w="1041" w:type="dxa"/>
            <w:shd w:val="clear" w:color="auto" w:fill="F8FAFC"/>
            <w:tcMar>
              <w:top w:w="60" w:type="dxa"/>
              <w:left w:w="80" w:type="dxa"/>
              <w:bottom w:w="60" w:type="dxa"/>
              <w:right w:w="80" w:type="dxa"/>
            </w:tcMar>
            <w:vAlign w:val="center"/>
          </w:tcPr>
          <w:p w14:paraId="0BE243C1" w14:textId="09BD873D" w:rsidR="006001A2" w:rsidRDefault="00EE501D">
            <w:pPr>
              <w:spacing w:after="0" w:line="252" w:lineRule="auto"/>
              <w:jc w:val="center"/>
              <w:rPr>
                <w:del w:id="752" w:author="OpenAI Codex" w:date="2026-10-11T06:02:09Z"/>
              </w:rPr>
            </w:pPr>
            <w:del w:id="751" w:author="OpenAI Codex" w:date="2026-10-11T06:02:09Z">
              <w:r>
                <w:delText>-0.0253</w:delText>
              </w:r>
            </w:del>
          </w:p>
        </w:tc>
        <w:tc>
          <w:tcPr>
            <w:tcW w:w="1001" w:type="dxa"/>
            <w:shd w:val="clear" w:color="auto" w:fill="F8FAFC"/>
            <w:tcMar>
              <w:top w:w="60" w:type="dxa"/>
              <w:left w:w="80" w:type="dxa"/>
              <w:bottom w:w="60" w:type="dxa"/>
              <w:right w:w="80" w:type="dxa"/>
            </w:tcMar>
            <w:vAlign w:val="center"/>
          </w:tcPr>
          <w:p w14:paraId="024DF612" w14:textId="46F9D440" w:rsidR="006001A2" w:rsidRDefault="00EE501D">
            <w:pPr>
              <w:spacing w:after="0" w:line="252" w:lineRule="auto"/>
              <w:rPr>
                <w:del w:id="754" w:author="OpenAI Codex" w:date="2026-10-11T06:02:09Z"/>
              </w:rPr>
            </w:pPr>
            <w:del w:id="753" w:author="OpenAI Codex" w:date="2026-10-11T06:02:09Z">
              <w:r>
                <w:delText>3</w:delText>
              </w:r>
            </w:del>
          </w:p>
        </w:tc>
        <w:tc>
          <w:tcPr>
            <w:tcW w:w="3077" w:type="dxa"/>
            <w:shd w:val="clear" w:color="auto" w:fill="F8FAFC"/>
            <w:tcMar>
              <w:top w:w="60" w:type="dxa"/>
              <w:left w:w="80" w:type="dxa"/>
              <w:bottom w:w="60" w:type="dxa"/>
              <w:right w:w="80" w:type="dxa"/>
            </w:tcMar>
            <w:vAlign w:val="center"/>
          </w:tcPr>
          <w:p w14:paraId="03E5B170" w14:textId="1E276AD9" w:rsidR="006001A2" w:rsidRDefault="00EE501D">
            <w:pPr>
              <w:spacing w:after="0" w:line="252" w:lineRule="auto"/>
              <w:jc w:val="center"/>
              <w:rPr>
                <w:del w:id="756" w:author="OpenAI Codex" w:date="2026-10-11T06:02:09Z"/>
              </w:rPr>
            </w:pPr>
            <w:del w:id="755" w:author="OpenAI Codex" w:date="2026-10-11T06:02:09Z">
              <w:r>
                <w:delText>Retrospective sensitivity result, validation rank 3. Train–validation gap is descriptive; this grid did not select the retained final recipe.</w:delText>
              </w:r>
            </w:del>
          </w:p>
        </w:tc>
      </w:tr>
      <w:tr w:rsidR="006001A2" w14:paraId="0A04CF58" w14:textId="77777777">
        <w:trPr>
          <w:cantSplit/>
          <w:jc w:val="center"/>
          <w:del w:id="1145" w:author="OpenAI Codex" w:date="2026-10-11T06:02:09Z"/>
        </w:trPr>
        <w:tc>
          <w:tcPr>
            <w:tcW w:w="1041" w:type="dxa"/>
            <w:tcMar>
              <w:top w:w="60" w:type="dxa"/>
              <w:left w:w="80" w:type="dxa"/>
              <w:bottom w:w="60" w:type="dxa"/>
              <w:right w:w="80" w:type="dxa"/>
            </w:tcMar>
            <w:vAlign w:val="center"/>
          </w:tcPr>
          <w:p w14:paraId="05B7EA22" w14:textId="693AD9ED" w:rsidR="006001A2" w:rsidRDefault="00EE501D">
            <w:pPr>
              <w:spacing w:after="0" w:line="252" w:lineRule="auto"/>
              <w:rPr>
                <w:del w:id="758" w:author="OpenAI Codex" w:date="2026-10-11T06:02:09Z"/>
              </w:rPr>
            </w:pPr>
            <w:del w:id="757" w:author="OpenAI Codex" w:date="2026-10-11T06:02:09Z">
              <w:r>
                <w:delText>Logistic Regression</w:delText>
              </w:r>
            </w:del>
          </w:p>
        </w:tc>
        <w:tc>
          <w:tcPr>
            <w:tcW w:w="1338" w:type="dxa"/>
            <w:tcMar>
              <w:top w:w="60" w:type="dxa"/>
              <w:left w:w="80" w:type="dxa"/>
              <w:bottom w:w="60" w:type="dxa"/>
              <w:right w:w="80" w:type="dxa"/>
            </w:tcMar>
            <w:vAlign w:val="center"/>
          </w:tcPr>
          <w:p w14:paraId="7B9DC7AE" w14:textId="11C743CC" w:rsidR="006001A2" w:rsidRDefault="00EE501D">
            <w:pPr>
              <w:spacing w:after="0" w:line="252" w:lineRule="auto"/>
              <w:jc w:val="center"/>
              <w:rPr>
                <w:del w:id="760" w:author="OpenAI Codex" w:date="2026-10-11T06:02:09Z"/>
              </w:rPr>
            </w:pPr>
            <w:del w:id="759" w:author="OpenAI Codex" w:date="2026-10-11T06:02:09Z">
              <w:r>
                <w:delText>C = 1.0</w:delText>
              </w:r>
            </w:del>
          </w:p>
        </w:tc>
        <w:tc>
          <w:tcPr>
            <w:tcW w:w="785" w:type="dxa"/>
            <w:tcMar>
              <w:top w:w="60" w:type="dxa"/>
              <w:left w:w="80" w:type="dxa"/>
              <w:bottom w:w="60" w:type="dxa"/>
              <w:right w:w="80" w:type="dxa"/>
            </w:tcMar>
            <w:vAlign w:val="center"/>
          </w:tcPr>
          <w:p w14:paraId="6F025A4A" w14:textId="2480B5C3" w:rsidR="006001A2" w:rsidRDefault="00EE501D">
            <w:pPr>
              <w:spacing w:after="0" w:line="252" w:lineRule="auto"/>
              <w:jc w:val="center"/>
              <w:rPr>
                <w:del w:id="762" w:author="OpenAI Codex" w:date="2026-10-11T06:02:09Z"/>
              </w:rPr>
            </w:pPr>
            <w:del w:id="761" w:author="OpenAI Codex" w:date="2026-10-11T06:02:09Z">
              <w:r>
                <w:delText>0.2279</w:delText>
              </w:r>
            </w:del>
          </w:p>
        </w:tc>
        <w:tc>
          <w:tcPr>
            <w:tcW w:w="875" w:type="dxa"/>
            <w:tcMar>
              <w:top w:w="60" w:type="dxa"/>
              <w:left w:w="80" w:type="dxa"/>
              <w:bottom w:w="60" w:type="dxa"/>
              <w:right w:w="80" w:type="dxa"/>
            </w:tcMar>
            <w:vAlign w:val="center"/>
          </w:tcPr>
          <w:p w14:paraId="484EC14B" w14:textId="78C9CCB5" w:rsidR="006001A2" w:rsidRDefault="00EE501D">
            <w:pPr>
              <w:spacing w:after="0" w:line="252" w:lineRule="auto"/>
              <w:jc w:val="center"/>
              <w:rPr>
                <w:del w:id="764" w:author="OpenAI Codex" w:date="2026-10-11T06:02:09Z"/>
              </w:rPr>
            </w:pPr>
            <w:del w:id="763" w:author="OpenAI Codex" w:date="2026-10-11T06:02:09Z">
              <w:r>
                <w:delText>0.0625</w:delText>
              </w:r>
            </w:del>
          </w:p>
        </w:tc>
        <w:tc>
          <w:tcPr>
            <w:tcW w:w="875" w:type="dxa"/>
            <w:tcMar>
              <w:top w:w="60" w:type="dxa"/>
              <w:left w:w="80" w:type="dxa"/>
              <w:bottom w:w="60" w:type="dxa"/>
              <w:right w:w="80" w:type="dxa"/>
            </w:tcMar>
            <w:vAlign w:val="center"/>
          </w:tcPr>
          <w:p w14:paraId="105A3031" w14:textId="70BF37E8" w:rsidR="006001A2" w:rsidRDefault="00EE501D">
            <w:pPr>
              <w:spacing w:after="0" w:line="252" w:lineRule="auto"/>
              <w:jc w:val="center"/>
              <w:rPr>
                <w:del w:id="766" w:author="OpenAI Codex" w:date="2026-10-11T06:02:09Z"/>
              </w:rPr>
            </w:pPr>
            <w:del w:id="765" w:author="OpenAI Codex" w:date="2026-10-11T06:02:09Z">
              <w:r>
                <w:delText>0.2078</w:delText>
              </w:r>
            </w:del>
          </w:p>
        </w:tc>
        <w:tc>
          <w:tcPr>
            <w:tcW w:w="1041" w:type="dxa"/>
            <w:tcMar>
              <w:top w:w="60" w:type="dxa"/>
              <w:left w:w="80" w:type="dxa"/>
              <w:bottom w:w="60" w:type="dxa"/>
              <w:right w:w="80" w:type="dxa"/>
            </w:tcMar>
            <w:vAlign w:val="center"/>
          </w:tcPr>
          <w:p w14:paraId="6EF78863" w14:textId="72D0BEBB" w:rsidR="006001A2" w:rsidRDefault="00EE501D">
            <w:pPr>
              <w:spacing w:after="0" w:line="252" w:lineRule="auto"/>
              <w:jc w:val="center"/>
              <w:rPr>
                <w:del w:id="768" w:author="OpenAI Codex" w:date="2026-10-11T06:02:09Z"/>
              </w:rPr>
            </w:pPr>
            <w:del w:id="767" w:author="OpenAI Codex" w:date="2026-10-11T06:02:09Z">
              <w:r>
                <w:delText>-0.0201</w:delText>
              </w:r>
            </w:del>
          </w:p>
        </w:tc>
        <w:tc>
          <w:tcPr>
            <w:tcW w:w="1001" w:type="dxa"/>
            <w:tcMar>
              <w:top w:w="60" w:type="dxa"/>
              <w:left w:w="80" w:type="dxa"/>
              <w:bottom w:w="60" w:type="dxa"/>
              <w:right w:w="80" w:type="dxa"/>
            </w:tcMar>
            <w:vAlign w:val="center"/>
          </w:tcPr>
          <w:p w14:paraId="29382DD6" w14:textId="4D320B16" w:rsidR="006001A2" w:rsidRDefault="00EE501D">
            <w:pPr>
              <w:spacing w:after="0" w:line="252" w:lineRule="auto"/>
              <w:rPr>
                <w:del w:id="770" w:author="OpenAI Codex" w:date="2026-10-11T06:02:09Z"/>
              </w:rPr>
            </w:pPr>
            <w:del w:id="769" w:author="OpenAI Codex" w:date="2026-10-11T06:02:09Z">
              <w:r>
                <w:delText>4</w:delText>
              </w:r>
            </w:del>
          </w:p>
        </w:tc>
        <w:tc>
          <w:tcPr>
            <w:tcW w:w="3077" w:type="dxa"/>
            <w:tcMar>
              <w:top w:w="60" w:type="dxa"/>
              <w:left w:w="80" w:type="dxa"/>
              <w:bottom w:w="60" w:type="dxa"/>
              <w:right w:w="80" w:type="dxa"/>
            </w:tcMar>
            <w:vAlign w:val="center"/>
          </w:tcPr>
          <w:p w14:paraId="6B43258F" w14:textId="1A5C00C2" w:rsidR="006001A2" w:rsidRDefault="00EE501D">
            <w:pPr>
              <w:spacing w:after="0" w:line="252" w:lineRule="auto"/>
              <w:rPr>
                <w:del w:id="772" w:author="OpenAI Codex" w:date="2026-10-11T06:02:09Z"/>
              </w:rPr>
            </w:pPr>
            <w:del w:id="771" w:author="OpenAI Codex" w:date="2026-10-11T06:02:09Z">
              <w:r>
                <w:delText>Retrospective sensitivity result, validation rank 4. Train–validation gap is descriptive; this grid did not select the retained final recipe.</w:delText>
              </w:r>
            </w:del>
          </w:p>
        </w:tc>
      </w:tr>
      <w:tr w:rsidR="006001A2" w14:paraId="0F0E3A9D" w14:textId="77777777">
        <w:trPr>
          <w:cantSplit/>
          <w:jc w:val="center"/>
          <w:del w:id="1146" w:author="OpenAI Codex" w:date="2026-10-11T06:02:09Z"/>
        </w:trPr>
        <w:tc>
          <w:tcPr>
            <w:tcW w:w="1041" w:type="dxa"/>
            <w:shd w:val="clear" w:color="auto" w:fill="F8FAFC"/>
            <w:tcMar>
              <w:top w:w="60" w:type="dxa"/>
              <w:left w:w="80" w:type="dxa"/>
              <w:bottom w:w="60" w:type="dxa"/>
              <w:right w:w="80" w:type="dxa"/>
            </w:tcMar>
            <w:vAlign w:val="center"/>
          </w:tcPr>
          <w:p w14:paraId="75932820" w14:textId="5695D756" w:rsidR="006001A2" w:rsidRDefault="00EE501D">
            <w:pPr>
              <w:spacing w:after="0" w:line="252" w:lineRule="auto"/>
              <w:rPr>
                <w:del w:id="774" w:author="OpenAI Codex" w:date="2026-10-11T06:02:09Z"/>
              </w:rPr>
            </w:pPr>
            <w:del w:id="773" w:author="OpenAI Codex" w:date="2026-10-11T06:02:09Z">
              <w:r>
                <w:delText>Logistic Regression</w:delText>
              </w:r>
            </w:del>
          </w:p>
        </w:tc>
        <w:tc>
          <w:tcPr>
            <w:tcW w:w="1338" w:type="dxa"/>
            <w:shd w:val="clear" w:color="auto" w:fill="F8FAFC"/>
            <w:tcMar>
              <w:top w:w="60" w:type="dxa"/>
              <w:left w:w="80" w:type="dxa"/>
              <w:bottom w:w="60" w:type="dxa"/>
              <w:right w:w="80" w:type="dxa"/>
            </w:tcMar>
            <w:vAlign w:val="center"/>
          </w:tcPr>
          <w:p w14:paraId="29774691" w14:textId="4D72D54F" w:rsidR="006001A2" w:rsidRDefault="00EE501D">
            <w:pPr>
              <w:spacing w:after="0" w:line="252" w:lineRule="auto"/>
              <w:jc w:val="center"/>
              <w:rPr>
                <w:del w:id="776" w:author="OpenAI Codex" w:date="2026-10-11T06:02:09Z"/>
              </w:rPr>
            </w:pPr>
            <w:del w:id="775" w:author="OpenAI Codex" w:date="2026-10-11T06:02:09Z">
              <w:r>
                <w:delText>C = 10.0</w:delText>
              </w:r>
            </w:del>
          </w:p>
        </w:tc>
        <w:tc>
          <w:tcPr>
            <w:tcW w:w="785" w:type="dxa"/>
            <w:shd w:val="clear" w:color="auto" w:fill="F8FAFC"/>
            <w:tcMar>
              <w:top w:w="60" w:type="dxa"/>
              <w:left w:w="80" w:type="dxa"/>
              <w:bottom w:w="60" w:type="dxa"/>
              <w:right w:w="80" w:type="dxa"/>
            </w:tcMar>
            <w:vAlign w:val="center"/>
          </w:tcPr>
          <w:p w14:paraId="5FDAF494" w14:textId="496E1416" w:rsidR="006001A2" w:rsidRDefault="00EE501D">
            <w:pPr>
              <w:spacing w:after="0" w:line="252" w:lineRule="auto"/>
              <w:jc w:val="center"/>
              <w:rPr>
                <w:del w:id="778" w:author="OpenAI Codex" w:date="2026-10-11T06:02:09Z"/>
              </w:rPr>
            </w:pPr>
            <w:del w:id="777" w:author="OpenAI Codex" w:date="2026-10-11T06:02:09Z">
              <w:r>
                <w:delText>0.2269</w:delText>
              </w:r>
            </w:del>
          </w:p>
        </w:tc>
        <w:tc>
          <w:tcPr>
            <w:tcW w:w="875" w:type="dxa"/>
            <w:shd w:val="clear" w:color="auto" w:fill="F8FAFC"/>
            <w:tcMar>
              <w:top w:w="60" w:type="dxa"/>
              <w:left w:w="80" w:type="dxa"/>
              <w:bottom w:w="60" w:type="dxa"/>
              <w:right w:w="80" w:type="dxa"/>
            </w:tcMar>
            <w:vAlign w:val="center"/>
          </w:tcPr>
          <w:p w14:paraId="6DE5ABAD" w14:textId="1F056869" w:rsidR="006001A2" w:rsidRDefault="00EE501D">
            <w:pPr>
              <w:spacing w:after="0" w:line="252" w:lineRule="auto"/>
              <w:jc w:val="center"/>
              <w:rPr>
                <w:del w:id="780" w:author="OpenAI Codex" w:date="2026-10-11T06:02:09Z"/>
              </w:rPr>
            </w:pPr>
            <w:del w:id="779" w:author="OpenAI Codex" w:date="2026-10-11T06:02:09Z">
              <w:r>
                <w:delText>0.0632</w:delText>
              </w:r>
            </w:del>
          </w:p>
        </w:tc>
        <w:tc>
          <w:tcPr>
            <w:tcW w:w="875" w:type="dxa"/>
            <w:shd w:val="clear" w:color="auto" w:fill="F8FAFC"/>
            <w:tcMar>
              <w:top w:w="60" w:type="dxa"/>
              <w:left w:w="80" w:type="dxa"/>
              <w:bottom w:w="60" w:type="dxa"/>
              <w:right w:w="80" w:type="dxa"/>
            </w:tcMar>
            <w:vAlign w:val="center"/>
          </w:tcPr>
          <w:p w14:paraId="1EF80ADA" w14:textId="2D834482" w:rsidR="006001A2" w:rsidRDefault="00EE501D">
            <w:pPr>
              <w:spacing w:after="0" w:line="252" w:lineRule="auto"/>
              <w:jc w:val="center"/>
              <w:rPr>
                <w:del w:id="782" w:author="OpenAI Codex" w:date="2026-10-11T06:02:09Z"/>
              </w:rPr>
            </w:pPr>
            <w:del w:id="781" w:author="OpenAI Codex" w:date="2026-10-11T06:02:09Z">
              <w:r>
                <w:delText>0.2089</w:delText>
              </w:r>
            </w:del>
          </w:p>
        </w:tc>
        <w:tc>
          <w:tcPr>
            <w:tcW w:w="1041" w:type="dxa"/>
            <w:shd w:val="clear" w:color="auto" w:fill="F8FAFC"/>
            <w:tcMar>
              <w:top w:w="60" w:type="dxa"/>
              <w:left w:w="80" w:type="dxa"/>
              <w:bottom w:w="60" w:type="dxa"/>
              <w:right w:w="80" w:type="dxa"/>
            </w:tcMar>
            <w:vAlign w:val="center"/>
          </w:tcPr>
          <w:p w14:paraId="2CC5228A" w14:textId="1FE80A31" w:rsidR="006001A2" w:rsidRDefault="00EE501D">
            <w:pPr>
              <w:spacing w:after="0" w:line="252" w:lineRule="auto"/>
              <w:jc w:val="center"/>
              <w:rPr>
                <w:del w:id="784" w:author="OpenAI Codex" w:date="2026-10-11T06:02:09Z"/>
              </w:rPr>
            </w:pPr>
            <w:del w:id="783" w:author="OpenAI Codex" w:date="2026-10-11T06:02:09Z">
              <w:r>
                <w:delText>-0.0180</w:delText>
              </w:r>
            </w:del>
          </w:p>
        </w:tc>
        <w:tc>
          <w:tcPr>
            <w:tcW w:w="1001" w:type="dxa"/>
            <w:shd w:val="clear" w:color="auto" w:fill="F8FAFC"/>
            <w:tcMar>
              <w:top w:w="60" w:type="dxa"/>
              <w:left w:w="80" w:type="dxa"/>
              <w:bottom w:w="60" w:type="dxa"/>
              <w:right w:w="80" w:type="dxa"/>
            </w:tcMar>
            <w:vAlign w:val="center"/>
          </w:tcPr>
          <w:p w14:paraId="21CADDB4" w14:textId="23DBC0E9" w:rsidR="006001A2" w:rsidRDefault="00EE501D">
            <w:pPr>
              <w:spacing w:after="0" w:line="252" w:lineRule="auto"/>
              <w:rPr>
                <w:del w:id="786" w:author="OpenAI Codex" w:date="2026-10-11T06:02:09Z"/>
              </w:rPr>
            </w:pPr>
            <w:del w:id="785" w:author="OpenAI Codex" w:date="2026-10-11T06:02:09Z">
              <w:r>
                <w:delText>5</w:delText>
              </w:r>
            </w:del>
          </w:p>
        </w:tc>
        <w:tc>
          <w:tcPr>
            <w:tcW w:w="3077" w:type="dxa"/>
            <w:shd w:val="clear" w:color="auto" w:fill="F8FAFC"/>
            <w:tcMar>
              <w:top w:w="60" w:type="dxa"/>
              <w:left w:w="80" w:type="dxa"/>
              <w:bottom w:w="60" w:type="dxa"/>
              <w:right w:w="80" w:type="dxa"/>
            </w:tcMar>
            <w:vAlign w:val="center"/>
          </w:tcPr>
          <w:p w14:paraId="7EA8067F" w14:textId="334663FA" w:rsidR="006001A2" w:rsidRDefault="00EE501D">
            <w:pPr>
              <w:spacing w:after="0" w:line="252" w:lineRule="auto"/>
              <w:rPr>
                <w:del w:id="788" w:author="OpenAI Codex" w:date="2026-10-11T06:02:09Z"/>
              </w:rPr>
            </w:pPr>
            <w:del w:id="787" w:author="OpenAI Codex" w:date="2026-10-11T06:02:09Z">
              <w:r>
                <w:delText>Retrospective sensitivity result, validation rank 5. Train–validation gap is descriptive; this grid did not select the retained final recipe.</w:delText>
              </w:r>
            </w:del>
          </w:p>
        </w:tc>
      </w:tr>
      <w:tr w:rsidR="006001A2" w14:paraId="32A64F2A" w14:textId="77777777">
        <w:trPr>
          <w:cantSplit/>
          <w:jc w:val="center"/>
          <w:del w:id="1147" w:author="OpenAI Codex" w:date="2026-10-11T06:02:09Z"/>
        </w:trPr>
        <w:tc>
          <w:tcPr>
            <w:tcW w:w="1041" w:type="dxa"/>
            <w:tcMar>
              <w:top w:w="60" w:type="dxa"/>
              <w:left w:w="80" w:type="dxa"/>
              <w:bottom w:w="60" w:type="dxa"/>
              <w:right w:w="80" w:type="dxa"/>
            </w:tcMar>
            <w:vAlign w:val="center"/>
          </w:tcPr>
          <w:p w14:paraId="2FEB51E8" w14:textId="2E762B1D" w:rsidR="006001A2" w:rsidRDefault="00EE501D">
            <w:pPr>
              <w:spacing w:after="0" w:line="252" w:lineRule="auto"/>
              <w:rPr>
                <w:del w:id="790" w:author="OpenAI Codex" w:date="2026-10-11T06:02:09Z"/>
              </w:rPr>
            </w:pPr>
            <w:del w:id="789" w:author="OpenAI Codex" w:date="2026-10-11T06:02:09Z">
              <w:r>
                <w:delText>Decision Tree</w:delText>
              </w:r>
            </w:del>
          </w:p>
        </w:tc>
        <w:tc>
          <w:tcPr>
            <w:tcW w:w="1338" w:type="dxa"/>
            <w:tcMar>
              <w:top w:w="60" w:type="dxa"/>
              <w:left w:w="80" w:type="dxa"/>
              <w:bottom w:w="60" w:type="dxa"/>
              <w:right w:w="80" w:type="dxa"/>
            </w:tcMar>
            <w:vAlign w:val="center"/>
          </w:tcPr>
          <w:p w14:paraId="71B205F3" w14:textId="0660C158" w:rsidR="006001A2" w:rsidRDefault="00EE501D">
            <w:pPr>
              <w:spacing w:after="0" w:line="252" w:lineRule="auto"/>
              <w:rPr>
                <w:del w:id="792" w:author="OpenAI Codex" w:date="2026-10-11T06:02:09Z"/>
              </w:rPr>
            </w:pPr>
            <w:del w:id="791" w:author="OpenAI Codex" w:date="2026-10-11T06:02:09Z">
              <w:r>
                <w:delText>d=4, L=20</w:delText>
              </w:r>
            </w:del>
          </w:p>
        </w:tc>
        <w:tc>
          <w:tcPr>
            <w:tcW w:w="785" w:type="dxa"/>
            <w:tcMar>
              <w:top w:w="60" w:type="dxa"/>
              <w:left w:w="80" w:type="dxa"/>
              <w:bottom w:w="60" w:type="dxa"/>
              <w:right w:w="80" w:type="dxa"/>
            </w:tcMar>
            <w:vAlign w:val="center"/>
          </w:tcPr>
          <w:p w14:paraId="559B1EDB" w14:textId="48E5FD39" w:rsidR="006001A2" w:rsidRDefault="00EE501D">
            <w:pPr>
              <w:spacing w:after="0" w:line="252" w:lineRule="auto"/>
              <w:jc w:val="center"/>
              <w:rPr>
                <w:del w:id="794" w:author="OpenAI Codex" w:date="2026-10-11T06:02:09Z"/>
              </w:rPr>
            </w:pPr>
            <w:del w:id="793" w:author="OpenAI Codex" w:date="2026-10-11T06:02:09Z">
              <w:r>
                <w:delText>0.1877</w:delText>
              </w:r>
            </w:del>
          </w:p>
        </w:tc>
        <w:tc>
          <w:tcPr>
            <w:tcW w:w="875" w:type="dxa"/>
            <w:tcMar>
              <w:top w:w="60" w:type="dxa"/>
              <w:left w:w="80" w:type="dxa"/>
              <w:bottom w:w="60" w:type="dxa"/>
              <w:right w:w="80" w:type="dxa"/>
            </w:tcMar>
            <w:vAlign w:val="center"/>
          </w:tcPr>
          <w:p w14:paraId="3AFBA0D5" w14:textId="3A304CA6" w:rsidR="006001A2" w:rsidRDefault="00EE501D">
            <w:pPr>
              <w:spacing w:after="0" w:line="252" w:lineRule="auto"/>
              <w:jc w:val="center"/>
              <w:rPr>
                <w:del w:id="796" w:author="OpenAI Codex" w:date="2026-10-11T06:02:09Z"/>
              </w:rPr>
            </w:pPr>
            <w:del w:id="795" w:author="OpenAI Codex" w:date="2026-10-11T06:02:09Z">
              <w:r>
                <w:delText>0.0482</w:delText>
              </w:r>
            </w:del>
          </w:p>
        </w:tc>
        <w:tc>
          <w:tcPr>
            <w:tcW w:w="875" w:type="dxa"/>
            <w:tcMar>
              <w:top w:w="60" w:type="dxa"/>
              <w:left w:w="80" w:type="dxa"/>
              <w:bottom w:w="60" w:type="dxa"/>
              <w:right w:w="80" w:type="dxa"/>
            </w:tcMar>
            <w:vAlign w:val="center"/>
          </w:tcPr>
          <w:p w14:paraId="6255ED15" w14:textId="69F94715" w:rsidR="006001A2" w:rsidRDefault="00EE501D">
            <w:pPr>
              <w:spacing w:after="0" w:line="252" w:lineRule="auto"/>
              <w:jc w:val="center"/>
              <w:rPr>
                <w:del w:id="798" w:author="OpenAI Codex" w:date="2026-10-11T06:02:09Z"/>
              </w:rPr>
            </w:pPr>
            <w:del w:id="797" w:author="OpenAI Codex" w:date="2026-10-11T06:02:09Z">
              <w:r>
                <w:delText>0.1930</w:delText>
              </w:r>
            </w:del>
          </w:p>
        </w:tc>
        <w:tc>
          <w:tcPr>
            <w:tcW w:w="1041" w:type="dxa"/>
            <w:tcMar>
              <w:top w:w="60" w:type="dxa"/>
              <w:left w:w="80" w:type="dxa"/>
              <w:bottom w:w="60" w:type="dxa"/>
              <w:right w:w="80" w:type="dxa"/>
            </w:tcMar>
            <w:vAlign w:val="center"/>
          </w:tcPr>
          <w:p w14:paraId="15753970" w14:textId="1B28D51C" w:rsidR="006001A2" w:rsidRDefault="00EE501D">
            <w:pPr>
              <w:spacing w:after="0" w:line="252" w:lineRule="auto"/>
              <w:jc w:val="center"/>
              <w:rPr>
                <w:del w:id="800" w:author="OpenAI Codex" w:date="2026-10-11T06:02:09Z"/>
              </w:rPr>
            </w:pPr>
            <w:del w:id="799" w:author="OpenAI Codex" w:date="2026-10-11T06:02:09Z">
              <w:r>
                <w:delText>+0.0053</w:delText>
              </w:r>
            </w:del>
          </w:p>
        </w:tc>
        <w:tc>
          <w:tcPr>
            <w:tcW w:w="1001" w:type="dxa"/>
            <w:tcMar>
              <w:top w:w="60" w:type="dxa"/>
              <w:left w:w="80" w:type="dxa"/>
              <w:bottom w:w="60" w:type="dxa"/>
              <w:right w:w="80" w:type="dxa"/>
            </w:tcMar>
            <w:vAlign w:val="center"/>
          </w:tcPr>
          <w:p w14:paraId="4D294C5D" w14:textId="08845CE8" w:rsidR="006001A2" w:rsidRDefault="00EE501D">
            <w:pPr>
              <w:spacing w:after="0" w:line="252" w:lineRule="auto"/>
              <w:rPr>
                <w:del w:id="802" w:author="OpenAI Codex" w:date="2026-10-11T06:02:09Z"/>
              </w:rPr>
            </w:pPr>
            <w:del w:id="801" w:author="OpenAI Codex" w:date="2026-10-11T06:02:09Z">
              <w:r>
                <w:delText>9</w:delText>
              </w:r>
            </w:del>
          </w:p>
        </w:tc>
        <w:tc>
          <w:tcPr>
            <w:tcW w:w="3077" w:type="dxa"/>
            <w:tcMar>
              <w:top w:w="60" w:type="dxa"/>
              <w:left w:w="80" w:type="dxa"/>
              <w:bottom w:w="60" w:type="dxa"/>
              <w:right w:w="80" w:type="dxa"/>
            </w:tcMar>
            <w:vAlign w:val="center"/>
          </w:tcPr>
          <w:p w14:paraId="44635AFC" w14:textId="11636CBD" w:rsidR="006001A2" w:rsidRDefault="00EE501D">
            <w:pPr>
              <w:spacing w:after="0" w:line="252" w:lineRule="auto"/>
              <w:jc w:val="center"/>
              <w:rPr>
                <w:del w:id="804" w:author="OpenAI Codex" w:date="2026-10-11T06:02:09Z"/>
              </w:rPr>
            </w:pPr>
            <w:del w:id="803" w:author="OpenAI Codex" w:date="2026-10-11T06:02:09Z">
              <w:r>
                <w:delText>Retrospective sensitivity result, validation rank 9. Train–validation gap is descriptive; this grid did not select the retained final recipe.</w:delText>
              </w:r>
            </w:del>
          </w:p>
        </w:tc>
      </w:tr>
      <w:tr w:rsidR="006001A2" w14:paraId="3B665A89" w14:textId="77777777">
        <w:trPr>
          <w:cantSplit/>
          <w:jc w:val="center"/>
          <w:del w:id="1148" w:author="OpenAI Codex" w:date="2026-10-11T06:02:09Z"/>
        </w:trPr>
        <w:tc>
          <w:tcPr>
            <w:tcW w:w="1041" w:type="dxa"/>
            <w:shd w:val="clear" w:color="auto" w:fill="F8FAFC"/>
            <w:tcMar>
              <w:top w:w="60" w:type="dxa"/>
              <w:left w:w="80" w:type="dxa"/>
              <w:bottom w:w="60" w:type="dxa"/>
              <w:right w:w="80" w:type="dxa"/>
            </w:tcMar>
            <w:vAlign w:val="center"/>
          </w:tcPr>
          <w:p w14:paraId="3137BB07" w14:textId="2E4F5911" w:rsidR="006001A2" w:rsidRDefault="00EE501D">
            <w:pPr>
              <w:spacing w:after="0" w:line="252" w:lineRule="auto"/>
              <w:rPr>
                <w:del w:id="806" w:author="OpenAI Codex" w:date="2026-10-11T06:02:09Z"/>
              </w:rPr>
            </w:pPr>
            <w:del w:id="805" w:author="OpenAI Codex" w:date="2026-10-11T06:02:09Z">
              <w:r>
                <w:delText>Decision Tree</w:delText>
              </w:r>
            </w:del>
          </w:p>
        </w:tc>
        <w:tc>
          <w:tcPr>
            <w:tcW w:w="1338" w:type="dxa"/>
            <w:shd w:val="clear" w:color="auto" w:fill="F8FAFC"/>
            <w:tcMar>
              <w:top w:w="60" w:type="dxa"/>
              <w:left w:w="80" w:type="dxa"/>
              <w:bottom w:w="60" w:type="dxa"/>
              <w:right w:w="80" w:type="dxa"/>
            </w:tcMar>
            <w:vAlign w:val="center"/>
          </w:tcPr>
          <w:p w14:paraId="420EBAEF" w14:textId="3518A2D0" w:rsidR="006001A2" w:rsidRDefault="00EE501D">
            <w:pPr>
              <w:spacing w:after="0" w:line="252" w:lineRule="auto"/>
              <w:rPr>
                <w:del w:id="808" w:author="OpenAI Codex" w:date="2026-10-11T06:02:09Z"/>
              </w:rPr>
            </w:pPr>
            <w:del w:id="807" w:author="OpenAI Codex" w:date="2026-10-11T06:02:09Z">
              <w:r>
                <w:delText>d=4, L=50</w:delText>
              </w:r>
            </w:del>
          </w:p>
        </w:tc>
        <w:tc>
          <w:tcPr>
            <w:tcW w:w="785" w:type="dxa"/>
            <w:shd w:val="clear" w:color="auto" w:fill="F8FAFC"/>
            <w:tcMar>
              <w:top w:w="60" w:type="dxa"/>
              <w:left w:w="80" w:type="dxa"/>
              <w:bottom w:w="60" w:type="dxa"/>
              <w:right w:w="80" w:type="dxa"/>
            </w:tcMar>
            <w:vAlign w:val="center"/>
          </w:tcPr>
          <w:p w14:paraId="4A262FED" w14:textId="0D2AE3E7" w:rsidR="006001A2" w:rsidRDefault="00EE501D">
            <w:pPr>
              <w:spacing w:after="0" w:line="252" w:lineRule="auto"/>
              <w:jc w:val="center"/>
              <w:rPr>
                <w:del w:id="810" w:author="OpenAI Codex" w:date="2026-10-11T06:02:09Z"/>
              </w:rPr>
            </w:pPr>
            <w:del w:id="809" w:author="OpenAI Codex" w:date="2026-10-11T06:02:09Z">
              <w:r>
                <w:delText>0.1898</w:delText>
              </w:r>
            </w:del>
          </w:p>
        </w:tc>
        <w:tc>
          <w:tcPr>
            <w:tcW w:w="875" w:type="dxa"/>
            <w:shd w:val="clear" w:color="auto" w:fill="F8FAFC"/>
            <w:tcMar>
              <w:top w:w="60" w:type="dxa"/>
              <w:left w:w="80" w:type="dxa"/>
              <w:bottom w:w="60" w:type="dxa"/>
              <w:right w:w="80" w:type="dxa"/>
            </w:tcMar>
            <w:vAlign w:val="center"/>
          </w:tcPr>
          <w:p w14:paraId="36096D6A" w14:textId="4175BC55" w:rsidR="006001A2" w:rsidRDefault="00EE501D">
            <w:pPr>
              <w:spacing w:after="0" w:line="252" w:lineRule="auto"/>
              <w:jc w:val="center"/>
              <w:rPr>
                <w:del w:id="812" w:author="OpenAI Codex" w:date="2026-10-11T06:02:09Z"/>
              </w:rPr>
            </w:pPr>
            <w:del w:id="811" w:author="OpenAI Codex" w:date="2026-10-11T06:02:09Z">
              <w:r>
                <w:delText>0.0499</w:delText>
              </w:r>
            </w:del>
          </w:p>
        </w:tc>
        <w:tc>
          <w:tcPr>
            <w:tcW w:w="875" w:type="dxa"/>
            <w:shd w:val="clear" w:color="auto" w:fill="F8FAFC"/>
            <w:tcMar>
              <w:top w:w="60" w:type="dxa"/>
              <w:left w:w="80" w:type="dxa"/>
              <w:bottom w:w="60" w:type="dxa"/>
              <w:right w:w="80" w:type="dxa"/>
            </w:tcMar>
            <w:vAlign w:val="center"/>
          </w:tcPr>
          <w:p w14:paraId="22B75EF1" w14:textId="5CC6D12F" w:rsidR="006001A2" w:rsidRDefault="00EE501D">
            <w:pPr>
              <w:spacing w:after="0" w:line="252" w:lineRule="auto"/>
              <w:jc w:val="center"/>
              <w:rPr>
                <w:del w:id="814" w:author="OpenAI Codex" w:date="2026-10-11T06:02:09Z"/>
              </w:rPr>
            </w:pPr>
            <w:del w:id="813" w:author="OpenAI Codex" w:date="2026-10-11T06:02:09Z">
              <w:r>
                <w:delText>0.1891</w:delText>
              </w:r>
            </w:del>
          </w:p>
        </w:tc>
        <w:tc>
          <w:tcPr>
            <w:tcW w:w="1041" w:type="dxa"/>
            <w:shd w:val="clear" w:color="auto" w:fill="F8FAFC"/>
            <w:tcMar>
              <w:top w:w="60" w:type="dxa"/>
              <w:left w:w="80" w:type="dxa"/>
              <w:bottom w:w="60" w:type="dxa"/>
              <w:right w:w="80" w:type="dxa"/>
            </w:tcMar>
            <w:vAlign w:val="center"/>
          </w:tcPr>
          <w:p w14:paraId="6FC1F873" w14:textId="5253DCC7" w:rsidR="006001A2" w:rsidRDefault="00EE501D">
            <w:pPr>
              <w:spacing w:after="0" w:line="252" w:lineRule="auto"/>
              <w:jc w:val="center"/>
              <w:rPr>
                <w:del w:id="816" w:author="OpenAI Codex" w:date="2026-10-11T06:02:09Z"/>
              </w:rPr>
            </w:pPr>
            <w:del w:id="815" w:author="OpenAI Codex" w:date="2026-10-11T06:02:09Z">
              <w:r>
                <w:delText>-0.0007</w:delText>
              </w:r>
            </w:del>
          </w:p>
        </w:tc>
        <w:tc>
          <w:tcPr>
            <w:tcW w:w="1001" w:type="dxa"/>
            <w:shd w:val="clear" w:color="auto" w:fill="F8FAFC"/>
            <w:tcMar>
              <w:top w:w="60" w:type="dxa"/>
              <w:left w:w="80" w:type="dxa"/>
              <w:bottom w:w="60" w:type="dxa"/>
              <w:right w:w="80" w:type="dxa"/>
            </w:tcMar>
            <w:vAlign w:val="center"/>
          </w:tcPr>
          <w:p w14:paraId="7F6536C1" w14:textId="76499CED" w:rsidR="006001A2" w:rsidRDefault="00EE501D">
            <w:pPr>
              <w:spacing w:after="0" w:line="252" w:lineRule="auto"/>
              <w:rPr>
                <w:del w:id="818" w:author="OpenAI Codex" w:date="2026-10-11T06:02:09Z"/>
              </w:rPr>
            </w:pPr>
            <w:del w:id="817" w:author="OpenAI Codex" w:date="2026-10-11T06:02:09Z">
              <w:r>
                <w:delText>7</w:delText>
              </w:r>
            </w:del>
          </w:p>
        </w:tc>
        <w:tc>
          <w:tcPr>
            <w:tcW w:w="3077" w:type="dxa"/>
            <w:shd w:val="clear" w:color="auto" w:fill="F8FAFC"/>
            <w:tcMar>
              <w:top w:w="60" w:type="dxa"/>
              <w:left w:w="80" w:type="dxa"/>
              <w:bottom w:w="60" w:type="dxa"/>
              <w:right w:w="80" w:type="dxa"/>
            </w:tcMar>
            <w:vAlign w:val="center"/>
          </w:tcPr>
          <w:p w14:paraId="68F2885E" w14:textId="47E69292" w:rsidR="006001A2" w:rsidRDefault="00EE501D">
            <w:pPr>
              <w:spacing w:after="0" w:line="252" w:lineRule="auto"/>
              <w:rPr>
                <w:del w:id="820" w:author="OpenAI Codex" w:date="2026-10-11T06:02:09Z"/>
              </w:rPr>
            </w:pPr>
            <w:del w:id="819" w:author="OpenAI Codex" w:date="2026-10-11T06:02:09Z">
              <w:r>
                <w:delText>Retrospective sensitivity result, validation rank 7. Train–validation gap is descriptive; this grid did not select the retained final recipe.</w:delText>
              </w:r>
            </w:del>
          </w:p>
        </w:tc>
      </w:tr>
      <w:tr w:rsidR="006001A2" w14:paraId="5125AB60" w14:textId="77777777">
        <w:trPr>
          <w:cantSplit/>
          <w:jc w:val="center"/>
          <w:del w:id="1149" w:author="OpenAI Codex" w:date="2026-10-11T06:02:09Z"/>
        </w:trPr>
        <w:tc>
          <w:tcPr>
            <w:tcW w:w="1041" w:type="dxa"/>
            <w:tcMar>
              <w:top w:w="60" w:type="dxa"/>
              <w:left w:w="80" w:type="dxa"/>
              <w:bottom w:w="60" w:type="dxa"/>
              <w:right w:w="80" w:type="dxa"/>
            </w:tcMar>
            <w:vAlign w:val="center"/>
          </w:tcPr>
          <w:p w14:paraId="60AC122F" w14:textId="7391D13D" w:rsidR="006001A2" w:rsidRDefault="00EE501D">
            <w:pPr>
              <w:spacing w:after="0" w:line="252" w:lineRule="auto"/>
              <w:rPr>
                <w:del w:id="822" w:author="OpenAI Codex" w:date="2026-10-11T06:02:09Z"/>
              </w:rPr>
            </w:pPr>
            <w:del w:id="821" w:author="OpenAI Codex" w:date="2026-10-11T06:02:09Z">
              <w:r>
                <w:delText>Decision Tree</w:delText>
              </w:r>
            </w:del>
          </w:p>
        </w:tc>
        <w:tc>
          <w:tcPr>
            <w:tcW w:w="1338" w:type="dxa"/>
            <w:tcMar>
              <w:top w:w="60" w:type="dxa"/>
              <w:left w:w="80" w:type="dxa"/>
              <w:bottom w:w="60" w:type="dxa"/>
              <w:right w:w="80" w:type="dxa"/>
            </w:tcMar>
            <w:vAlign w:val="center"/>
          </w:tcPr>
          <w:p w14:paraId="44427BCD" w14:textId="3C151389" w:rsidR="006001A2" w:rsidRDefault="00EE501D">
            <w:pPr>
              <w:spacing w:after="0" w:line="252" w:lineRule="auto"/>
              <w:rPr>
                <w:del w:id="824" w:author="OpenAI Codex" w:date="2026-10-11T06:02:09Z"/>
              </w:rPr>
            </w:pPr>
            <w:del w:id="823" w:author="OpenAI Codex" w:date="2026-10-11T06:02:09Z">
              <w:r>
                <w:delText>d=4, L=100</w:delText>
              </w:r>
            </w:del>
          </w:p>
        </w:tc>
        <w:tc>
          <w:tcPr>
            <w:tcW w:w="785" w:type="dxa"/>
            <w:tcMar>
              <w:top w:w="60" w:type="dxa"/>
              <w:left w:w="80" w:type="dxa"/>
              <w:bottom w:w="60" w:type="dxa"/>
              <w:right w:w="80" w:type="dxa"/>
            </w:tcMar>
            <w:vAlign w:val="center"/>
          </w:tcPr>
          <w:p w14:paraId="45944270" w14:textId="0F9B4AB6" w:rsidR="006001A2" w:rsidRDefault="00EE501D">
            <w:pPr>
              <w:spacing w:after="0" w:line="252" w:lineRule="auto"/>
              <w:jc w:val="center"/>
              <w:rPr>
                <w:del w:id="826" w:author="OpenAI Codex" w:date="2026-10-11T06:02:09Z"/>
              </w:rPr>
            </w:pPr>
            <w:del w:id="825" w:author="OpenAI Codex" w:date="2026-10-11T06:02:09Z">
              <w:r>
                <w:delText>0.1868</w:delText>
              </w:r>
            </w:del>
          </w:p>
        </w:tc>
        <w:tc>
          <w:tcPr>
            <w:tcW w:w="875" w:type="dxa"/>
            <w:tcMar>
              <w:top w:w="60" w:type="dxa"/>
              <w:left w:w="80" w:type="dxa"/>
              <w:bottom w:w="60" w:type="dxa"/>
              <w:right w:w="80" w:type="dxa"/>
            </w:tcMar>
            <w:vAlign w:val="center"/>
          </w:tcPr>
          <w:p w14:paraId="63C589CB" w14:textId="538DD6B9" w:rsidR="006001A2" w:rsidRDefault="00EE501D">
            <w:pPr>
              <w:spacing w:after="0" w:line="252" w:lineRule="auto"/>
              <w:jc w:val="center"/>
              <w:rPr>
                <w:del w:id="828" w:author="OpenAI Codex" w:date="2026-10-11T06:02:09Z"/>
              </w:rPr>
            </w:pPr>
            <w:del w:id="827" w:author="OpenAI Codex" w:date="2026-10-11T06:02:09Z">
              <w:r>
                <w:delText>0.0486</w:delText>
              </w:r>
            </w:del>
          </w:p>
        </w:tc>
        <w:tc>
          <w:tcPr>
            <w:tcW w:w="875" w:type="dxa"/>
            <w:tcMar>
              <w:top w:w="60" w:type="dxa"/>
              <w:left w:w="80" w:type="dxa"/>
              <w:bottom w:w="60" w:type="dxa"/>
              <w:right w:w="80" w:type="dxa"/>
            </w:tcMar>
            <w:vAlign w:val="center"/>
          </w:tcPr>
          <w:p w14:paraId="2C44190C" w14:textId="0373504D" w:rsidR="006001A2" w:rsidRDefault="00EE501D">
            <w:pPr>
              <w:spacing w:after="0" w:line="252" w:lineRule="auto"/>
              <w:jc w:val="center"/>
              <w:rPr>
                <w:del w:id="830" w:author="OpenAI Codex" w:date="2026-10-11T06:02:09Z"/>
              </w:rPr>
            </w:pPr>
            <w:del w:id="829" w:author="OpenAI Codex" w:date="2026-10-11T06:02:09Z">
              <w:r>
                <w:delText>0.1878</w:delText>
              </w:r>
            </w:del>
          </w:p>
        </w:tc>
        <w:tc>
          <w:tcPr>
            <w:tcW w:w="1041" w:type="dxa"/>
            <w:tcMar>
              <w:top w:w="60" w:type="dxa"/>
              <w:left w:w="80" w:type="dxa"/>
              <w:bottom w:w="60" w:type="dxa"/>
              <w:right w:w="80" w:type="dxa"/>
            </w:tcMar>
            <w:vAlign w:val="center"/>
          </w:tcPr>
          <w:p w14:paraId="4B81B534" w14:textId="79DC4C52" w:rsidR="006001A2" w:rsidRDefault="00EE501D">
            <w:pPr>
              <w:spacing w:after="0" w:line="252" w:lineRule="auto"/>
              <w:jc w:val="center"/>
              <w:rPr>
                <w:del w:id="832" w:author="OpenAI Codex" w:date="2026-10-11T06:02:09Z"/>
              </w:rPr>
            </w:pPr>
            <w:del w:id="831" w:author="OpenAI Codex" w:date="2026-10-11T06:02:09Z">
              <w:r>
                <w:delText>+0.0010</w:delText>
              </w:r>
            </w:del>
          </w:p>
        </w:tc>
        <w:tc>
          <w:tcPr>
            <w:tcW w:w="1001" w:type="dxa"/>
            <w:tcMar>
              <w:top w:w="60" w:type="dxa"/>
              <w:left w:w="80" w:type="dxa"/>
              <w:bottom w:w="60" w:type="dxa"/>
              <w:right w:w="80" w:type="dxa"/>
            </w:tcMar>
            <w:vAlign w:val="center"/>
          </w:tcPr>
          <w:p w14:paraId="4A116F8C" w14:textId="1368E864" w:rsidR="006001A2" w:rsidRDefault="00EE501D">
            <w:pPr>
              <w:spacing w:after="0" w:line="252" w:lineRule="auto"/>
              <w:rPr>
                <w:del w:id="834" w:author="OpenAI Codex" w:date="2026-10-11T06:02:09Z"/>
              </w:rPr>
            </w:pPr>
            <w:del w:id="833" w:author="OpenAI Codex" w:date="2026-10-11T06:02:09Z">
              <w:r>
                <w:delText>10</w:delText>
              </w:r>
            </w:del>
          </w:p>
        </w:tc>
        <w:tc>
          <w:tcPr>
            <w:tcW w:w="3077" w:type="dxa"/>
            <w:tcMar>
              <w:top w:w="60" w:type="dxa"/>
              <w:left w:w="80" w:type="dxa"/>
              <w:bottom w:w="60" w:type="dxa"/>
              <w:right w:w="80" w:type="dxa"/>
            </w:tcMar>
            <w:vAlign w:val="center"/>
          </w:tcPr>
          <w:p w14:paraId="19F117AB" w14:textId="5C4FC3AD" w:rsidR="006001A2" w:rsidRDefault="00EE501D">
            <w:pPr>
              <w:spacing w:after="0" w:line="252" w:lineRule="auto"/>
              <w:rPr>
                <w:del w:id="836" w:author="OpenAI Codex" w:date="2026-10-11T06:02:09Z"/>
              </w:rPr>
            </w:pPr>
            <w:del w:id="835" w:author="OpenAI Codex" w:date="2026-10-11T06:02:09Z">
              <w:r>
                <w:delText>Retrospective sensitivity result, validation rank 10. Train–validation gap is descriptive; this grid did not select the retained final recipe.</w:delText>
              </w:r>
            </w:del>
          </w:p>
        </w:tc>
      </w:tr>
      <w:tr w:rsidR="006001A2" w14:paraId="2B9714F1" w14:textId="77777777">
        <w:trPr>
          <w:cantSplit/>
          <w:jc w:val="center"/>
          <w:del w:id="1150" w:author="OpenAI Codex" w:date="2026-10-11T06:02:09Z"/>
        </w:trPr>
        <w:tc>
          <w:tcPr>
            <w:tcW w:w="1041" w:type="dxa"/>
            <w:shd w:val="clear" w:color="auto" w:fill="F8FAFC"/>
            <w:tcMar>
              <w:top w:w="60" w:type="dxa"/>
              <w:left w:w="80" w:type="dxa"/>
              <w:bottom w:w="60" w:type="dxa"/>
              <w:right w:w="80" w:type="dxa"/>
            </w:tcMar>
            <w:vAlign w:val="center"/>
          </w:tcPr>
          <w:p w14:paraId="2D2C5AD1" w14:textId="7B1299F0" w:rsidR="006001A2" w:rsidRDefault="00EE501D">
            <w:pPr>
              <w:spacing w:after="0" w:line="252" w:lineRule="auto"/>
              <w:rPr>
                <w:del w:id="838" w:author="OpenAI Codex" w:date="2026-10-11T06:02:09Z"/>
              </w:rPr>
            </w:pPr>
            <w:del w:id="837" w:author="OpenAI Codex" w:date="2026-10-11T06:02:09Z">
              <w:r>
                <w:delText>Decision Tree</w:delText>
              </w:r>
            </w:del>
          </w:p>
        </w:tc>
        <w:tc>
          <w:tcPr>
            <w:tcW w:w="1338" w:type="dxa"/>
            <w:shd w:val="clear" w:color="auto" w:fill="F8FAFC"/>
            <w:tcMar>
              <w:top w:w="60" w:type="dxa"/>
              <w:left w:w="80" w:type="dxa"/>
              <w:bottom w:w="60" w:type="dxa"/>
              <w:right w:w="80" w:type="dxa"/>
            </w:tcMar>
            <w:vAlign w:val="center"/>
          </w:tcPr>
          <w:p w14:paraId="19A4CEB5" w14:textId="13A88114" w:rsidR="006001A2" w:rsidRDefault="00EE501D">
            <w:pPr>
              <w:spacing w:after="0" w:line="252" w:lineRule="auto"/>
              <w:rPr>
                <w:del w:id="840" w:author="OpenAI Codex" w:date="2026-10-11T06:02:09Z"/>
              </w:rPr>
            </w:pPr>
            <w:del w:id="839" w:author="OpenAI Codex" w:date="2026-10-11T06:02:09Z">
              <w:r>
                <w:delText>d=4, L=200</w:delText>
              </w:r>
            </w:del>
          </w:p>
        </w:tc>
        <w:tc>
          <w:tcPr>
            <w:tcW w:w="785" w:type="dxa"/>
            <w:shd w:val="clear" w:color="auto" w:fill="F8FAFC"/>
            <w:tcMar>
              <w:top w:w="60" w:type="dxa"/>
              <w:left w:w="80" w:type="dxa"/>
              <w:bottom w:w="60" w:type="dxa"/>
              <w:right w:w="80" w:type="dxa"/>
            </w:tcMar>
            <w:vAlign w:val="center"/>
          </w:tcPr>
          <w:p w14:paraId="629AB3DE" w14:textId="426C9D87" w:rsidR="006001A2" w:rsidRDefault="00EE501D">
            <w:pPr>
              <w:spacing w:after="0" w:line="252" w:lineRule="auto"/>
              <w:jc w:val="center"/>
              <w:rPr>
                <w:del w:id="842" w:author="OpenAI Codex" w:date="2026-10-11T06:02:09Z"/>
              </w:rPr>
            </w:pPr>
            <w:del w:id="841" w:author="OpenAI Codex" w:date="2026-10-11T06:02:09Z">
              <w:r>
                <w:delText>0.1895</w:delText>
              </w:r>
            </w:del>
          </w:p>
        </w:tc>
        <w:tc>
          <w:tcPr>
            <w:tcW w:w="875" w:type="dxa"/>
            <w:shd w:val="clear" w:color="auto" w:fill="F8FAFC"/>
            <w:tcMar>
              <w:top w:w="60" w:type="dxa"/>
              <w:left w:w="80" w:type="dxa"/>
              <w:bottom w:w="60" w:type="dxa"/>
              <w:right w:w="80" w:type="dxa"/>
            </w:tcMar>
            <w:vAlign w:val="center"/>
          </w:tcPr>
          <w:p w14:paraId="63F33BBD" w14:textId="5BE425E6" w:rsidR="006001A2" w:rsidRDefault="00EE501D">
            <w:pPr>
              <w:spacing w:after="0" w:line="252" w:lineRule="auto"/>
              <w:jc w:val="center"/>
              <w:rPr>
                <w:del w:id="844" w:author="OpenAI Codex" w:date="2026-10-11T06:02:09Z"/>
              </w:rPr>
            </w:pPr>
            <w:del w:id="843" w:author="OpenAI Codex" w:date="2026-10-11T06:02:09Z">
              <w:r>
                <w:delText>0.0504</w:delText>
              </w:r>
            </w:del>
          </w:p>
        </w:tc>
        <w:tc>
          <w:tcPr>
            <w:tcW w:w="875" w:type="dxa"/>
            <w:shd w:val="clear" w:color="auto" w:fill="F8FAFC"/>
            <w:tcMar>
              <w:top w:w="60" w:type="dxa"/>
              <w:left w:w="80" w:type="dxa"/>
              <w:bottom w:w="60" w:type="dxa"/>
              <w:right w:w="80" w:type="dxa"/>
            </w:tcMar>
            <w:vAlign w:val="center"/>
          </w:tcPr>
          <w:p w14:paraId="0547B7AD" w14:textId="5A8ECAEF" w:rsidR="006001A2" w:rsidRDefault="00EE501D">
            <w:pPr>
              <w:spacing w:after="0" w:line="252" w:lineRule="auto"/>
              <w:jc w:val="center"/>
              <w:rPr>
                <w:del w:id="846" w:author="OpenAI Codex" w:date="2026-10-11T06:02:09Z"/>
              </w:rPr>
            </w:pPr>
            <w:del w:id="845" w:author="OpenAI Codex" w:date="2026-10-11T06:02:09Z">
              <w:r>
                <w:delText>0.1847</w:delText>
              </w:r>
            </w:del>
          </w:p>
        </w:tc>
        <w:tc>
          <w:tcPr>
            <w:tcW w:w="1041" w:type="dxa"/>
            <w:shd w:val="clear" w:color="auto" w:fill="F8FAFC"/>
            <w:tcMar>
              <w:top w:w="60" w:type="dxa"/>
              <w:left w:w="80" w:type="dxa"/>
              <w:bottom w:w="60" w:type="dxa"/>
              <w:right w:w="80" w:type="dxa"/>
            </w:tcMar>
            <w:vAlign w:val="center"/>
          </w:tcPr>
          <w:p w14:paraId="2B5E1E8C" w14:textId="330C1F9F" w:rsidR="006001A2" w:rsidRDefault="00EE501D">
            <w:pPr>
              <w:spacing w:after="0" w:line="252" w:lineRule="auto"/>
              <w:jc w:val="center"/>
              <w:rPr>
                <w:del w:id="848" w:author="OpenAI Codex" w:date="2026-10-11T06:02:09Z"/>
              </w:rPr>
            </w:pPr>
            <w:del w:id="847" w:author="OpenAI Codex" w:date="2026-10-11T06:02:09Z">
              <w:r>
                <w:delText>-0.0048</w:delText>
              </w:r>
            </w:del>
          </w:p>
        </w:tc>
        <w:tc>
          <w:tcPr>
            <w:tcW w:w="1001" w:type="dxa"/>
            <w:shd w:val="clear" w:color="auto" w:fill="F8FAFC"/>
            <w:tcMar>
              <w:top w:w="60" w:type="dxa"/>
              <w:left w:w="80" w:type="dxa"/>
              <w:bottom w:w="60" w:type="dxa"/>
              <w:right w:w="80" w:type="dxa"/>
            </w:tcMar>
            <w:vAlign w:val="center"/>
          </w:tcPr>
          <w:p w14:paraId="54C6AB43" w14:textId="7325E6B5" w:rsidR="006001A2" w:rsidRDefault="00EE501D">
            <w:pPr>
              <w:spacing w:after="0" w:line="252" w:lineRule="auto"/>
              <w:rPr>
                <w:del w:id="850" w:author="OpenAI Codex" w:date="2026-10-11T06:02:09Z"/>
              </w:rPr>
            </w:pPr>
            <w:del w:id="849" w:author="OpenAI Codex" w:date="2026-10-11T06:02:09Z">
              <w:r>
                <w:delText>8</w:delText>
              </w:r>
            </w:del>
          </w:p>
        </w:tc>
        <w:tc>
          <w:tcPr>
            <w:tcW w:w="3077" w:type="dxa"/>
            <w:shd w:val="clear" w:color="auto" w:fill="F8FAFC"/>
            <w:tcMar>
              <w:top w:w="60" w:type="dxa"/>
              <w:left w:w="80" w:type="dxa"/>
              <w:bottom w:w="60" w:type="dxa"/>
              <w:right w:w="80" w:type="dxa"/>
            </w:tcMar>
            <w:vAlign w:val="center"/>
          </w:tcPr>
          <w:p w14:paraId="64A51157" w14:textId="69D78E38" w:rsidR="006001A2" w:rsidRDefault="00EE501D">
            <w:pPr>
              <w:spacing w:after="0" w:line="252" w:lineRule="auto"/>
              <w:rPr>
                <w:del w:id="852" w:author="OpenAI Codex" w:date="2026-10-11T06:02:09Z"/>
              </w:rPr>
            </w:pPr>
            <w:del w:id="851" w:author="OpenAI Codex" w:date="2026-10-11T06:02:09Z">
              <w:r>
                <w:delText>Retrospective sensitivity result, validation rank 8. Train–validation gap is descriptive; this grid did not select the retained final recipe.</w:delText>
              </w:r>
            </w:del>
          </w:p>
        </w:tc>
      </w:tr>
      <w:tr w:rsidR="006001A2" w14:paraId="3AFFF54C" w14:textId="77777777">
        <w:trPr>
          <w:cantSplit/>
          <w:jc w:val="center"/>
          <w:del w:id="1151" w:author="OpenAI Codex" w:date="2026-10-11T06:02:09Z"/>
        </w:trPr>
        <w:tc>
          <w:tcPr>
            <w:tcW w:w="1041" w:type="dxa"/>
            <w:tcMar>
              <w:top w:w="60" w:type="dxa"/>
              <w:left w:w="80" w:type="dxa"/>
              <w:bottom w:w="60" w:type="dxa"/>
              <w:right w:w="80" w:type="dxa"/>
            </w:tcMar>
            <w:vAlign w:val="center"/>
          </w:tcPr>
          <w:p w14:paraId="5E0B2F53" w14:textId="0D77E3D9" w:rsidR="006001A2" w:rsidRDefault="00EE501D">
            <w:pPr>
              <w:spacing w:after="0" w:line="252" w:lineRule="auto"/>
              <w:rPr>
                <w:del w:id="854" w:author="OpenAI Codex" w:date="2026-10-11T06:02:09Z"/>
              </w:rPr>
            </w:pPr>
            <w:del w:id="853" w:author="OpenAI Codex" w:date="2026-10-11T06:02:09Z">
              <w:r>
                <w:lastRenderedPageBreak/>
                <w:delText>Decision Tree</w:delText>
              </w:r>
            </w:del>
          </w:p>
        </w:tc>
        <w:tc>
          <w:tcPr>
            <w:tcW w:w="1338" w:type="dxa"/>
            <w:tcMar>
              <w:top w:w="60" w:type="dxa"/>
              <w:left w:w="80" w:type="dxa"/>
              <w:bottom w:w="60" w:type="dxa"/>
              <w:right w:w="80" w:type="dxa"/>
            </w:tcMar>
            <w:vAlign w:val="center"/>
          </w:tcPr>
          <w:p w14:paraId="6E2371D2" w14:textId="4B6CA5B7" w:rsidR="006001A2" w:rsidRDefault="00EE501D">
            <w:pPr>
              <w:spacing w:after="0" w:line="252" w:lineRule="auto"/>
              <w:rPr>
                <w:del w:id="856" w:author="OpenAI Codex" w:date="2026-10-11T06:02:09Z"/>
              </w:rPr>
            </w:pPr>
            <w:del w:id="855" w:author="OpenAI Codex" w:date="2026-10-11T06:02:09Z">
              <w:r>
                <w:delText>d=6, L=20</w:delText>
              </w:r>
            </w:del>
          </w:p>
        </w:tc>
        <w:tc>
          <w:tcPr>
            <w:tcW w:w="785" w:type="dxa"/>
            <w:tcMar>
              <w:top w:w="60" w:type="dxa"/>
              <w:left w:w="80" w:type="dxa"/>
              <w:bottom w:w="60" w:type="dxa"/>
              <w:right w:w="80" w:type="dxa"/>
            </w:tcMar>
            <w:vAlign w:val="center"/>
          </w:tcPr>
          <w:p w14:paraId="60D269FE" w14:textId="221E4BED" w:rsidR="006001A2" w:rsidRDefault="00EE501D">
            <w:pPr>
              <w:spacing w:after="0" w:line="252" w:lineRule="auto"/>
              <w:jc w:val="center"/>
              <w:rPr>
                <w:del w:id="858" w:author="OpenAI Codex" w:date="2026-10-11T06:02:09Z"/>
              </w:rPr>
            </w:pPr>
            <w:del w:id="857" w:author="OpenAI Codex" w:date="2026-10-11T06:02:09Z">
              <w:r>
                <w:delText>0.1822</w:delText>
              </w:r>
            </w:del>
          </w:p>
        </w:tc>
        <w:tc>
          <w:tcPr>
            <w:tcW w:w="875" w:type="dxa"/>
            <w:tcMar>
              <w:top w:w="60" w:type="dxa"/>
              <w:left w:w="80" w:type="dxa"/>
              <w:bottom w:w="60" w:type="dxa"/>
              <w:right w:w="80" w:type="dxa"/>
            </w:tcMar>
            <w:vAlign w:val="center"/>
          </w:tcPr>
          <w:p w14:paraId="033913E9" w14:textId="7F5392E5" w:rsidR="006001A2" w:rsidRDefault="00EE501D">
            <w:pPr>
              <w:spacing w:after="0" w:line="252" w:lineRule="auto"/>
              <w:jc w:val="center"/>
              <w:rPr>
                <w:del w:id="860" w:author="OpenAI Codex" w:date="2026-10-11T06:02:09Z"/>
              </w:rPr>
            </w:pPr>
            <w:del w:id="859" w:author="OpenAI Codex" w:date="2026-10-11T06:02:09Z">
              <w:r>
                <w:delText>0.0501</w:delText>
              </w:r>
            </w:del>
          </w:p>
        </w:tc>
        <w:tc>
          <w:tcPr>
            <w:tcW w:w="875" w:type="dxa"/>
            <w:tcMar>
              <w:top w:w="60" w:type="dxa"/>
              <w:left w:w="80" w:type="dxa"/>
              <w:bottom w:w="60" w:type="dxa"/>
              <w:right w:w="80" w:type="dxa"/>
            </w:tcMar>
            <w:vAlign w:val="center"/>
          </w:tcPr>
          <w:p w14:paraId="3FBD94EE" w14:textId="44374630" w:rsidR="006001A2" w:rsidRDefault="00EE501D">
            <w:pPr>
              <w:spacing w:after="0" w:line="252" w:lineRule="auto"/>
              <w:jc w:val="center"/>
              <w:rPr>
                <w:del w:id="862" w:author="OpenAI Codex" w:date="2026-10-11T06:02:09Z"/>
              </w:rPr>
            </w:pPr>
            <w:del w:id="861" w:author="OpenAI Codex" w:date="2026-10-11T06:02:09Z">
              <w:r>
                <w:delText>0.2216</w:delText>
              </w:r>
            </w:del>
          </w:p>
        </w:tc>
        <w:tc>
          <w:tcPr>
            <w:tcW w:w="1041" w:type="dxa"/>
            <w:tcMar>
              <w:top w:w="60" w:type="dxa"/>
              <w:left w:w="80" w:type="dxa"/>
              <w:bottom w:w="60" w:type="dxa"/>
              <w:right w:w="80" w:type="dxa"/>
            </w:tcMar>
            <w:vAlign w:val="center"/>
          </w:tcPr>
          <w:p w14:paraId="67074CA5" w14:textId="178C87F7" w:rsidR="006001A2" w:rsidRDefault="00EE501D">
            <w:pPr>
              <w:spacing w:after="0" w:line="252" w:lineRule="auto"/>
              <w:jc w:val="center"/>
              <w:rPr>
                <w:del w:id="864" w:author="OpenAI Codex" w:date="2026-10-11T06:02:09Z"/>
              </w:rPr>
            </w:pPr>
            <w:del w:id="863" w:author="OpenAI Codex" w:date="2026-10-11T06:02:09Z">
              <w:r>
                <w:delText>+0.0394</w:delText>
              </w:r>
            </w:del>
          </w:p>
        </w:tc>
        <w:tc>
          <w:tcPr>
            <w:tcW w:w="1001" w:type="dxa"/>
            <w:tcMar>
              <w:top w:w="60" w:type="dxa"/>
              <w:left w:w="80" w:type="dxa"/>
              <w:bottom w:w="60" w:type="dxa"/>
              <w:right w:w="80" w:type="dxa"/>
            </w:tcMar>
            <w:vAlign w:val="center"/>
          </w:tcPr>
          <w:p w14:paraId="1E145326" w14:textId="0548D11F" w:rsidR="006001A2" w:rsidRDefault="00EE501D">
            <w:pPr>
              <w:spacing w:after="0" w:line="252" w:lineRule="auto"/>
              <w:rPr>
                <w:del w:id="866" w:author="OpenAI Codex" w:date="2026-10-11T06:02:09Z"/>
              </w:rPr>
            </w:pPr>
            <w:del w:id="865" w:author="OpenAI Codex" w:date="2026-10-11T06:02:09Z">
              <w:r>
                <w:delText>13</w:delText>
              </w:r>
            </w:del>
          </w:p>
        </w:tc>
        <w:tc>
          <w:tcPr>
            <w:tcW w:w="3077" w:type="dxa"/>
            <w:tcMar>
              <w:top w:w="60" w:type="dxa"/>
              <w:left w:w="80" w:type="dxa"/>
              <w:bottom w:w="60" w:type="dxa"/>
              <w:right w:w="80" w:type="dxa"/>
            </w:tcMar>
            <w:vAlign w:val="center"/>
          </w:tcPr>
          <w:p w14:paraId="0CC6A04A" w14:textId="5A9D79BA" w:rsidR="006001A2" w:rsidRDefault="00EE501D">
            <w:pPr>
              <w:spacing w:after="0" w:line="252" w:lineRule="auto"/>
              <w:rPr>
                <w:del w:id="868" w:author="OpenAI Codex" w:date="2026-10-11T06:02:09Z"/>
              </w:rPr>
            </w:pPr>
            <w:del w:id="867" w:author="OpenAI Codex" w:date="2026-10-11T06:02:09Z">
              <w:r>
                <w:delText>Retrospective sensitivity result, validation rank 13. Train–validation gap is descriptive; this grid did not select the retained final recipe.</w:delText>
              </w:r>
            </w:del>
          </w:p>
        </w:tc>
      </w:tr>
      <w:tr w:rsidR="006001A2" w14:paraId="36890102" w14:textId="77777777">
        <w:trPr>
          <w:cantSplit/>
          <w:jc w:val="center"/>
          <w:del w:id="1152" w:author="OpenAI Codex" w:date="2026-10-11T06:02:09Z"/>
        </w:trPr>
        <w:tc>
          <w:tcPr>
            <w:tcW w:w="1041" w:type="dxa"/>
            <w:shd w:val="clear" w:color="auto" w:fill="F8FAFC"/>
            <w:tcMar>
              <w:top w:w="60" w:type="dxa"/>
              <w:left w:w="80" w:type="dxa"/>
              <w:bottom w:w="60" w:type="dxa"/>
              <w:right w:w="80" w:type="dxa"/>
            </w:tcMar>
            <w:vAlign w:val="center"/>
          </w:tcPr>
          <w:p w14:paraId="08724A37" w14:textId="6653C6FC" w:rsidR="006001A2" w:rsidRDefault="00EE501D">
            <w:pPr>
              <w:spacing w:after="0" w:line="252" w:lineRule="auto"/>
              <w:rPr>
                <w:del w:id="870" w:author="OpenAI Codex" w:date="2026-10-11T06:02:09Z"/>
              </w:rPr>
            </w:pPr>
            <w:del w:id="869" w:author="OpenAI Codex" w:date="2026-10-11T06:02:09Z">
              <w:r>
                <w:delText>Decision Tree</w:delText>
              </w:r>
            </w:del>
          </w:p>
        </w:tc>
        <w:tc>
          <w:tcPr>
            <w:tcW w:w="1338" w:type="dxa"/>
            <w:shd w:val="clear" w:color="auto" w:fill="F8FAFC"/>
            <w:tcMar>
              <w:top w:w="60" w:type="dxa"/>
              <w:left w:w="80" w:type="dxa"/>
              <w:bottom w:w="60" w:type="dxa"/>
              <w:right w:w="80" w:type="dxa"/>
            </w:tcMar>
            <w:vAlign w:val="center"/>
          </w:tcPr>
          <w:p w14:paraId="2395DF26" w14:textId="37059966" w:rsidR="006001A2" w:rsidRDefault="00EE501D">
            <w:pPr>
              <w:spacing w:after="0" w:line="252" w:lineRule="auto"/>
              <w:rPr>
                <w:del w:id="872" w:author="OpenAI Codex" w:date="2026-10-11T06:02:09Z"/>
              </w:rPr>
            </w:pPr>
            <w:del w:id="871" w:author="OpenAI Codex" w:date="2026-10-11T06:02:09Z">
              <w:r>
                <w:delText>d=6, L=50</w:delText>
              </w:r>
            </w:del>
          </w:p>
        </w:tc>
        <w:tc>
          <w:tcPr>
            <w:tcW w:w="785" w:type="dxa"/>
            <w:shd w:val="clear" w:color="auto" w:fill="F8FAFC"/>
            <w:tcMar>
              <w:top w:w="60" w:type="dxa"/>
              <w:left w:w="80" w:type="dxa"/>
              <w:bottom w:w="60" w:type="dxa"/>
              <w:right w:w="80" w:type="dxa"/>
            </w:tcMar>
            <w:vAlign w:val="center"/>
          </w:tcPr>
          <w:p w14:paraId="479E6D00" w14:textId="6CDAAE73" w:rsidR="006001A2" w:rsidRDefault="00EE501D">
            <w:pPr>
              <w:spacing w:after="0" w:line="252" w:lineRule="auto"/>
              <w:jc w:val="center"/>
              <w:rPr>
                <w:del w:id="874" w:author="OpenAI Codex" w:date="2026-10-11T06:02:09Z"/>
              </w:rPr>
            </w:pPr>
            <w:del w:id="873" w:author="OpenAI Codex" w:date="2026-10-11T06:02:09Z">
              <w:r>
                <w:delText>0.1813</w:delText>
              </w:r>
            </w:del>
          </w:p>
        </w:tc>
        <w:tc>
          <w:tcPr>
            <w:tcW w:w="875" w:type="dxa"/>
            <w:shd w:val="clear" w:color="auto" w:fill="F8FAFC"/>
            <w:tcMar>
              <w:top w:w="60" w:type="dxa"/>
              <w:left w:w="80" w:type="dxa"/>
              <w:bottom w:w="60" w:type="dxa"/>
              <w:right w:w="80" w:type="dxa"/>
            </w:tcMar>
            <w:vAlign w:val="center"/>
          </w:tcPr>
          <w:p w14:paraId="23C87BAF" w14:textId="1C636E29" w:rsidR="006001A2" w:rsidRDefault="00EE501D">
            <w:pPr>
              <w:spacing w:after="0" w:line="252" w:lineRule="auto"/>
              <w:jc w:val="center"/>
              <w:rPr>
                <w:del w:id="876" w:author="OpenAI Codex" w:date="2026-10-11T06:02:09Z"/>
              </w:rPr>
            </w:pPr>
            <w:del w:id="875" w:author="OpenAI Codex" w:date="2026-10-11T06:02:09Z">
              <w:r>
                <w:delText>0.0504</w:delText>
              </w:r>
            </w:del>
          </w:p>
        </w:tc>
        <w:tc>
          <w:tcPr>
            <w:tcW w:w="875" w:type="dxa"/>
            <w:shd w:val="clear" w:color="auto" w:fill="F8FAFC"/>
            <w:tcMar>
              <w:top w:w="60" w:type="dxa"/>
              <w:left w:w="80" w:type="dxa"/>
              <w:bottom w:w="60" w:type="dxa"/>
              <w:right w:w="80" w:type="dxa"/>
            </w:tcMar>
            <w:vAlign w:val="center"/>
          </w:tcPr>
          <w:p w14:paraId="5D3DA484" w14:textId="2D85E274" w:rsidR="006001A2" w:rsidRDefault="00EE501D">
            <w:pPr>
              <w:spacing w:after="0" w:line="252" w:lineRule="auto"/>
              <w:jc w:val="center"/>
              <w:rPr>
                <w:del w:id="878" w:author="OpenAI Codex" w:date="2026-10-11T06:02:09Z"/>
              </w:rPr>
            </w:pPr>
            <w:del w:id="877" w:author="OpenAI Codex" w:date="2026-10-11T06:02:09Z">
              <w:r>
                <w:delText>0.2117</w:delText>
              </w:r>
            </w:del>
          </w:p>
        </w:tc>
        <w:tc>
          <w:tcPr>
            <w:tcW w:w="1041" w:type="dxa"/>
            <w:shd w:val="clear" w:color="auto" w:fill="F8FAFC"/>
            <w:tcMar>
              <w:top w:w="60" w:type="dxa"/>
              <w:left w:w="80" w:type="dxa"/>
              <w:bottom w:w="60" w:type="dxa"/>
              <w:right w:w="80" w:type="dxa"/>
            </w:tcMar>
            <w:vAlign w:val="center"/>
          </w:tcPr>
          <w:p w14:paraId="20DD41C8" w14:textId="044D4187" w:rsidR="006001A2" w:rsidRDefault="00EE501D">
            <w:pPr>
              <w:spacing w:after="0" w:line="252" w:lineRule="auto"/>
              <w:jc w:val="center"/>
              <w:rPr>
                <w:del w:id="880" w:author="OpenAI Codex" w:date="2026-10-11T06:02:09Z"/>
              </w:rPr>
            </w:pPr>
            <w:del w:id="879" w:author="OpenAI Codex" w:date="2026-10-11T06:02:09Z">
              <w:r>
                <w:delText>+0.0304</w:delText>
              </w:r>
            </w:del>
          </w:p>
        </w:tc>
        <w:tc>
          <w:tcPr>
            <w:tcW w:w="1001" w:type="dxa"/>
            <w:shd w:val="clear" w:color="auto" w:fill="F8FAFC"/>
            <w:tcMar>
              <w:top w:w="60" w:type="dxa"/>
              <w:left w:w="80" w:type="dxa"/>
              <w:bottom w:w="60" w:type="dxa"/>
              <w:right w:w="80" w:type="dxa"/>
            </w:tcMar>
            <w:vAlign w:val="center"/>
          </w:tcPr>
          <w:p w14:paraId="633169B9" w14:textId="22D7932A" w:rsidR="006001A2" w:rsidRDefault="00EE501D">
            <w:pPr>
              <w:spacing w:after="0" w:line="252" w:lineRule="auto"/>
              <w:rPr>
                <w:del w:id="882" w:author="OpenAI Codex" w:date="2026-10-11T06:02:09Z"/>
              </w:rPr>
            </w:pPr>
            <w:del w:id="881" w:author="OpenAI Codex" w:date="2026-10-11T06:02:09Z">
              <w:r>
                <w:delText>14</w:delText>
              </w:r>
            </w:del>
          </w:p>
        </w:tc>
        <w:tc>
          <w:tcPr>
            <w:tcW w:w="3077" w:type="dxa"/>
            <w:shd w:val="clear" w:color="auto" w:fill="F8FAFC"/>
            <w:tcMar>
              <w:top w:w="60" w:type="dxa"/>
              <w:left w:w="80" w:type="dxa"/>
              <w:bottom w:w="60" w:type="dxa"/>
              <w:right w:w="80" w:type="dxa"/>
            </w:tcMar>
            <w:vAlign w:val="center"/>
          </w:tcPr>
          <w:p w14:paraId="79B1D6C3" w14:textId="745B7A25" w:rsidR="006001A2" w:rsidRDefault="00EE501D">
            <w:pPr>
              <w:spacing w:after="0" w:line="252" w:lineRule="auto"/>
              <w:rPr>
                <w:del w:id="884" w:author="OpenAI Codex" w:date="2026-10-11T06:02:09Z"/>
              </w:rPr>
            </w:pPr>
            <w:del w:id="883" w:author="OpenAI Codex" w:date="2026-10-11T06:02:09Z">
              <w:r>
                <w:delText>Retrospective sensitivity result, validation rank 14. Train–validation gap is descriptive; this grid did not select the retained final recipe.</w:delText>
              </w:r>
            </w:del>
          </w:p>
        </w:tc>
      </w:tr>
      <w:tr w:rsidR="006001A2" w14:paraId="1B97B847" w14:textId="77777777">
        <w:trPr>
          <w:cantSplit/>
          <w:jc w:val="center"/>
          <w:del w:id="1153" w:author="OpenAI Codex" w:date="2026-10-11T06:02:09Z"/>
        </w:trPr>
        <w:tc>
          <w:tcPr>
            <w:tcW w:w="1041" w:type="dxa"/>
            <w:tcMar>
              <w:top w:w="60" w:type="dxa"/>
              <w:left w:w="80" w:type="dxa"/>
              <w:bottom w:w="60" w:type="dxa"/>
              <w:right w:w="80" w:type="dxa"/>
            </w:tcMar>
            <w:vAlign w:val="center"/>
          </w:tcPr>
          <w:p w14:paraId="40F88178" w14:textId="7469D1E1" w:rsidR="006001A2" w:rsidRDefault="00EE501D">
            <w:pPr>
              <w:spacing w:after="0" w:line="252" w:lineRule="auto"/>
              <w:rPr>
                <w:del w:id="886" w:author="OpenAI Codex" w:date="2026-10-11T06:02:09Z"/>
              </w:rPr>
            </w:pPr>
            <w:del w:id="885" w:author="OpenAI Codex" w:date="2026-10-11T06:02:09Z">
              <w:r>
                <w:delText>Decision Tree</w:delText>
              </w:r>
            </w:del>
          </w:p>
        </w:tc>
        <w:tc>
          <w:tcPr>
            <w:tcW w:w="1338" w:type="dxa"/>
            <w:tcMar>
              <w:top w:w="60" w:type="dxa"/>
              <w:left w:w="80" w:type="dxa"/>
              <w:bottom w:w="60" w:type="dxa"/>
              <w:right w:w="80" w:type="dxa"/>
            </w:tcMar>
            <w:vAlign w:val="center"/>
          </w:tcPr>
          <w:p w14:paraId="188BA6F9" w14:textId="1AA588EC" w:rsidR="006001A2" w:rsidRDefault="00EE501D">
            <w:pPr>
              <w:spacing w:after="0" w:line="252" w:lineRule="auto"/>
              <w:rPr>
                <w:del w:id="888" w:author="OpenAI Codex" w:date="2026-10-11T06:02:09Z"/>
              </w:rPr>
            </w:pPr>
            <w:del w:id="887" w:author="OpenAI Codex" w:date="2026-10-11T06:02:09Z">
              <w:r>
                <w:delText>d=6, L=100</w:delText>
              </w:r>
            </w:del>
          </w:p>
        </w:tc>
        <w:tc>
          <w:tcPr>
            <w:tcW w:w="785" w:type="dxa"/>
            <w:tcMar>
              <w:top w:w="60" w:type="dxa"/>
              <w:left w:w="80" w:type="dxa"/>
              <w:bottom w:w="60" w:type="dxa"/>
              <w:right w:w="80" w:type="dxa"/>
            </w:tcMar>
            <w:vAlign w:val="center"/>
          </w:tcPr>
          <w:p w14:paraId="409151C9" w14:textId="5B8273AA" w:rsidR="006001A2" w:rsidRDefault="00EE501D">
            <w:pPr>
              <w:spacing w:after="0" w:line="252" w:lineRule="auto"/>
              <w:jc w:val="center"/>
              <w:rPr>
                <w:del w:id="890" w:author="OpenAI Codex" w:date="2026-10-11T06:02:09Z"/>
              </w:rPr>
            </w:pPr>
            <w:del w:id="889" w:author="OpenAI Codex" w:date="2026-10-11T06:02:09Z">
              <w:r>
                <w:delText>0.1902</w:delText>
              </w:r>
            </w:del>
          </w:p>
        </w:tc>
        <w:tc>
          <w:tcPr>
            <w:tcW w:w="875" w:type="dxa"/>
            <w:tcMar>
              <w:top w:w="60" w:type="dxa"/>
              <w:left w:w="80" w:type="dxa"/>
              <w:bottom w:w="60" w:type="dxa"/>
              <w:right w:w="80" w:type="dxa"/>
            </w:tcMar>
            <w:vAlign w:val="center"/>
          </w:tcPr>
          <w:p w14:paraId="21FB4FC2" w14:textId="369C27DC" w:rsidR="006001A2" w:rsidRDefault="00EE501D">
            <w:pPr>
              <w:spacing w:after="0" w:line="252" w:lineRule="auto"/>
              <w:jc w:val="center"/>
              <w:rPr>
                <w:del w:id="892" w:author="OpenAI Codex" w:date="2026-10-11T06:02:09Z"/>
              </w:rPr>
            </w:pPr>
            <w:del w:id="891" w:author="OpenAI Codex" w:date="2026-10-11T06:02:09Z">
              <w:r>
                <w:delText>0.0507</w:delText>
              </w:r>
            </w:del>
          </w:p>
        </w:tc>
        <w:tc>
          <w:tcPr>
            <w:tcW w:w="875" w:type="dxa"/>
            <w:tcMar>
              <w:top w:w="60" w:type="dxa"/>
              <w:left w:w="80" w:type="dxa"/>
              <w:bottom w:w="60" w:type="dxa"/>
              <w:right w:w="80" w:type="dxa"/>
            </w:tcMar>
            <w:vAlign w:val="center"/>
          </w:tcPr>
          <w:p w14:paraId="412F80BF" w14:textId="1FB1FA5E" w:rsidR="006001A2" w:rsidRDefault="00EE501D">
            <w:pPr>
              <w:spacing w:after="0" w:line="252" w:lineRule="auto"/>
              <w:jc w:val="center"/>
              <w:rPr>
                <w:del w:id="894" w:author="OpenAI Codex" w:date="2026-10-11T06:02:09Z"/>
              </w:rPr>
            </w:pPr>
            <w:del w:id="893" w:author="OpenAI Codex" w:date="2026-10-11T06:02:09Z">
              <w:r>
                <w:delText>0.2054</w:delText>
              </w:r>
            </w:del>
          </w:p>
        </w:tc>
        <w:tc>
          <w:tcPr>
            <w:tcW w:w="1041" w:type="dxa"/>
            <w:tcMar>
              <w:top w:w="60" w:type="dxa"/>
              <w:left w:w="80" w:type="dxa"/>
              <w:bottom w:w="60" w:type="dxa"/>
              <w:right w:w="80" w:type="dxa"/>
            </w:tcMar>
            <w:vAlign w:val="center"/>
          </w:tcPr>
          <w:p w14:paraId="566AECDD" w14:textId="09DE9AA7" w:rsidR="006001A2" w:rsidRDefault="00EE501D">
            <w:pPr>
              <w:spacing w:after="0" w:line="252" w:lineRule="auto"/>
              <w:jc w:val="center"/>
              <w:rPr>
                <w:del w:id="896" w:author="OpenAI Codex" w:date="2026-10-11T06:02:09Z"/>
              </w:rPr>
            </w:pPr>
            <w:del w:id="895" w:author="OpenAI Codex" w:date="2026-10-11T06:02:09Z">
              <w:r>
                <w:delText>+0.0152</w:delText>
              </w:r>
            </w:del>
          </w:p>
        </w:tc>
        <w:tc>
          <w:tcPr>
            <w:tcW w:w="1001" w:type="dxa"/>
            <w:tcMar>
              <w:top w:w="60" w:type="dxa"/>
              <w:left w:w="80" w:type="dxa"/>
              <w:bottom w:w="60" w:type="dxa"/>
              <w:right w:w="80" w:type="dxa"/>
            </w:tcMar>
            <w:vAlign w:val="center"/>
          </w:tcPr>
          <w:p w14:paraId="5F0DAD14" w14:textId="3BDFBC7B" w:rsidR="006001A2" w:rsidRDefault="00EE501D">
            <w:pPr>
              <w:spacing w:after="0" w:line="252" w:lineRule="auto"/>
              <w:rPr>
                <w:del w:id="898" w:author="OpenAI Codex" w:date="2026-10-11T06:02:09Z"/>
              </w:rPr>
            </w:pPr>
            <w:del w:id="897" w:author="OpenAI Codex" w:date="2026-10-11T06:02:09Z">
              <w:r>
                <w:delText>6</w:delText>
              </w:r>
            </w:del>
          </w:p>
        </w:tc>
        <w:tc>
          <w:tcPr>
            <w:tcW w:w="3077" w:type="dxa"/>
            <w:tcMar>
              <w:top w:w="60" w:type="dxa"/>
              <w:left w:w="80" w:type="dxa"/>
              <w:bottom w:w="60" w:type="dxa"/>
              <w:right w:w="80" w:type="dxa"/>
            </w:tcMar>
            <w:vAlign w:val="center"/>
          </w:tcPr>
          <w:p w14:paraId="2AB5CD75" w14:textId="0B1B3318" w:rsidR="006001A2" w:rsidRDefault="00EE501D">
            <w:pPr>
              <w:spacing w:after="0" w:line="252" w:lineRule="auto"/>
              <w:rPr>
                <w:del w:id="900" w:author="OpenAI Codex" w:date="2026-10-11T06:02:09Z"/>
              </w:rPr>
            </w:pPr>
            <w:del w:id="899" w:author="OpenAI Codex" w:date="2026-10-11T06:02:09Z">
              <w:r>
                <w:delText>Retrospective sensitivity result, validation rank 6. Train–validation gap is descriptive; this grid did not select the retained final recipe.</w:delText>
              </w:r>
            </w:del>
          </w:p>
        </w:tc>
      </w:tr>
      <w:tr w:rsidR="006001A2" w14:paraId="4C2EAC5D" w14:textId="77777777">
        <w:trPr>
          <w:cantSplit/>
          <w:jc w:val="center"/>
          <w:del w:id="1154" w:author="OpenAI Codex" w:date="2026-10-11T06:02:09Z"/>
        </w:trPr>
        <w:tc>
          <w:tcPr>
            <w:tcW w:w="1041" w:type="dxa"/>
            <w:shd w:val="clear" w:color="auto" w:fill="F8FAFC"/>
            <w:tcMar>
              <w:top w:w="60" w:type="dxa"/>
              <w:left w:w="80" w:type="dxa"/>
              <w:bottom w:w="60" w:type="dxa"/>
              <w:right w:w="80" w:type="dxa"/>
            </w:tcMar>
            <w:vAlign w:val="center"/>
          </w:tcPr>
          <w:p w14:paraId="26854D2B" w14:textId="2D83CC87" w:rsidR="006001A2" w:rsidRDefault="00EE501D">
            <w:pPr>
              <w:spacing w:after="0" w:line="252" w:lineRule="auto"/>
              <w:rPr>
                <w:del w:id="902" w:author="OpenAI Codex" w:date="2026-10-11T06:02:09Z"/>
              </w:rPr>
            </w:pPr>
            <w:del w:id="901" w:author="OpenAI Codex" w:date="2026-10-11T06:02:09Z">
              <w:r>
                <w:delText>Decision Tree</w:delText>
              </w:r>
            </w:del>
          </w:p>
        </w:tc>
        <w:tc>
          <w:tcPr>
            <w:tcW w:w="1338" w:type="dxa"/>
            <w:shd w:val="clear" w:color="auto" w:fill="F8FAFC"/>
            <w:tcMar>
              <w:top w:w="60" w:type="dxa"/>
              <w:left w:w="80" w:type="dxa"/>
              <w:bottom w:w="60" w:type="dxa"/>
              <w:right w:w="80" w:type="dxa"/>
            </w:tcMar>
            <w:vAlign w:val="center"/>
          </w:tcPr>
          <w:p w14:paraId="62EE2823" w14:textId="344A2259" w:rsidR="006001A2" w:rsidRDefault="00EE501D">
            <w:pPr>
              <w:spacing w:after="0" w:line="252" w:lineRule="auto"/>
              <w:rPr>
                <w:del w:id="904" w:author="OpenAI Codex" w:date="2026-10-11T06:02:09Z"/>
              </w:rPr>
            </w:pPr>
            <w:del w:id="903" w:author="OpenAI Codex" w:date="2026-10-11T06:02:09Z">
              <w:r>
                <w:delText>d=6, L=200</w:delText>
              </w:r>
            </w:del>
          </w:p>
        </w:tc>
        <w:tc>
          <w:tcPr>
            <w:tcW w:w="785" w:type="dxa"/>
            <w:shd w:val="clear" w:color="auto" w:fill="F8FAFC"/>
            <w:tcMar>
              <w:top w:w="60" w:type="dxa"/>
              <w:left w:w="80" w:type="dxa"/>
              <w:bottom w:w="60" w:type="dxa"/>
              <w:right w:w="80" w:type="dxa"/>
            </w:tcMar>
            <w:vAlign w:val="center"/>
          </w:tcPr>
          <w:p w14:paraId="6586A56C" w14:textId="1B1478DD" w:rsidR="006001A2" w:rsidRDefault="00EE501D">
            <w:pPr>
              <w:spacing w:after="0" w:line="252" w:lineRule="auto"/>
              <w:jc w:val="center"/>
              <w:rPr>
                <w:del w:id="906" w:author="OpenAI Codex" w:date="2026-10-11T06:02:09Z"/>
              </w:rPr>
            </w:pPr>
            <w:del w:id="905" w:author="OpenAI Codex" w:date="2026-10-11T06:02:09Z">
              <w:r>
                <w:delText>0.1935</w:delText>
              </w:r>
            </w:del>
          </w:p>
        </w:tc>
        <w:tc>
          <w:tcPr>
            <w:tcW w:w="875" w:type="dxa"/>
            <w:shd w:val="clear" w:color="auto" w:fill="F8FAFC"/>
            <w:tcMar>
              <w:top w:w="60" w:type="dxa"/>
              <w:left w:w="80" w:type="dxa"/>
              <w:bottom w:w="60" w:type="dxa"/>
              <w:right w:w="80" w:type="dxa"/>
            </w:tcMar>
            <w:vAlign w:val="center"/>
          </w:tcPr>
          <w:p w14:paraId="798510D9" w14:textId="7B6D8987" w:rsidR="006001A2" w:rsidRDefault="00EE501D">
            <w:pPr>
              <w:spacing w:after="0" w:line="252" w:lineRule="auto"/>
              <w:jc w:val="center"/>
              <w:rPr>
                <w:del w:id="908" w:author="OpenAI Codex" w:date="2026-10-11T06:02:09Z"/>
              </w:rPr>
            </w:pPr>
            <w:del w:id="907" w:author="OpenAI Codex" w:date="2026-10-11T06:02:09Z">
              <w:r>
                <w:delText>0.0495</w:delText>
              </w:r>
            </w:del>
          </w:p>
        </w:tc>
        <w:tc>
          <w:tcPr>
            <w:tcW w:w="875" w:type="dxa"/>
            <w:shd w:val="clear" w:color="auto" w:fill="F8FAFC"/>
            <w:tcMar>
              <w:top w:w="60" w:type="dxa"/>
              <w:left w:w="80" w:type="dxa"/>
              <w:bottom w:w="60" w:type="dxa"/>
              <w:right w:w="80" w:type="dxa"/>
            </w:tcMar>
            <w:vAlign w:val="center"/>
          </w:tcPr>
          <w:p w14:paraId="00E45543" w14:textId="3441F8AE" w:rsidR="006001A2" w:rsidRDefault="00EE501D">
            <w:pPr>
              <w:spacing w:after="0" w:line="252" w:lineRule="auto"/>
              <w:jc w:val="center"/>
              <w:rPr>
                <w:del w:id="910" w:author="OpenAI Codex" w:date="2026-10-11T06:02:09Z"/>
              </w:rPr>
            </w:pPr>
            <w:del w:id="909" w:author="OpenAI Codex" w:date="2026-10-11T06:02:09Z">
              <w:r>
                <w:delText>0.1993</w:delText>
              </w:r>
            </w:del>
          </w:p>
        </w:tc>
        <w:tc>
          <w:tcPr>
            <w:tcW w:w="1041" w:type="dxa"/>
            <w:shd w:val="clear" w:color="auto" w:fill="F8FAFC"/>
            <w:tcMar>
              <w:top w:w="60" w:type="dxa"/>
              <w:left w:w="80" w:type="dxa"/>
              <w:bottom w:w="60" w:type="dxa"/>
              <w:right w:w="80" w:type="dxa"/>
            </w:tcMar>
            <w:vAlign w:val="center"/>
          </w:tcPr>
          <w:p w14:paraId="52A7AB8D" w14:textId="61EDEF9E" w:rsidR="006001A2" w:rsidRDefault="00EE501D">
            <w:pPr>
              <w:spacing w:after="0" w:line="252" w:lineRule="auto"/>
              <w:jc w:val="center"/>
              <w:rPr>
                <w:del w:id="912" w:author="OpenAI Codex" w:date="2026-10-11T06:02:09Z"/>
              </w:rPr>
            </w:pPr>
            <w:del w:id="911" w:author="OpenAI Codex" w:date="2026-10-11T06:02:09Z">
              <w:r>
                <w:delText>+0.0058</w:delText>
              </w:r>
            </w:del>
          </w:p>
        </w:tc>
        <w:tc>
          <w:tcPr>
            <w:tcW w:w="1001" w:type="dxa"/>
            <w:shd w:val="clear" w:color="auto" w:fill="F8FAFC"/>
            <w:tcMar>
              <w:top w:w="60" w:type="dxa"/>
              <w:left w:w="80" w:type="dxa"/>
              <w:bottom w:w="60" w:type="dxa"/>
              <w:right w:w="80" w:type="dxa"/>
            </w:tcMar>
            <w:vAlign w:val="center"/>
          </w:tcPr>
          <w:p w14:paraId="056D339E" w14:textId="000E7A63" w:rsidR="006001A2" w:rsidRDefault="00EE501D">
            <w:pPr>
              <w:spacing w:after="0" w:line="252" w:lineRule="auto"/>
              <w:rPr>
                <w:del w:id="914" w:author="OpenAI Codex" w:date="2026-10-11T06:02:09Z"/>
              </w:rPr>
            </w:pPr>
            <w:del w:id="913" w:author="OpenAI Codex" w:date="2026-10-11T06:02:09Z">
              <w:r>
                <w:delText>4</w:delText>
              </w:r>
            </w:del>
          </w:p>
        </w:tc>
        <w:tc>
          <w:tcPr>
            <w:tcW w:w="3077" w:type="dxa"/>
            <w:shd w:val="clear" w:color="auto" w:fill="F8FAFC"/>
            <w:tcMar>
              <w:top w:w="60" w:type="dxa"/>
              <w:left w:w="80" w:type="dxa"/>
              <w:bottom w:w="60" w:type="dxa"/>
              <w:right w:w="80" w:type="dxa"/>
            </w:tcMar>
            <w:vAlign w:val="center"/>
          </w:tcPr>
          <w:p w14:paraId="4961E8D9" w14:textId="4A3AE2DD" w:rsidR="006001A2" w:rsidRDefault="00EE501D">
            <w:pPr>
              <w:spacing w:after="0" w:line="252" w:lineRule="auto"/>
              <w:rPr>
                <w:del w:id="916" w:author="OpenAI Codex" w:date="2026-10-11T06:02:09Z"/>
              </w:rPr>
            </w:pPr>
            <w:del w:id="915" w:author="OpenAI Codex" w:date="2026-10-11T06:02:09Z">
              <w:r>
                <w:delText>Retrospective sensitivity result, validation rank 4. Train–validation gap is descriptive; this grid did not select the retained final recipe.</w:delText>
              </w:r>
            </w:del>
          </w:p>
        </w:tc>
      </w:tr>
      <w:tr w:rsidR="006001A2" w14:paraId="2F808ACB" w14:textId="77777777">
        <w:trPr>
          <w:cantSplit/>
          <w:jc w:val="center"/>
          <w:del w:id="1155" w:author="OpenAI Codex" w:date="2026-10-11T06:02:09Z"/>
        </w:trPr>
        <w:tc>
          <w:tcPr>
            <w:tcW w:w="1041" w:type="dxa"/>
            <w:tcMar>
              <w:top w:w="60" w:type="dxa"/>
              <w:left w:w="80" w:type="dxa"/>
              <w:bottom w:w="60" w:type="dxa"/>
              <w:right w:w="80" w:type="dxa"/>
            </w:tcMar>
            <w:vAlign w:val="center"/>
          </w:tcPr>
          <w:p w14:paraId="35975C54" w14:textId="501E1B6A" w:rsidR="006001A2" w:rsidRDefault="00EE501D">
            <w:pPr>
              <w:spacing w:after="0" w:line="252" w:lineRule="auto"/>
              <w:rPr>
                <w:del w:id="918" w:author="OpenAI Codex" w:date="2026-10-11T06:02:09Z"/>
              </w:rPr>
            </w:pPr>
            <w:del w:id="917" w:author="OpenAI Codex" w:date="2026-10-11T06:02:09Z">
              <w:r>
                <w:delText>Decision Tree</w:delText>
              </w:r>
            </w:del>
          </w:p>
        </w:tc>
        <w:tc>
          <w:tcPr>
            <w:tcW w:w="1338" w:type="dxa"/>
            <w:tcMar>
              <w:top w:w="60" w:type="dxa"/>
              <w:left w:w="80" w:type="dxa"/>
              <w:bottom w:w="60" w:type="dxa"/>
              <w:right w:w="80" w:type="dxa"/>
            </w:tcMar>
            <w:vAlign w:val="center"/>
          </w:tcPr>
          <w:p w14:paraId="0ABDD59D" w14:textId="2E0E9743" w:rsidR="006001A2" w:rsidRDefault="00EE501D">
            <w:pPr>
              <w:spacing w:after="0" w:line="252" w:lineRule="auto"/>
              <w:rPr>
                <w:del w:id="920" w:author="OpenAI Codex" w:date="2026-10-11T06:02:09Z"/>
              </w:rPr>
            </w:pPr>
            <w:del w:id="919" w:author="OpenAI Codex" w:date="2026-10-11T06:02:09Z">
              <w:r>
                <w:delText>d=8, L=20</w:delText>
              </w:r>
            </w:del>
          </w:p>
        </w:tc>
        <w:tc>
          <w:tcPr>
            <w:tcW w:w="785" w:type="dxa"/>
            <w:tcMar>
              <w:top w:w="60" w:type="dxa"/>
              <w:left w:w="80" w:type="dxa"/>
              <w:bottom w:w="60" w:type="dxa"/>
              <w:right w:w="80" w:type="dxa"/>
            </w:tcMar>
            <w:vAlign w:val="center"/>
          </w:tcPr>
          <w:p w14:paraId="2FB8AC5F" w14:textId="00CDB272" w:rsidR="006001A2" w:rsidRDefault="00EE501D">
            <w:pPr>
              <w:spacing w:after="0" w:line="252" w:lineRule="auto"/>
              <w:jc w:val="center"/>
              <w:rPr>
                <w:del w:id="922" w:author="OpenAI Codex" w:date="2026-10-11T06:02:09Z"/>
              </w:rPr>
            </w:pPr>
            <w:del w:id="921" w:author="OpenAI Codex" w:date="2026-10-11T06:02:09Z">
              <w:r>
                <w:delText>0.1826</w:delText>
              </w:r>
            </w:del>
          </w:p>
        </w:tc>
        <w:tc>
          <w:tcPr>
            <w:tcW w:w="875" w:type="dxa"/>
            <w:tcMar>
              <w:top w:w="60" w:type="dxa"/>
              <w:left w:w="80" w:type="dxa"/>
              <w:bottom w:w="60" w:type="dxa"/>
              <w:right w:w="80" w:type="dxa"/>
            </w:tcMar>
            <w:vAlign w:val="center"/>
          </w:tcPr>
          <w:p w14:paraId="5AB98529" w14:textId="6E436F5E" w:rsidR="006001A2" w:rsidRDefault="00EE501D">
            <w:pPr>
              <w:spacing w:after="0" w:line="252" w:lineRule="auto"/>
              <w:jc w:val="center"/>
              <w:rPr>
                <w:del w:id="924" w:author="OpenAI Codex" w:date="2026-10-11T06:02:09Z"/>
              </w:rPr>
            </w:pPr>
            <w:del w:id="923" w:author="OpenAI Codex" w:date="2026-10-11T06:02:09Z">
              <w:r>
                <w:delText>0.0499</w:delText>
              </w:r>
            </w:del>
          </w:p>
        </w:tc>
        <w:tc>
          <w:tcPr>
            <w:tcW w:w="875" w:type="dxa"/>
            <w:tcMar>
              <w:top w:w="60" w:type="dxa"/>
              <w:left w:w="80" w:type="dxa"/>
              <w:bottom w:w="60" w:type="dxa"/>
              <w:right w:w="80" w:type="dxa"/>
            </w:tcMar>
            <w:vAlign w:val="center"/>
          </w:tcPr>
          <w:p w14:paraId="1A366F22" w14:textId="2C144C95" w:rsidR="006001A2" w:rsidRDefault="00EE501D">
            <w:pPr>
              <w:spacing w:after="0" w:line="252" w:lineRule="auto"/>
              <w:jc w:val="center"/>
              <w:rPr>
                <w:del w:id="926" w:author="OpenAI Codex" w:date="2026-10-11T06:02:09Z"/>
              </w:rPr>
            </w:pPr>
            <w:del w:id="925" w:author="OpenAI Codex" w:date="2026-10-11T06:02:09Z">
              <w:r>
                <w:delText>0.2515</w:delText>
              </w:r>
            </w:del>
          </w:p>
        </w:tc>
        <w:tc>
          <w:tcPr>
            <w:tcW w:w="1041" w:type="dxa"/>
            <w:tcMar>
              <w:top w:w="60" w:type="dxa"/>
              <w:left w:w="80" w:type="dxa"/>
              <w:bottom w:w="60" w:type="dxa"/>
              <w:right w:w="80" w:type="dxa"/>
            </w:tcMar>
            <w:vAlign w:val="center"/>
          </w:tcPr>
          <w:p w14:paraId="35521AC8" w14:textId="21CAB07F" w:rsidR="006001A2" w:rsidRDefault="00EE501D">
            <w:pPr>
              <w:spacing w:after="0" w:line="252" w:lineRule="auto"/>
              <w:jc w:val="center"/>
              <w:rPr>
                <w:del w:id="928" w:author="OpenAI Codex" w:date="2026-10-11T06:02:09Z"/>
              </w:rPr>
            </w:pPr>
            <w:del w:id="927" w:author="OpenAI Codex" w:date="2026-10-11T06:02:09Z">
              <w:r>
                <w:delText>+0.0689</w:delText>
              </w:r>
            </w:del>
          </w:p>
        </w:tc>
        <w:tc>
          <w:tcPr>
            <w:tcW w:w="1001" w:type="dxa"/>
            <w:tcMar>
              <w:top w:w="60" w:type="dxa"/>
              <w:left w:w="80" w:type="dxa"/>
              <w:bottom w:w="60" w:type="dxa"/>
              <w:right w:w="80" w:type="dxa"/>
            </w:tcMar>
            <w:vAlign w:val="center"/>
          </w:tcPr>
          <w:p w14:paraId="29DA43AC" w14:textId="77E1ACBC" w:rsidR="006001A2" w:rsidRDefault="00EE501D">
            <w:pPr>
              <w:spacing w:after="0" w:line="252" w:lineRule="auto"/>
              <w:rPr>
                <w:del w:id="930" w:author="OpenAI Codex" w:date="2026-10-11T06:02:09Z"/>
              </w:rPr>
            </w:pPr>
            <w:del w:id="929" w:author="OpenAI Codex" w:date="2026-10-11T06:02:09Z">
              <w:r>
                <w:delText>12</w:delText>
              </w:r>
            </w:del>
          </w:p>
        </w:tc>
        <w:tc>
          <w:tcPr>
            <w:tcW w:w="3077" w:type="dxa"/>
            <w:tcMar>
              <w:top w:w="60" w:type="dxa"/>
              <w:left w:w="80" w:type="dxa"/>
              <w:bottom w:w="60" w:type="dxa"/>
              <w:right w:w="80" w:type="dxa"/>
            </w:tcMar>
            <w:vAlign w:val="center"/>
          </w:tcPr>
          <w:p w14:paraId="3562EF3B" w14:textId="22FA6895" w:rsidR="006001A2" w:rsidRDefault="00EE501D">
            <w:pPr>
              <w:spacing w:after="0" w:line="252" w:lineRule="auto"/>
              <w:rPr>
                <w:del w:id="932" w:author="OpenAI Codex" w:date="2026-10-11T06:02:09Z"/>
              </w:rPr>
            </w:pPr>
            <w:del w:id="931" w:author="OpenAI Codex" w:date="2026-10-11T06:02:09Z">
              <w:r>
                <w:delText>Retrospective sensitivity result, validation rank 12. Train–validation gap is descriptive; this grid did not select the retained final recipe.</w:delText>
              </w:r>
            </w:del>
          </w:p>
        </w:tc>
      </w:tr>
      <w:tr w:rsidR="006001A2" w14:paraId="59563467" w14:textId="77777777">
        <w:trPr>
          <w:cantSplit/>
          <w:jc w:val="center"/>
          <w:del w:id="1156" w:author="OpenAI Codex" w:date="2026-10-11T06:02:09Z"/>
        </w:trPr>
        <w:tc>
          <w:tcPr>
            <w:tcW w:w="1041" w:type="dxa"/>
            <w:shd w:val="clear" w:color="auto" w:fill="F8FAFC"/>
            <w:tcMar>
              <w:top w:w="60" w:type="dxa"/>
              <w:left w:w="80" w:type="dxa"/>
              <w:bottom w:w="60" w:type="dxa"/>
              <w:right w:w="80" w:type="dxa"/>
            </w:tcMar>
            <w:vAlign w:val="center"/>
          </w:tcPr>
          <w:p w14:paraId="715957D9" w14:textId="7B8AD093" w:rsidR="006001A2" w:rsidRDefault="00EE501D">
            <w:pPr>
              <w:spacing w:after="0" w:line="252" w:lineRule="auto"/>
              <w:rPr>
                <w:del w:id="934" w:author="OpenAI Codex" w:date="2026-10-11T06:02:09Z"/>
              </w:rPr>
            </w:pPr>
            <w:del w:id="933" w:author="OpenAI Codex" w:date="2026-10-11T06:02:09Z">
              <w:r>
                <w:delText>Decision Tree</w:delText>
              </w:r>
            </w:del>
          </w:p>
        </w:tc>
        <w:tc>
          <w:tcPr>
            <w:tcW w:w="1338" w:type="dxa"/>
            <w:shd w:val="clear" w:color="auto" w:fill="F8FAFC"/>
            <w:tcMar>
              <w:top w:w="60" w:type="dxa"/>
              <w:left w:w="80" w:type="dxa"/>
              <w:bottom w:w="60" w:type="dxa"/>
              <w:right w:w="80" w:type="dxa"/>
            </w:tcMar>
            <w:vAlign w:val="center"/>
          </w:tcPr>
          <w:p w14:paraId="0B8C1253" w14:textId="17709D4D" w:rsidR="006001A2" w:rsidRDefault="00EE501D">
            <w:pPr>
              <w:spacing w:after="0" w:line="252" w:lineRule="auto"/>
              <w:rPr>
                <w:del w:id="936" w:author="OpenAI Codex" w:date="2026-10-11T06:02:09Z"/>
              </w:rPr>
            </w:pPr>
            <w:del w:id="935" w:author="OpenAI Codex" w:date="2026-10-11T06:02:09Z">
              <w:r>
                <w:delText>d=8, L=50</w:delText>
              </w:r>
            </w:del>
          </w:p>
        </w:tc>
        <w:tc>
          <w:tcPr>
            <w:tcW w:w="785" w:type="dxa"/>
            <w:shd w:val="clear" w:color="auto" w:fill="F8FAFC"/>
            <w:tcMar>
              <w:top w:w="60" w:type="dxa"/>
              <w:left w:w="80" w:type="dxa"/>
              <w:bottom w:w="60" w:type="dxa"/>
              <w:right w:w="80" w:type="dxa"/>
            </w:tcMar>
            <w:vAlign w:val="center"/>
          </w:tcPr>
          <w:p w14:paraId="17A7C29C" w14:textId="564F5D3A" w:rsidR="006001A2" w:rsidRDefault="00EE501D">
            <w:pPr>
              <w:spacing w:after="0" w:line="252" w:lineRule="auto"/>
              <w:jc w:val="center"/>
              <w:rPr>
                <w:del w:id="938" w:author="OpenAI Codex" w:date="2026-10-11T06:02:09Z"/>
              </w:rPr>
            </w:pPr>
            <w:del w:id="937" w:author="OpenAI Codex" w:date="2026-10-11T06:02:09Z">
              <w:r>
                <w:delText>0.1833</w:delText>
              </w:r>
            </w:del>
          </w:p>
        </w:tc>
        <w:tc>
          <w:tcPr>
            <w:tcW w:w="875" w:type="dxa"/>
            <w:shd w:val="clear" w:color="auto" w:fill="F8FAFC"/>
            <w:tcMar>
              <w:top w:w="60" w:type="dxa"/>
              <w:left w:w="80" w:type="dxa"/>
              <w:bottom w:w="60" w:type="dxa"/>
              <w:right w:w="80" w:type="dxa"/>
            </w:tcMar>
            <w:vAlign w:val="center"/>
          </w:tcPr>
          <w:p w14:paraId="19E1A6F4" w14:textId="3DB85422" w:rsidR="006001A2" w:rsidRDefault="00EE501D">
            <w:pPr>
              <w:spacing w:after="0" w:line="252" w:lineRule="auto"/>
              <w:jc w:val="center"/>
              <w:rPr>
                <w:del w:id="940" w:author="OpenAI Codex" w:date="2026-10-11T06:02:09Z"/>
              </w:rPr>
            </w:pPr>
            <w:del w:id="939" w:author="OpenAI Codex" w:date="2026-10-11T06:02:09Z">
              <w:r>
                <w:delText>0.0491</w:delText>
              </w:r>
            </w:del>
          </w:p>
        </w:tc>
        <w:tc>
          <w:tcPr>
            <w:tcW w:w="875" w:type="dxa"/>
            <w:shd w:val="clear" w:color="auto" w:fill="F8FAFC"/>
            <w:tcMar>
              <w:top w:w="60" w:type="dxa"/>
              <w:left w:w="80" w:type="dxa"/>
              <w:bottom w:w="60" w:type="dxa"/>
              <w:right w:w="80" w:type="dxa"/>
            </w:tcMar>
            <w:vAlign w:val="center"/>
          </w:tcPr>
          <w:p w14:paraId="00CE8EAD" w14:textId="638082ED" w:rsidR="006001A2" w:rsidRDefault="00EE501D">
            <w:pPr>
              <w:spacing w:after="0" w:line="252" w:lineRule="auto"/>
              <w:jc w:val="center"/>
              <w:rPr>
                <w:del w:id="942" w:author="OpenAI Codex" w:date="2026-10-11T06:02:09Z"/>
              </w:rPr>
            </w:pPr>
            <w:del w:id="941" w:author="OpenAI Codex" w:date="2026-10-11T06:02:09Z">
              <w:r>
                <w:delText>0.2313</w:delText>
              </w:r>
            </w:del>
          </w:p>
        </w:tc>
        <w:tc>
          <w:tcPr>
            <w:tcW w:w="1041" w:type="dxa"/>
            <w:shd w:val="clear" w:color="auto" w:fill="F8FAFC"/>
            <w:tcMar>
              <w:top w:w="60" w:type="dxa"/>
              <w:left w:w="80" w:type="dxa"/>
              <w:bottom w:w="60" w:type="dxa"/>
              <w:right w:w="80" w:type="dxa"/>
            </w:tcMar>
            <w:vAlign w:val="center"/>
          </w:tcPr>
          <w:p w14:paraId="0F442086" w14:textId="542BB17C" w:rsidR="006001A2" w:rsidRDefault="00EE501D">
            <w:pPr>
              <w:spacing w:after="0" w:line="252" w:lineRule="auto"/>
              <w:jc w:val="center"/>
              <w:rPr>
                <w:del w:id="944" w:author="OpenAI Codex" w:date="2026-10-11T06:02:09Z"/>
              </w:rPr>
            </w:pPr>
            <w:del w:id="943" w:author="OpenAI Codex" w:date="2026-10-11T06:02:09Z">
              <w:r>
                <w:delText>+0.0480</w:delText>
              </w:r>
            </w:del>
          </w:p>
        </w:tc>
        <w:tc>
          <w:tcPr>
            <w:tcW w:w="1001" w:type="dxa"/>
            <w:shd w:val="clear" w:color="auto" w:fill="F8FAFC"/>
            <w:tcMar>
              <w:top w:w="60" w:type="dxa"/>
              <w:left w:w="80" w:type="dxa"/>
              <w:bottom w:w="60" w:type="dxa"/>
              <w:right w:w="80" w:type="dxa"/>
            </w:tcMar>
            <w:vAlign w:val="center"/>
          </w:tcPr>
          <w:p w14:paraId="43A06576" w14:textId="2B44D7C3" w:rsidR="006001A2" w:rsidRDefault="00EE501D">
            <w:pPr>
              <w:spacing w:after="0" w:line="252" w:lineRule="auto"/>
              <w:rPr>
                <w:del w:id="946" w:author="OpenAI Codex" w:date="2026-10-11T06:02:09Z"/>
              </w:rPr>
            </w:pPr>
            <w:del w:id="945" w:author="OpenAI Codex" w:date="2026-10-11T06:02:09Z">
              <w:r>
                <w:delText>11</w:delText>
              </w:r>
            </w:del>
          </w:p>
        </w:tc>
        <w:tc>
          <w:tcPr>
            <w:tcW w:w="3077" w:type="dxa"/>
            <w:shd w:val="clear" w:color="auto" w:fill="F8FAFC"/>
            <w:tcMar>
              <w:top w:w="60" w:type="dxa"/>
              <w:left w:w="80" w:type="dxa"/>
              <w:bottom w:w="60" w:type="dxa"/>
              <w:right w:w="80" w:type="dxa"/>
            </w:tcMar>
            <w:vAlign w:val="center"/>
          </w:tcPr>
          <w:p w14:paraId="7B61285B" w14:textId="6931886E" w:rsidR="006001A2" w:rsidRDefault="00EE501D">
            <w:pPr>
              <w:spacing w:after="0" w:line="252" w:lineRule="auto"/>
              <w:rPr>
                <w:del w:id="948" w:author="OpenAI Codex" w:date="2026-10-11T06:02:09Z"/>
              </w:rPr>
            </w:pPr>
            <w:del w:id="947" w:author="OpenAI Codex" w:date="2026-10-11T06:02:09Z">
              <w:r>
                <w:delText>Retrospective sensitivity result, validation rank 11. Train–validation gap is descriptive; this grid did not select the retained final recipe.</w:delText>
              </w:r>
            </w:del>
          </w:p>
        </w:tc>
      </w:tr>
      <w:tr w:rsidR="006001A2" w14:paraId="5F1E9430" w14:textId="77777777">
        <w:trPr>
          <w:cantSplit/>
          <w:jc w:val="center"/>
          <w:del w:id="1157" w:author="OpenAI Codex" w:date="2026-10-11T06:02:09Z"/>
        </w:trPr>
        <w:tc>
          <w:tcPr>
            <w:tcW w:w="1041" w:type="dxa"/>
            <w:tcMar>
              <w:top w:w="60" w:type="dxa"/>
              <w:left w:w="80" w:type="dxa"/>
              <w:bottom w:w="60" w:type="dxa"/>
              <w:right w:w="80" w:type="dxa"/>
            </w:tcMar>
            <w:vAlign w:val="center"/>
          </w:tcPr>
          <w:p w14:paraId="5B252B4F" w14:textId="2C4BCA77" w:rsidR="006001A2" w:rsidRDefault="00EE501D">
            <w:pPr>
              <w:spacing w:after="0" w:line="252" w:lineRule="auto"/>
              <w:rPr>
                <w:del w:id="950" w:author="OpenAI Codex" w:date="2026-10-11T06:02:09Z"/>
              </w:rPr>
            </w:pPr>
            <w:del w:id="949" w:author="OpenAI Codex" w:date="2026-10-11T06:02:09Z">
              <w:r>
                <w:delText>Decision Tree</w:delText>
              </w:r>
            </w:del>
          </w:p>
        </w:tc>
        <w:tc>
          <w:tcPr>
            <w:tcW w:w="1338" w:type="dxa"/>
            <w:tcMar>
              <w:top w:w="60" w:type="dxa"/>
              <w:left w:w="80" w:type="dxa"/>
              <w:bottom w:w="60" w:type="dxa"/>
              <w:right w:w="80" w:type="dxa"/>
            </w:tcMar>
            <w:vAlign w:val="center"/>
          </w:tcPr>
          <w:p w14:paraId="3BFB5203" w14:textId="72A2FD49" w:rsidR="006001A2" w:rsidRDefault="00EE501D">
            <w:pPr>
              <w:spacing w:after="0" w:line="252" w:lineRule="auto"/>
              <w:rPr>
                <w:del w:id="952" w:author="OpenAI Codex" w:date="2026-10-11T06:02:09Z"/>
              </w:rPr>
            </w:pPr>
            <w:del w:id="951" w:author="OpenAI Codex" w:date="2026-10-11T06:02:09Z">
              <w:r>
                <w:delText>d=8, L=100</w:delText>
              </w:r>
            </w:del>
          </w:p>
        </w:tc>
        <w:tc>
          <w:tcPr>
            <w:tcW w:w="785" w:type="dxa"/>
            <w:tcMar>
              <w:top w:w="60" w:type="dxa"/>
              <w:left w:w="80" w:type="dxa"/>
              <w:bottom w:w="60" w:type="dxa"/>
              <w:right w:w="80" w:type="dxa"/>
            </w:tcMar>
            <w:vAlign w:val="center"/>
          </w:tcPr>
          <w:p w14:paraId="33860E8A" w14:textId="71DBD35A" w:rsidR="006001A2" w:rsidRDefault="00EE501D">
            <w:pPr>
              <w:spacing w:after="0" w:line="252" w:lineRule="auto"/>
              <w:jc w:val="center"/>
              <w:rPr>
                <w:del w:id="954" w:author="OpenAI Codex" w:date="2026-10-11T06:02:09Z"/>
              </w:rPr>
            </w:pPr>
            <w:del w:id="953" w:author="OpenAI Codex" w:date="2026-10-11T06:02:09Z">
              <w:r>
                <w:delText>0.1922</w:delText>
              </w:r>
            </w:del>
          </w:p>
        </w:tc>
        <w:tc>
          <w:tcPr>
            <w:tcW w:w="875" w:type="dxa"/>
            <w:tcMar>
              <w:top w:w="60" w:type="dxa"/>
              <w:left w:w="80" w:type="dxa"/>
              <w:bottom w:w="60" w:type="dxa"/>
              <w:right w:w="80" w:type="dxa"/>
            </w:tcMar>
            <w:vAlign w:val="center"/>
          </w:tcPr>
          <w:p w14:paraId="38E8889E" w14:textId="19480AE0" w:rsidR="006001A2" w:rsidRDefault="00EE501D">
            <w:pPr>
              <w:spacing w:after="0" w:line="252" w:lineRule="auto"/>
              <w:jc w:val="center"/>
              <w:rPr>
                <w:del w:id="956" w:author="OpenAI Codex" w:date="2026-10-11T06:02:09Z"/>
              </w:rPr>
            </w:pPr>
            <w:del w:id="955" w:author="OpenAI Codex" w:date="2026-10-11T06:02:09Z">
              <w:r>
                <w:delText>0.0517</w:delText>
              </w:r>
            </w:del>
          </w:p>
        </w:tc>
        <w:tc>
          <w:tcPr>
            <w:tcW w:w="875" w:type="dxa"/>
            <w:tcMar>
              <w:top w:w="60" w:type="dxa"/>
              <w:left w:w="80" w:type="dxa"/>
              <w:bottom w:w="60" w:type="dxa"/>
              <w:right w:w="80" w:type="dxa"/>
            </w:tcMar>
            <w:vAlign w:val="center"/>
          </w:tcPr>
          <w:p w14:paraId="4BCDEFFD" w14:textId="7BD5EB7E" w:rsidR="006001A2" w:rsidRDefault="00EE501D">
            <w:pPr>
              <w:spacing w:after="0" w:line="252" w:lineRule="auto"/>
              <w:jc w:val="center"/>
              <w:rPr>
                <w:del w:id="958" w:author="OpenAI Codex" w:date="2026-10-11T06:02:09Z"/>
              </w:rPr>
            </w:pPr>
            <w:del w:id="957" w:author="OpenAI Codex" w:date="2026-10-11T06:02:09Z">
              <w:r>
                <w:delText>0.2182</w:delText>
              </w:r>
            </w:del>
          </w:p>
        </w:tc>
        <w:tc>
          <w:tcPr>
            <w:tcW w:w="1041" w:type="dxa"/>
            <w:tcMar>
              <w:top w:w="60" w:type="dxa"/>
              <w:left w:w="80" w:type="dxa"/>
              <w:bottom w:w="60" w:type="dxa"/>
              <w:right w:w="80" w:type="dxa"/>
            </w:tcMar>
            <w:vAlign w:val="center"/>
          </w:tcPr>
          <w:p w14:paraId="367C878A" w14:textId="58B842D9" w:rsidR="006001A2" w:rsidRDefault="00EE501D">
            <w:pPr>
              <w:spacing w:after="0" w:line="252" w:lineRule="auto"/>
              <w:jc w:val="center"/>
              <w:rPr>
                <w:del w:id="960" w:author="OpenAI Codex" w:date="2026-10-11T06:02:09Z"/>
              </w:rPr>
            </w:pPr>
            <w:del w:id="959" w:author="OpenAI Codex" w:date="2026-10-11T06:02:09Z">
              <w:r>
                <w:delText>+0.0260</w:delText>
              </w:r>
            </w:del>
          </w:p>
        </w:tc>
        <w:tc>
          <w:tcPr>
            <w:tcW w:w="1001" w:type="dxa"/>
            <w:tcMar>
              <w:top w:w="60" w:type="dxa"/>
              <w:left w:w="80" w:type="dxa"/>
              <w:bottom w:w="60" w:type="dxa"/>
              <w:right w:w="80" w:type="dxa"/>
            </w:tcMar>
            <w:vAlign w:val="center"/>
          </w:tcPr>
          <w:p w14:paraId="62688FAC" w14:textId="2FE96543" w:rsidR="006001A2" w:rsidRDefault="00EE501D">
            <w:pPr>
              <w:spacing w:after="0" w:line="252" w:lineRule="auto"/>
              <w:rPr>
                <w:del w:id="962" w:author="OpenAI Codex" w:date="2026-10-11T06:02:09Z"/>
              </w:rPr>
            </w:pPr>
            <w:del w:id="961" w:author="OpenAI Codex" w:date="2026-10-11T06:02:09Z">
              <w:r>
                <w:delText>5</w:delText>
              </w:r>
            </w:del>
          </w:p>
        </w:tc>
        <w:tc>
          <w:tcPr>
            <w:tcW w:w="3077" w:type="dxa"/>
            <w:tcMar>
              <w:top w:w="60" w:type="dxa"/>
              <w:left w:w="80" w:type="dxa"/>
              <w:bottom w:w="60" w:type="dxa"/>
              <w:right w:w="80" w:type="dxa"/>
            </w:tcMar>
            <w:vAlign w:val="center"/>
          </w:tcPr>
          <w:p w14:paraId="605CB1D1" w14:textId="1D0BA58E" w:rsidR="006001A2" w:rsidRDefault="00EE501D">
            <w:pPr>
              <w:spacing w:after="0" w:line="252" w:lineRule="auto"/>
              <w:rPr>
                <w:del w:id="964" w:author="OpenAI Codex" w:date="2026-10-11T06:02:09Z"/>
              </w:rPr>
            </w:pPr>
            <w:del w:id="963" w:author="OpenAI Codex" w:date="2026-10-11T06:02:09Z">
              <w:r>
                <w:delText>Retrospective sensitivity result, validation rank 5. Train–validation gap is descriptive; this grid did not select the retained final recipe.</w:delText>
              </w:r>
            </w:del>
          </w:p>
        </w:tc>
      </w:tr>
      <w:tr w:rsidR="006001A2" w14:paraId="69FED9BF" w14:textId="77777777">
        <w:trPr>
          <w:cantSplit/>
          <w:jc w:val="center"/>
          <w:del w:id="1158" w:author="OpenAI Codex" w:date="2026-10-11T06:02:09Z"/>
        </w:trPr>
        <w:tc>
          <w:tcPr>
            <w:tcW w:w="1041" w:type="dxa"/>
            <w:shd w:val="clear" w:color="auto" w:fill="F8FAFC"/>
            <w:tcMar>
              <w:top w:w="60" w:type="dxa"/>
              <w:left w:w="80" w:type="dxa"/>
              <w:bottom w:w="60" w:type="dxa"/>
              <w:right w:w="80" w:type="dxa"/>
            </w:tcMar>
            <w:vAlign w:val="center"/>
          </w:tcPr>
          <w:p w14:paraId="3327D98B" w14:textId="62DAF906" w:rsidR="006001A2" w:rsidRDefault="00EE501D">
            <w:pPr>
              <w:spacing w:after="0" w:line="252" w:lineRule="auto"/>
              <w:rPr>
                <w:del w:id="966" w:author="OpenAI Codex" w:date="2026-10-11T06:02:09Z"/>
              </w:rPr>
            </w:pPr>
            <w:del w:id="965" w:author="OpenAI Codex" w:date="2026-10-11T06:02:09Z">
              <w:r>
                <w:delText>Decision Tree</w:delText>
              </w:r>
            </w:del>
          </w:p>
        </w:tc>
        <w:tc>
          <w:tcPr>
            <w:tcW w:w="1338" w:type="dxa"/>
            <w:shd w:val="clear" w:color="auto" w:fill="F8FAFC"/>
            <w:tcMar>
              <w:top w:w="60" w:type="dxa"/>
              <w:left w:w="80" w:type="dxa"/>
              <w:bottom w:w="60" w:type="dxa"/>
              <w:right w:w="80" w:type="dxa"/>
            </w:tcMar>
            <w:vAlign w:val="center"/>
          </w:tcPr>
          <w:p w14:paraId="1AD176C0" w14:textId="05903D1D" w:rsidR="006001A2" w:rsidRDefault="00EE501D">
            <w:pPr>
              <w:spacing w:after="0" w:line="252" w:lineRule="auto"/>
              <w:rPr>
                <w:del w:id="968" w:author="OpenAI Codex" w:date="2026-10-11T06:02:09Z"/>
              </w:rPr>
            </w:pPr>
            <w:del w:id="967" w:author="OpenAI Codex" w:date="2026-10-11T06:02:09Z">
              <w:r>
                <w:delText>d=8, L=200</w:delText>
              </w:r>
            </w:del>
          </w:p>
        </w:tc>
        <w:tc>
          <w:tcPr>
            <w:tcW w:w="785" w:type="dxa"/>
            <w:shd w:val="clear" w:color="auto" w:fill="F8FAFC"/>
            <w:tcMar>
              <w:top w:w="60" w:type="dxa"/>
              <w:left w:w="80" w:type="dxa"/>
              <w:bottom w:w="60" w:type="dxa"/>
              <w:right w:w="80" w:type="dxa"/>
            </w:tcMar>
            <w:vAlign w:val="center"/>
          </w:tcPr>
          <w:p w14:paraId="70C561A3" w14:textId="09854486" w:rsidR="006001A2" w:rsidRDefault="00EE501D">
            <w:pPr>
              <w:spacing w:after="0" w:line="252" w:lineRule="auto"/>
              <w:jc w:val="center"/>
              <w:rPr>
                <w:del w:id="970" w:author="OpenAI Codex" w:date="2026-10-11T06:02:09Z"/>
              </w:rPr>
            </w:pPr>
            <w:del w:id="969" w:author="OpenAI Codex" w:date="2026-10-11T06:02:09Z">
              <w:r>
                <w:delText>0.1947</w:delText>
              </w:r>
            </w:del>
          </w:p>
        </w:tc>
        <w:tc>
          <w:tcPr>
            <w:tcW w:w="875" w:type="dxa"/>
            <w:shd w:val="clear" w:color="auto" w:fill="F8FAFC"/>
            <w:tcMar>
              <w:top w:w="60" w:type="dxa"/>
              <w:left w:w="80" w:type="dxa"/>
              <w:bottom w:w="60" w:type="dxa"/>
              <w:right w:w="80" w:type="dxa"/>
            </w:tcMar>
            <w:vAlign w:val="center"/>
          </w:tcPr>
          <w:p w14:paraId="5F3FABC4" w14:textId="58A28AFD" w:rsidR="006001A2" w:rsidRDefault="00EE501D">
            <w:pPr>
              <w:spacing w:after="0" w:line="252" w:lineRule="auto"/>
              <w:jc w:val="center"/>
              <w:rPr>
                <w:del w:id="972" w:author="OpenAI Codex" w:date="2026-10-11T06:02:09Z"/>
              </w:rPr>
            </w:pPr>
            <w:del w:id="971" w:author="OpenAI Codex" w:date="2026-10-11T06:02:09Z">
              <w:r>
                <w:delText>0.0485</w:delText>
              </w:r>
            </w:del>
          </w:p>
        </w:tc>
        <w:tc>
          <w:tcPr>
            <w:tcW w:w="875" w:type="dxa"/>
            <w:shd w:val="clear" w:color="auto" w:fill="F8FAFC"/>
            <w:tcMar>
              <w:top w:w="60" w:type="dxa"/>
              <w:left w:w="80" w:type="dxa"/>
              <w:bottom w:w="60" w:type="dxa"/>
              <w:right w:w="80" w:type="dxa"/>
            </w:tcMar>
            <w:vAlign w:val="center"/>
          </w:tcPr>
          <w:p w14:paraId="28AD5A4B" w14:textId="6EBB0298" w:rsidR="006001A2" w:rsidRDefault="00EE501D">
            <w:pPr>
              <w:spacing w:after="0" w:line="252" w:lineRule="auto"/>
              <w:jc w:val="center"/>
              <w:rPr>
                <w:del w:id="974" w:author="OpenAI Codex" w:date="2026-10-11T06:02:09Z"/>
              </w:rPr>
            </w:pPr>
            <w:del w:id="973" w:author="OpenAI Codex" w:date="2026-10-11T06:02:09Z">
              <w:r>
                <w:delText>0.2056</w:delText>
              </w:r>
            </w:del>
          </w:p>
        </w:tc>
        <w:tc>
          <w:tcPr>
            <w:tcW w:w="1041" w:type="dxa"/>
            <w:shd w:val="clear" w:color="auto" w:fill="F8FAFC"/>
            <w:tcMar>
              <w:top w:w="60" w:type="dxa"/>
              <w:left w:w="80" w:type="dxa"/>
              <w:bottom w:w="60" w:type="dxa"/>
              <w:right w:w="80" w:type="dxa"/>
            </w:tcMar>
            <w:vAlign w:val="center"/>
          </w:tcPr>
          <w:p w14:paraId="1D6DABCA" w14:textId="175F76A2" w:rsidR="006001A2" w:rsidRDefault="00EE501D">
            <w:pPr>
              <w:spacing w:after="0" w:line="252" w:lineRule="auto"/>
              <w:jc w:val="center"/>
              <w:rPr>
                <w:del w:id="976" w:author="OpenAI Codex" w:date="2026-10-11T06:02:09Z"/>
              </w:rPr>
            </w:pPr>
            <w:del w:id="975" w:author="OpenAI Codex" w:date="2026-10-11T06:02:09Z">
              <w:r>
                <w:delText>+0.0109</w:delText>
              </w:r>
            </w:del>
          </w:p>
        </w:tc>
        <w:tc>
          <w:tcPr>
            <w:tcW w:w="1001" w:type="dxa"/>
            <w:shd w:val="clear" w:color="auto" w:fill="F8FAFC"/>
            <w:tcMar>
              <w:top w:w="60" w:type="dxa"/>
              <w:left w:w="80" w:type="dxa"/>
              <w:bottom w:w="60" w:type="dxa"/>
              <w:right w:w="80" w:type="dxa"/>
            </w:tcMar>
            <w:vAlign w:val="center"/>
          </w:tcPr>
          <w:p w14:paraId="1364353C" w14:textId="4456F09B" w:rsidR="006001A2" w:rsidRDefault="00EE501D">
            <w:pPr>
              <w:spacing w:after="0" w:line="252" w:lineRule="auto"/>
              <w:rPr>
                <w:del w:id="978" w:author="OpenAI Codex" w:date="2026-10-11T06:02:09Z"/>
              </w:rPr>
            </w:pPr>
            <w:del w:id="977" w:author="OpenAI Codex" w:date="2026-10-11T06:02:09Z">
              <w:r>
                <w:delText>2</w:delText>
              </w:r>
            </w:del>
          </w:p>
        </w:tc>
        <w:tc>
          <w:tcPr>
            <w:tcW w:w="3077" w:type="dxa"/>
            <w:shd w:val="clear" w:color="auto" w:fill="F8FAFC"/>
            <w:tcMar>
              <w:top w:w="60" w:type="dxa"/>
              <w:left w:w="80" w:type="dxa"/>
              <w:bottom w:w="60" w:type="dxa"/>
              <w:right w:w="80" w:type="dxa"/>
            </w:tcMar>
            <w:vAlign w:val="center"/>
          </w:tcPr>
          <w:p w14:paraId="065AF1E7" w14:textId="37846F67" w:rsidR="006001A2" w:rsidRDefault="00EE501D">
            <w:pPr>
              <w:spacing w:after="0" w:line="252" w:lineRule="auto"/>
              <w:rPr>
                <w:del w:id="980" w:author="OpenAI Codex" w:date="2026-10-11T06:02:09Z"/>
              </w:rPr>
            </w:pPr>
            <w:del w:id="979" w:author="OpenAI Codex" w:date="2026-10-11T06:02:09Z">
              <w:r>
                <w:delText>Retrospective sensitivity result, validation rank 2. Train–validation gap is descriptive; this grid did not select the retained final recipe.</w:delText>
              </w:r>
            </w:del>
          </w:p>
        </w:tc>
      </w:tr>
      <w:tr w:rsidR="006001A2" w14:paraId="668D1EAB" w14:textId="77777777">
        <w:trPr>
          <w:cantSplit/>
          <w:jc w:val="center"/>
          <w:del w:id="1159" w:author="OpenAI Codex" w:date="2026-10-11T06:02:09Z"/>
        </w:trPr>
        <w:tc>
          <w:tcPr>
            <w:tcW w:w="1041" w:type="dxa"/>
            <w:tcMar>
              <w:top w:w="60" w:type="dxa"/>
              <w:left w:w="80" w:type="dxa"/>
              <w:bottom w:w="60" w:type="dxa"/>
              <w:right w:w="80" w:type="dxa"/>
            </w:tcMar>
            <w:vAlign w:val="center"/>
          </w:tcPr>
          <w:p w14:paraId="70F46261" w14:textId="6EB296EF" w:rsidR="006001A2" w:rsidRDefault="00EE501D">
            <w:pPr>
              <w:spacing w:after="0" w:line="252" w:lineRule="auto"/>
              <w:rPr>
                <w:del w:id="982" w:author="OpenAI Codex" w:date="2026-10-11T06:02:09Z"/>
              </w:rPr>
            </w:pPr>
            <w:del w:id="981" w:author="OpenAI Codex" w:date="2026-10-11T06:02:09Z">
              <w:r>
                <w:delText>Decision Tree</w:delText>
              </w:r>
            </w:del>
          </w:p>
        </w:tc>
        <w:tc>
          <w:tcPr>
            <w:tcW w:w="1338" w:type="dxa"/>
            <w:tcMar>
              <w:top w:w="60" w:type="dxa"/>
              <w:left w:w="80" w:type="dxa"/>
              <w:bottom w:w="60" w:type="dxa"/>
              <w:right w:w="80" w:type="dxa"/>
            </w:tcMar>
            <w:vAlign w:val="center"/>
          </w:tcPr>
          <w:p w14:paraId="6A6F15F4" w14:textId="54554AD4" w:rsidR="006001A2" w:rsidRDefault="00EE501D">
            <w:pPr>
              <w:spacing w:after="0" w:line="252" w:lineRule="auto"/>
              <w:rPr>
                <w:del w:id="984" w:author="OpenAI Codex" w:date="2026-10-11T06:02:09Z"/>
              </w:rPr>
            </w:pPr>
            <w:del w:id="983" w:author="OpenAI Codex" w:date="2026-10-11T06:02:09Z">
              <w:r>
                <w:delText>d=10, L=20</w:delText>
              </w:r>
            </w:del>
          </w:p>
        </w:tc>
        <w:tc>
          <w:tcPr>
            <w:tcW w:w="785" w:type="dxa"/>
            <w:tcMar>
              <w:top w:w="60" w:type="dxa"/>
              <w:left w:w="80" w:type="dxa"/>
              <w:bottom w:w="60" w:type="dxa"/>
              <w:right w:w="80" w:type="dxa"/>
            </w:tcMar>
            <w:vAlign w:val="center"/>
          </w:tcPr>
          <w:p w14:paraId="42AA0F14" w14:textId="67249888" w:rsidR="006001A2" w:rsidRDefault="00EE501D">
            <w:pPr>
              <w:spacing w:after="0" w:line="252" w:lineRule="auto"/>
              <w:jc w:val="center"/>
              <w:rPr>
                <w:del w:id="986" w:author="OpenAI Codex" w:date="2026-10-11T06:02:09Z"/>
              </w:rPr>
            </w:pPr>
            <w:del w:id="985" w:author="OpenAI Codex" w:date="2026-10-11T06:02:09Z">
              <w:r>
                <w:delText>0.1732</w:delText>
              </w:r>
            </w:del>
          </w:p>
        </w:tc>
        <w:tc>
          <w:tcPr>
            <w:tcW w:w="875" w:type="dxa"/>
            <w:tcMar>
              <w:top w:w="60" w:type="dxa"/>
              <w:left w:w="80" w:type="dxa"/>
              <w:bottom w:w="60" w:type="dxa"/>
              <w:right w:w="80" w:type="dxa"/>
            </w:tcMar>
            <w:vAlign w:val="center"/>
          </w:tcPr>
          <w:p w14:paraId="11113927" w14:textId="01FC7A5E" w:rsidR="006001A2" w:rsidRDefault="00EE501D">
            <w:pPr>
              <w:spacing w:after="0" w:line="252" w:lineRule="auto"/>
              <w:jc w:val="center"/>
              <w:rPr>
                <w:del w:id="988" w:author="OpenAI Codex" w:date="2026-10-11T06:02:09Z"/>
              </w:rPr>
            </w:pPr>
            <w:del w:id="987" w:author="OpenAI Codex" w:date="2026-10-11T06:02:09Z">
              <w:r>
                <w:delText>0.0401</w:delText>
              </w:r>
            </w:del>
          </w:p>
        </w:tc>
        <w:tc>
          <w:tcPr>
            <w:tcW w:w="875" w:type="dxa"/>
            <w:tcMar>
              <w:top w:w="60" w:type="dxa"/>
              <w:left w:w="80" w:type="dxa"/>
              <w:bottom w:w="60" w:type="dxa"/>
              <w:right w:w="80" w:type="dxa"/>
            </w:tcMar>
            <w:vAlign w:val="center"/>
          </w:tcPr>
          <w:p w14:paraId="5CCA3A33" w14:textId="4DEF1D46" w:rsidR="006001A2" w:rsidRDefault="00EE501D">
            <w:pPr>
              <w:spacing w:after="0" w:line="252" w:lineRule="auto"/>
              <w:jc w:val="center"/>
              <w:rPr>
                <w:del w:id="990" w:author="OpenAI Codex" w:date="2026-10-11T06:02:09Z"/>
              </w:rPr>
            </w:pPr>
            <w:del w:id="989" w:author="OpenAI Codex" w:date="2026-10-11T06:02:09Z">
              <w:r>
                <w:delText>0.2800</w:delText>
              </w:r>
            </w:del>
          </w:p>
        </w:tc>
        <w:tc>
          <w:tcPr>
            <w:tcW w:w="1041" w:type="dxa"/>
            <w:tcMar>
              <w:top w:w="60" w:type="dxa"/>
              <w:left w:w="80" w:type="dxa"/>
              <w:bottom w:w="60" w:type="dxa"/>
              <w:right w:w="80" w:type="dxa"/>
            </w:tcMar>
            <w:vAlign w:val="center"/>
          </w:tcPr>
          <w:p w14:paraId="552796BC" w14:textId="6942D7F4" w:rsidR="006001A2" w:rsidRDefault="00EE501D">
            <w:pPr>
              <w:spacing w:after="0" w:line="252" w:lineRule="auto"/>
              <w:jc w:val="center"/>
              <w:rPr>
                <w:del w:id="992" w:author="OpenAI Codex" w:date="2026-10-11T06:02:09Z"/>
              </w:rPr>
            </w:pPr>
            <w:del w:id="991" w:author="OpenAI Codex" w:date="2026-10-11T06:02:09Z">
              <w:r>
                <w:delText>+0.1068</w:delText>
              </w:r>
            </w:del>
          </w:p>
        </w:tc>
        <w:tc>
          <w:tcPr>
            <w:tcW w:w="1001" w:type="dxa"/>
            <w:tcMar>
              <w:top w:w="60" w:type="dxa"/>
              <w:left w:w="80" w:type="dxa"/>
              <w:bottom w:w="60" w:type="dxa"/>
              <w:right w:w="80" w:type="dxa"/>
            </w:tcMar>
            <w:vAlign w:val="center"/>
          </w:tcPr>
          <w:p w14:paraId="6ACE8CD3" w14:textId="44638E19" w:rsidR="006001A2" w:rsidRDefault="00EE501D">
            <w:pPr>
              <w:spacing w:after="0" w:line="252" w:lineRule="auto"/>
              <w:rPr>
                <w:del w:id="994" w:author="OpenAI Codex" w:date="2026-10-11T06:02:09Z"/>
              </w:rPr>
            </w:pPr>
            <w:del w:id="993" w:author="OpenAI Codex" w:date="2026-10-11T06:02:09Z">
              <w:r>
                <w:delText>16</w:delText>
              </w:r>
            </w:del>
          </w:p>
        </w:tc>
        <w:tc>
          <w:tcPr>
            <w:tcW w:w="3077" w:type="dxa"/>
            <w:tcMar>
              <w:top w:w="60" w:type="dxa"/>
              <w:left w:w="80" w:type="dxa"/>
              <w:bottom w:w="60" w:type="dxa"/>
              <w:right w:w="80" w:type="dxa"/>
            </w:tcMar>
            <w:vAlign w:val="center"/>
          </w:tcPr>
          <w:p w14:paraId="10FD7563" w14:textId="08EABAE1" w:rsidR="006001A2" w:rsidRDefault="00EE501D">
            <w:pPr>
              <w:spacing w:after="0" w:line="252" w:lineRule="auto"/>
              <w:jc w:val="center"/>
              <w:rPr>
                <w:del w:id="996" w:author="OpenAI Codex" w:date="2026-10-11T06:02:09Z"/>
              </w:rPr>
            </w:pPr>
            <w:del w:id="995" w:author="OpenAI Codex" w:date="2026-10-11T06:02:09Z">
              <w:r>
                <w:delText>Retrospective sensitivity result, validation rank 16. Train–validation gap is descriptive; this grid did not select the retained final recipe.</w:delText>
              </w:r>
            </w:del>
          </w:p>
        </w:tc>
      </w:tr>
      <w:tr w:rsidR="006001A2" w14:paraId="419C2E36" w14:textId="77777777">
        <w:trPr>
          <w:cantSplit/>
          <w:jc w:val="center"/>
          <w:del w:id="1160" w:author="OpenAI Codex" w:date="2026-10-11T06:02:09Z"/>
        </w:trPr>
        <w:tc>
          <w:tcPr>
            <w:tcW w:w="1041" w:type="dxa"/>
            <w:shd w:val="clear" w:color="auto" w:fill="F8FAFC"/>
            <w:tcMar>
              <w:top w:w="60" w:type="dxa"/>
              <w:left w:w="80" w:type="dxa"/>
              <w:bottom w:w="60" w:type="dxa"/>
              <w:right w:w="80" w:type="dxa"/>
            </w:tcMar>
            <w:vAlign w:val="center"/>
          </w:tcPr>
          <w:p w14:paraId="4EDE7FCE" w14:textId="300FF652" w:rsidR="006001A2" w:rsidRDefault="00EE501D">
            <w:pPr>
              <w:spacing w:after="0" w:line="252" w:lineRule="auto"/>
              <w:rPr>
                <w:del w:id="998" w:author="OpenAI Codex" w:date="2026-10-11T06:02:09Z"/>
              </w:rPr>
            </w:pPr>
            <w:del w:id="997" w:author="OpenAI Codex" w:date="2026-10-11T06:02:09Z">
              <w:r>
                <w:lastRenderedPageBreak/>
                <w:delText>Decision Tree</w:delText>
              </w:r>
            </w:del>
          </w:p>
        </w:tc>
        <w:tc>
          <w:tcPr>
            <w:tcW w:w="1338" w:type="dxa"/>
            <w:shd w:val="clear" w:color="auto" w:fill="F8FAFC"/>
            <w:tcMar>
              <w:top w:w="60" w:type="dxa"/>
              <w:left w:w="80" w:type="dxa"/>
              <w:bottom w:w="60" w:type="dxa"/>
              <w:right w:w="80" w:type="dxa"/>
            </w:tcMar>
            <w:vAlign w:val="center"/>
          </w:tcPr>
          <w:p w14:paraId="48D9DB13" w14:textId="6F69848C" w:rsidR="006001A2" w:rsidRDefault="00EE501D">
            <w:pPr>
              <w:spacing w:after="0" w:line="252" w:lineRule="auto"/>
              <w:rPr>
                <w:del w:id="1000" w:author="OpenAI Codex" w:date="2026-10-11T06:02:09Z"/>
              </w:rPr>
            </w:pPr>
            <w:del w:id="999" w:author="OpenAI Codex" w:date="2026-10-11T06:02:09Z">
              <w:r>
                <w:delText>d=10, L=50</w:delText>
              </w:r>
            </w:del>
          </w:p>
        </w:tc>
        <w:tc>
          <w:tcPr>
            <w:tcW w:w="785" w:type="dxa"/>
            <w:shd w:val="clear" w:color="auto" w:fill="F8FAFC"/>
            <w:tcMar>
              <w:top w:w="60" w:type="dxa"/>
              <w:left w:w="80" w:type="dxa"/>
              <w:bottom w:w="60" w:type="dxa"/>
              <w:right w:w="80" w:type="dxa"/>
            </w:tcMar>
            <w:vAlign w:val="center"/>
          </w:tcPr>
          <w:p w14:paraId="68B64E8D" w14:textId="3E0EEA1E" w:rsidR="006001A2" w:rsidRDefault="00EE501D">
            <w:pPr>
              <w:spacing w:after="0" w:line="252" w:lineRule="auto"/>
              <w:jc w:val="center"/>
              <w:rPr>
                <w:del w:id="1002" w:author="OpenAI Codex" w:date="2026-10-11T06:02:09Z"/>
              </w:rPr>
            </w:pPr>
            <w:del w:id="1001" w:author="OpenAI Codex" w:date="2026-10-11T06:02:09Z">
              <w:r>
                <w:delText>0.1792</w:delText>
              </w:r>
            </w:del>
          </w:p>
        </w:tc>
        <w:tc>
          <w:tcPr>
            <w:tcW w:w="875" w:type="dxa"/>
            <w:shd w:val="clear" w:color="auto" w:fill="F8FAFC"/>
            <w:tcMar>
              <w:top w:w="60" w:type="dxa"/>
              <w:left w:w="80" w:type="dxa"/>
              <w:bottom w:w="60" w:type="dxa"/>
              <w:right w:w="80" w:type="dxa"/>
            </w:tcMar>
            <w:vAlign w:val="center"/>
          </w:tcPr>
          <w:p w14:paraId="34F07195" w14:textId="5D385318" w:rsidR="006001A2" w:rsidRDefault="00EE501D">
            <w:pPr>
              <w:spacing w:after="0" w:line="252" w:lineRule="auto"/>
              <w:jc w:val="center"/>
              <w:rPr>
                <w:del w:id="1004" w:author="OpenAI Codex" w:date="2026-10-11T06:02:09Z"/>
              </w:rPr>
            </w:pPr>
            <w:del w:id="1003" w:author="OpenAI Codex" w:date="2026-10-11T06:02:09Z">
              <w:r>
                <w:delText>0.0446</w:delText>
              </w:r>
            </w:del>
          </w:p>
        </w:tc>
        <w:tc>
          <w:tcPr>
            <w:tcW w:w="875" w:type="dxa"/>
            <w:shd w:val="clear" w:color="auto" w:fill="F8FAFC"/>
            <w:tcMar>
              <w:top w:w="60" w:type="dxa"/>
              <w:left w:w="80" w:type="dxa"/>
              <w:bottom w:w="60" w:type="dxa"/>
              <w:right w:w="80" w:type="dxa"/>
            </w:tcMar>
            <w:vAlign w:val="center"/>
          </w:tcPr>
          <w:p w14:paraId="07422C5C" w14:textId="54D8A386" w:rsidR="006001A2" w:rsidRDefault="00EE501D">
            <w:pPr>
              <w:spacing w:after="0" w:line="252" w:lineRule="auto"/>
              <w:jc w:val="center"/>
              <w:rPr>
                <w:del w:id="1006" w:author="OpenAI Codex" w:date="2026-10-11T06:02:09Z"/>
              </w:rPr>
            </w:pPr>
            <w:del w:id="1005" w:author="OpenAI Codex" w:date="2026-10-11T06:02:09Z">
              <w:r>
                <w:delText>0.2460</w:delText>
              </w:r>
            </w:del>
          </w:p>
        </w:tc>
        <w:tc>
          <w:tcPr>
            <w:tcW w:w="1041" w:type="dxa"/>
            <w:shd w:val="clear" w:color="auto" w:fill="F8FAFC"/>
            <w:tcMar>
              <w:top w:w="60" w:type="dxa"/>
              <w:left w:w="80" w:type="dxa"/>
              <w:bottom w:w="60" w:type="dxa"/>
              <w:right w:w="80" w:type="dxa"/>
            </w:tcMar>
            <w:vAlign w:val="center"/>
          </w:tcPr>
          <w:p w14:paraId="10AC86FD" w14:textId="1606236C" w:rsidR="006001A2" w:rsidRDefault="00EE501D">
            <w:pPr>
              <w:spacing w:after="0" w:line="252" w:lineRule="auto"/>
              <w:jc w:val="center"/>
              <w:rPr>
                <w:del w:id="1008" w:author="OpenAI Codex" w:date="2026-10-11T06:02:09Z"/>
              </w:rPr>
            </w:pPr>
            <w:del w:id="1007" w:author="OpenAI Codex" w:date="2026-10-11T06:02:09Z">
              <w:r>
                <w:delText>+0.0669</w:delText>
              </w:r>
            </w:del>
          </w:p>
        </w:tc>
        <w:tc>
          <w:tcPr>
            <w:tcW w:w="1001" w:type="dxa"/>
            <w:shd w:val="clear" w:color="auto" w:fill="F8FAFC"/>
            <w:tcMar>
              <w:top w:w="60" w:type="dxa"/>
              <w:left w:w="80" w:type="dxa"/>
              <w:bottom w:w="60" w:type="dxa"/>
              <w:right w:w="80" w:type="dxa"/>
            </w:tcMar>
            <w:vAlign w:val="center"/>
          </w:tcPr>
          <w:p w14:paraId="45C348EA" w14:textId="0489B49D" w:rsidR="006001A2" w:rsidRDefault="00EE501D">
            <w:pPr>
              <w:spacing w:after="0" w:line="252" w:lineRule="auto"/>
              <w:rPr>
                <w:del w:id="1010" w:author="OpenAI Codex" w:date="2026-10-11T06:02:09Z"/>
              </w:rPr>
            </w:pPr>
            <w:del w:id="1009" w:author="OpenAI Codex" w:date="2026-10-11T06:02:09Z">
              <w:r>
                <w:delText>15</w:delText>
              </w:r>
            </w:del>
          </w:p>
        </w:tc>
        <w:tc>
          <w:tcPr>
            <w:tcW w:w="3077" w:type="dxa"/>
            <w:shd w:val="clear" w:color="auto" w:fill="F8FAFC"/>
            <w:tcMar>
              <w:top w:w="60" w:type="dxa"/>
              <w:left w:w="80" w:type="dxa"/>
              <w:bottom w:w="60" w:type="dxa"/>
              <w:right w:w="80" w:type="dxa"/>
            </w:tcMar>
            <w:vAlign w:val="center"/>
          </w:tcPr>
          <w:p w14:paraId="6FD10AE7" w14:textId="5DE21985" w:rsidR="006001A2" w:rsidRDefault="00EE501D">
            <w:pPr>
              <w:spacing w:after="0" w:line="252" w:lineRule="auto"/>
              <w:rPr>
                <w:del w:id="1012" w:author="OpenAI Codex" w:date="2026-10-11T06:02:09Z"/>
              </w:rPr>
            </w:pPr>
            <w:del w:id="1011" w:author="OpenAI Codex" w:date="2026-10-11T06:02:09Z">
              <w:r>
                <w:delText>Retrospective sensitivity result, validation rank 15. Train–validation gap is descriptive; this grid did not select the retained final recipe.</w:delText>
              </w:r>
            </w:del>
          </w:p>
        </w:tc>
      </w:tr>
      <w:tr w:rsidR="006001A2" w14:paraId="42DD2631" w14:textId="77777777">
        <w:trPr>
          <w:cantSplit/>
          <w:jc w:val="center"/>
          <w:del w:id="1161" w:author="OpenAI Codex" w:date="2026-10-11T06:02:09Z"/>
        </w:trPr>
        <w:tc>
          <w:tcPr>
            <w:tcW w:w="1041" w:type="dxa"/>
            <w:tcMar>
              <w:top w:w="60" w:type="dxa"/>
              <w:left w:w="80" w:type="dxa"/>
              <w:bottom w:w="60" w:type="dxa"/>
              <w:right w:w="80" w:type="dxa"/>
            </w:tcMar>
            <w:vAlign w:val="center"/>
          </w:tcPr>
          <w:p w14:paraId="1FA5B5D8" w14:textId="45F9E4F3" w:rsidR="006001A2" w:rsidRDefault="00EE501D">
            <w:pPr>
              <w:spacing w:after="0" w:line="252" w:lineRule="auto"/>
              <w:rPr>
                <w:del w:id="1014" w:author="OpenAI Codex" w:date="2026-10-11T06:02:09Z"/>
              </w:rPr>
            </w:pPr>
            <w:del w:id="1013" w:author="OpenAI Codex" w:date="2026-10-11T06:02:09Z">
              <w:r>
                <w:delText>Decision Tree</w:delText>
              </w:r>
            </w:del>
          </w:p>
        </w:tc>
        <w:tc>
          <w:tcPr>
            <w:tcW w:w="1338" w:type="dxa"/>
            <w:tcMar>
              <w:top w:w="60" w:type="dxa"/>
              <w:left w:w="80" w:type="dxa"/>
              <w:bottom w:w="60" w:type="dxa"/>
              <w:right w:w="80" w:type="dxa"/>
            </w:tcMar>
            <w:vAlign w:val="center"/>
          </w:tcPr>
          <w:p w14:paraId="333DEC59" w14:textId="1ED10BC1" w:rsidR="006001A2" w:rsidRDefault="00EE501D">
            <w:pPr>
              <w:spacing w:after="0" w:line="252" w:lineRule="auto"/>
              <w:rPr>
                <w:del w:id="1016" w:author="OpenAI Codex" w:date="2026-10-11T06:02:09Z"/>
              </w:rPr>
            </w:pPr>
            <w:del w:id="1015" w:author="OpenAI Codex" w:date="2026-10-11T06:02:09Z">
              <w:r>
                <w:delText>d=10, L=100</w:delText>
              </w:r>
            </w:del>
          </w:p>
        </w:tc>
        <w:tc>
          <w:tcPr>
            <w:tcW w:w="785" w:type="dxa"/>
            <w:tcMar>
              <w:top w:w="60" w:type="dxa"/>
              <w:left w:w="80" w:type="dxa"/>
              <w:bottom w:w="60" w:type="dxa"/>
              <w:right w:w="80" w:type="dxa"/>
            </w:tcMar>
            <w:vAlign w:val="center"/>
          </w:tcPr>
          <w:p w14:paraId="69A0D3BE" w14:textId="54BCBDE8" w:rsidR="006001A2" w:rsidRDefault="00EE501D">
            <w:pPr>
              <w:spacing w:after="0" w:line="252" w:lineRule="auto"/>
              <w:jc w:val="center"/>
              <w:rPr>
                <w:del w:id="1018" w:author="OpenAI Codex" w:date="2026-10-11T06:02:09Z"/>
              </w:rPr>
            </w:pPr>
            <w:del w:id="1017" w:author="OpenAI Codex" w:date="2026-10-11T06:02:09Z">
              <w:r>
                <w:delText>0.1943</w:delText>
              </w:r>
            </w:del>
          </w:p>
        </w:tc>
        <w:tc>
          <w:tcPr>
            <w:tcW w:w="875" w:type="dxa"/>
            <w:tcMar>
              <w:top w:w="60" w:type="dxa"/>
              <w:left w:w="80" w:type="dxa"/>
              <w:bottom w:w="60" w:type="dxa"/>
              <w:right w:w="80" w:type="dxa"/>
            </w:tcMar>
            <w:vAlign w:val="center"/>
          </w:tcPr>
          <w:p w14:paraId="59E80FD1" w14:textId="67CE6278" w:rsidR="006001A2" w:rsidRDefault="00EE501D">
            <w:pPr>
              <w:spacing w:after="0" w:line="252" w:lineRule="auto"/>
              <w:jc w:val="center"/>
              <w:rPr>
                <w:del w:id="1020" w:author="OpenAI Codex" w:date="2026-10-11T06:02:09Z"/>
              </w:rPr>
            </w:pPr>
            <w:del w:id="1019" w:author="OpenAI Codex" w:date="2026-10-11T06:02:09Z">
              <w:r>
                <w:delText>0.0530</w:delText>
              </w:r>
            </w:del>
          </w:p>
        </w:tc>
        <w:tc>
          <w:tcPr>
            <w:tcW w:w="875" w:type="dxa"/>
            <w:tcMar>
              <w:top w:w="60" w:type="dxa"/>
              <w:left w:w="80" w:type="dxa"/>
              <w:bottom w:w="60" w:type="dxa"/>
              <w:right w:w="80" w:type="dxa"/>
            </w:tcMar>
            <w:vAlign w:val="center"/>
          </w:tcPr>
          <w:p w14:paraId="36B39F11" w14:textId="73A472BA" w:rsidR="006001A2" w:rsidRDefault="00EE501D">
            <w:pPr>
              <w:spacing w:after="0" w:line="252" w:lineRule="auto"/>
              <w:jc w:val="center"/>
              <w:rPr>
                <w:del w:id="1022" w:author="OpenAI Codex" w:date="2026-10-11T06:02:09Z"/>
              </w:rPr>
            </w:pPr>
            <w:del w:id="1021" w:author="OpenAI Codex" w:date="2026-10-11T06:02:09Z">
              <w:r>
                <w:delText>0.2275</w:delText>
              </w:r>
            </w:del>
          </w:p>
        </w:tc>
        <w:tc>
          <w:tcPr>
            <w:tcW w:w="1041" w:type="dxa"/>
            <w:tcMar>
              <w:top w:w="60" w:type="dxa"/>
              <w:left w:w="80" w:type="dxa"/>
              <w:bottom w:w="60" w:type="dxa"/>
              <w:right w:w="80" w:type="dxa"/>
            </w:tcMar>
            <w:vAlign w:val="center"/>
          </w:tcPr>
          <w:p w14:paraId="23EA165C" w14:textId="06D2414F" w:rsidR="006001A2" w:rsidRDefault="00EE501D">
            <w:pPr>
              <w:spacing w:after="0" w:line="252" w:lineRule="auto"/>
              <w:jc w:val="center"/>
              <w:rPr>
                <w:del w:id="1024" w:author="OpenAI Codex" w:date="2026-10-11T06:02:09Z"/>
              </w:rPr>
            </w:pPr>
            <w:del w:id="1023" w:author="OpenAI Codex" w:date="2026-10-11T06:02:09Z">
              <w:r>
                <w:delText>+0.0332</w:delText>
              </w:r>
            </w:del>
          </w:p>
        </w:tc>
        <w:tc>
          <w:tcPr>
            <w:tcW w:w="1001" w:type="dxa"/>
            <w:tcMar>
              <w:top w:w="60" w:type="dxa"/>
              <w:left w:w="80" w:type="dxa"/>
              <w:bottom w:w="60" w:type="dxa"/>
              <w:right w:w="80" w:type="dxa"/>
            </w:tcMar>
            <w:vAlign w:val="center"/>
          </w:tcPr>
          <w:p w14:paraId="66689053" w14:textId="4B203137" w:rsidR="006001A2" w:rsidRDefault="00EE501D">
            <w:pPr>
              <w:spacing w:after="0" w:line="252" w:lineRule="auto"/>
              <w:rPr>
                <w:del w:id="1026" w:author="OpenAI Codex" w:date="2026-10-11T06:02:09Z"/>
              </w:rPr>
            </w:pPr>
            <w:del w:id="1025" w:author="OpenAI Codex" w:date="2026-10-11T06:02:09Z">
              <w:r>
                <w:delText>3</w:delText>
              </w:r>
            </w:del>
          </w:p>
        </w:tc>
        <w:tc>
          <w:tcPr>
            <w:tcW w:w="3077" w:type="dxa"/>
            <w:tcMar>
              <w:top w:w="60" w:type="dxa"/>
              <w:left w:w="80" w:type="dxa"/>
              <w:bottom w:w="60" w:type="dxa"/>
              <w:right w:w="80" w:type="dxa"/>
            </w:tcMar>
            <w:vAlign w:val="center"/>
          </w:tcPr>
          <w:p w14:paraId="5475B63D" w14:textId="636DF58E" w:rsidR="006001A2" w:rsidRDefault="00EE501D">
            <w:pPr>
              <w:spacing w:after="0" w:line="252" w:lineRule="auto"/>
              <w:rPr>
                <w:del w:id="1028" w:author="OpenAI Codex" w:date="2026-10-11T06:02:09Z"/>
              </w:rPr>
            </w:pPr>
            <w:del w:id="1027" w:author="OpenAI Codex" w:date="2026-10-11T06:02:09Z">
              <w:r>
                <w:delText>Retrospective sensitivity result, validation rank 3. Train–validation gap is descriptive; this grid did not select the retained final recipe.</w:delText>
              </w:r>
            </w:del>
          </w:p>
        </w:tc>
      </w:tr>
      <w:tr w:rsidR="006001A2" w14:paraId="5D79A168" w14:textId="77777777">
        <w:trPr>
          <w:cantSplit/>
          <w:jc w:val="center"/>
          <w:del w:id="1162" w:author="OpenAI Codex" w:date="2026-10-11T06:02:09Z"/>
        </w:trPr>
        <w:tc>
          <w:tcPr>
            <w:tcW w:w="1041" w:type="dxa"/>
            <w:shd w:val="clear" w:color="auto" w:fill="F8FAFC"/>
            <w:tcMar>
              <w:top w:w="60" w:type="dxa"/>
              <w:left w:w="80" w:type="dxa"/>
              <w:bottom w:w="60" w:type="dxa"/>
              <w:right w:w="80" w:type="dxa"/>
            </w:tcMar>
            <w:vAlign w:val="center"/>
          </w:tcPr>
          <w:p w14:paraId="390EEC16" w14:textId="0C7222A7" w:rsidR="006001A2" w:rsidRDefault="00EE501D">
            <w:pPr>
              <w:spacing w:after="0" w:line="252" w:lineRule="auto"/>
              <w:rPr>
                <w:del w:id="1030" w:author="OpenAI Codex" w:date="2026-10-11T06:02:09Z"/>
              </w:rPr>
            </w:pPr>
            <w:del w:id="1029" w:author="OpenAI Codex" w:date="2026-10-11T06:02:09Z">
              <w:r>
                <w:delText>Decision Tree</w:delText>
              </w:r>
            </w:del>
          </w:p>
        </w:tc>
        <w:tc>
          <w:tcPr>
            <w:tcW w:w="1338" w:type="dxa"/>
            <w:shd w:val="clear" w:color="auto" w:fill="F8FAFC"/>
            <w:tcMar>
              <w:top w:w="60" w:type="dxa"/>
              <w:left w:w="80" w:type="dxa"/>
              <w:bottom w:w="60" w:type="dxa"/>
              <w:right w:w="80" w:type="dxa"/>
            </w:tcMar>
            <w:vAlign w:val="center"/>
          </w:tcPr>
          <w:p w14:paraId="0C83CA02" w14:textId="11A820E2" w:rsidR="006001A2" w:rsidRDefault="00EE501D">
            <w:pPr>
              <w:spacing w:after="0" w:line="252" w:lineRule="auto"/>
              <w:rPr>
                <w:del w:id="1032" w:author="OpenAI Codex" w:date="2026-10-11T06:02:09Z"/>
              </w:rPr>
            </w:pPr>
            <w:del w:id="1031" w:author="OpenAI Codex" w:date="2026-10-11T06:02:09Z">
              <w:r>
                <w:delText>d=10, L=200</w:delText>
              </w:r>
            </w:del>
          </w:p>
        </w:tc>
        <w:tc>
          <w:tcPr>
            <w:tcW w:w="785" w:type="dxa"/>
            <w:shd w:val="clear" w:color="auto" w:fill="F8FAFC"/>
            <w:tcMar>
              <w:top w:w="60" w:type="dxa"/>
              <w:left w:w="80" w:type="dxa"/>
              <w:bottom w:w="60" w:type="dxa"/>
              <w:right w:w="80" w:type="dxa"/>
            </w:tcMar>
            <w:vAlign w:val="center"/>
          </w:tcPr>
          <w:p w14:paraId="36E9632D" w14:textId="7A024B20" w:rsidR="006001A2" w:rsidRDefault="00EE501D">
            <w:pPr>
              <w:spacing w:after="0" w:line="252" w:lineRule="auto"/>
              <w:jc w:val="center"/>
              <w:rPr>
                <w:del w:id="1034" w:author="OpenAI Codex" w:date="2026-10-11T06:02:09Z"/>
              </w:rPr>
            </w:pPr>
            <w:del w:id="1033" w:author="OpenAI Codex" w:date="2026-10-11T06:02:09Z">
              <w:r>
                <w:delText>0.1953</w:delText>
              </w:r>
            </w:del>
          </w:p>
        </w:tc>
        <w:tc>
          <w:tcPr>
            <w:tcW w:w="875" w:type="dxa"/>
            <w:shd w:val="clear" w:color="auto" w:fill="F8FAFC"/>
            <w:tcMar>
              <w:top w:w="60" w:type="dxa"/>
              <w:left w:w="80" w:type="dxa"/>
              <w:bottom w:w="60" w:type="dxa"/>
              <w:right w:w="80" w:type="dxa"/>
            </w:tcMar>
            <w:vAlign w:val="center"/>
          </w:tcPr>
          <w:p w14:paraId="328E94E2" w14:textId="45090056" w:rsidR="006001A2" w:rsidRDefault="00EE501D">
            <w:pPr>
              <w:spacing w:after="0" w:line="252" w:lineRule="auto"/>
              <w:jc w:val="center"/>
              <w:rPr>
                <w:del w:id="1036" w:author="OpenAI Codex" w:date="2026-10-11T06:02:09Z"/>
              </w:rPr>
            </w:pPr>
            <w:del w:id="1035" w:author="OpenAI Codex" w:date="2026-10-11T06:02:09Z">
              <w:r>
                <w:delText>0.0496</w:delText>
              </w:r>
            </w:del>
          </w:p>
        </w:tc>
        <w:tc>
          <w:tcPr>
            <w:tcW w:w="875" w:type="dxa"/>
            <w:shd w:val="clear" w:color="auto" w:fill="F8FAFC"/>
            <w:tcMar>
              <w:top w:w="60" w:type="dxa"/>
              <w:left w:w="80" w:type="dxa"/>
              <w:bottom w:w="60" w:type="dxa"/>
              <w:right w:w="80" w:type="dxa"/>
            </w:tcMar>
            <w:vAlign w:val="center"/>
          </w:tcPr>
          <w:p w14:paraId="22F26C48" w14:textId="055ECADF" w:rsidR="006001A2" w:rsidRDefault="00EE501D">
            <w:pPr>
              <w:spacing w:after="0" w:line="252" w:lineRule="auto"/>
              <w:jc w:val="center"/>
              <w:rPr>
                <w:del w:id="1038" w:author="OpenAI Codex" w:date="2026-10-11T06:02:09Z"/>
              </w:rPr>
            </w:pPr>
            <w:del w:id="1037" w:author="OpenAI Codex" w:date="2026-10-11T06:02:09Z">
              <w:r>
                <w:delText>0.2090</w:delText>
              </w:r>
            </w:del>
          </w:p>
        </w:tc>
        <w:tc>
          <w:tcPr>
            <w:tcW w:w="1041" w:type="dxa"/>
            <w:shd w:val="clear" w:color="auto" w:fill="F8FAFC"/>
            <w:tcMar>
              <w:top w:w="60" w:type="dxa"/>
              <w:left w:w="80" w:type="dxa"/>
              <w:bottom w:w="60" w:type="dxa"/>
              <w:right w:w="80" w:type="dxa"/>
            </w:tcMar>
            <w:vAlign w:val="center"/>
          </w:tcPr>
          <w:p w14:paraId="4930D940" w14:textId="20998882" w:rsidR="006001A2" w:rsidRDefault="00EE501D">
            <w:pPr>
              <w:spacing w:after="0" w:line="252" w:lineRule="auto"/>
              <w:jc w:val="center"/>
              <w:rPr>
                <w:del w:id="1040" w:author="OpenAI Codex" w:date="2026-10-11T06:02:09Z"/>
              </w:rPr>
            </w:pPr>
            <w:del w:id="1039" w:author="OpenAI Codex" w:date="2026-10-11T06:02:09Z">
              <w:r>
                <w:delText>+0.0137</w:delText>
              </w:r>
            </w:del>
          </w:p>
        </w:tc>
        <w:tc>
          <w:tcPr>
            <w:tcW w:w="1001" w:type="dxa"/>
            <w:shd w:val="clear" w:color="auto" w:fill="F8FAFC"/>
            <w:tcMar>
              <w:top w:w="60" w:type="dxa"/>
              <w:left w:w="80" w:type="dxa"/>
              <w:bottom w:w="60" w:type="dxa"/>
              <w:right w:w="80" w:type="dxa"/>
            </w:tcMar>
            <w:vAlign w:val="center"/>
          </w:tcPr>
          <w:p w14:paraId="720B56F2" w14:textId="3D169F3F" w:rsidR="006001A2" w:rsidRDefault="00EE501D">
            <w:pPr>
              <w:spacing w:after="0" w:line="252" w:lineRule="auto"/>
              <w:rPr>
                <w:del w:id="1042" w:author="OpenAI Codex" w:date="2026-10-11T06:02:09Z"/>
              </w:rPr>
            </w:pPr>
            <w:del w:id="1041" w:author="OpenAI Codex" w:date="2026-10-11T06:02:09Z">
              <w:r>
                <w:delText>1 (Selected)</w:delText>
              </w:r>
            </w:del>
          </w:p>
        </w:tc>
        <w:tc>
          <w:tcPr>
            <w:tcW w:w="3077" w:type="dxa"/>
            <w:shd w:val="clear" w:color="auto" w:fill="F8FAFC"/>
            <w:tcMar>
              <w:top w:w="60" w:type="dxa"/>
              <w:left w:w="80" w:type="dxa"/>
              <w:bottom w:w="60" w:type="dxa"/>
              <w:right w:w="80" w:type="dxa"/>
            </w:tcMar>
            <w:vAlign w:val="center"/>
          </w:tcPr>
          <w:p w14:paraId="381374EE" w14:textId="097AEBBE" w:rsidR="006001A2" w:rsidRDefault="00EE501D">
            <w:pPr>
              <w:spacing w:after="0" w:line="252" w:lineRule="auto"/>
              <w:jc w:val="center"/>
              <w:rPr>
                <w:del w:id="1044" w:author="OpenAI Codex" w:date="2026-10-11T06:02:09Z"/>
              </w:rPr>
            </w:pPr>
            <w:del w:id="1043" w:author="OpenAI Codex" w:date="2026-10-11T06:02:09Z">
              <w:r>
                <w:delText>Retrospective sensitivity result, validation rank 1 (Selected). Train–validation gap is descriptive; this grid did not select the retained final recipe.</w:delText>
              </w:r>
            </w:del>
          </w:p>
        </w:tc>
      </w:tr>
      <w:tr w:rsidR="006001A2" w14:paraId="4584BE89" w14:textId="77777777">
        <w:trPr>
          <w:cantSplit/>
          <w:jc w:val="center"/>
          <w:del w:id="1163" w:author="OpenAI Codex" w:date="2026-10-11T06:02:09Z"/>
        </w:trPr>
        <w:tc>
          <w:tcPr>
            <w:tcW w:w="1041" w:type="dxa"/>
            <w:tcMar>
              <w:top w:w="60" w:type="dxa"/>
              <w:left w:w="80" w:type="dxa"/>
              <w:bottom w:w="60" w:type="dxa"/>
              <w:right w:w="80" w:type="dxa"/>
            </w:tcMar>
            <w:vAlign w:val="center"/>
          </w:tcPr>
          <w:p w14:paraId="1E31EF8B" w14:textId="4BB2843B" w:rsidR="006001A2" w:rsidRDefault="00EE501D">
            <w:pPr>
              <w:spacing w:after="0" w:line="252" w:lineRule="auto"/>
              <w:rPr>
                <w:del w:id="1046" w:author="OpenAI Codex" w:date="2026-10-11T06:02:09Z"/>
              </w:rPr>
            </w:pPr>
            <w:del w:id="1045" w:author="OpenAI Codex" w:date="2026-10-11T06:02:09Z">
              <w:r>
                <w:delText>Random Forest</w:delText>
              </w:r>
            </w:del>
          </w:p>
        </w:tc>
        <w:tc>
          <w:tcPr>
            <w:tcW w:w="1338" w:type="dxa"/>
            <w:tcMar>
              <w:top w:w="60" w:type="dxa"/>
              <w:left w:w="80" w:type="dxa"/>
              <w:bottom w:w="60" w:type="dxa"/>
              <w:right w:w="80" w:type="dxa"/>
            </w:tcMar>
            <w:vAlign w:val="center"/>
          </w:tcPr>
          <w:p w14:paraId="7CBF7C63" w14:textId="1A87ABB8" w:rsidR="006001A2" w:rsidRDefault="00EE501D">
            <w:pPr>
              <w:spacing w:after="0" w:line="252" w:lineRule="auto"/>
              <w:rPr>
                <w:del w:id="1048" w:author="OpenAI Codex" w:date="2026-10-11T06:02:09Z"/>
              </w:rPr>
            </w:pPr>
            <w:del w:id="1047" w:author="OpenAI Codex" w:date="2026-10-11T06:02:09Z">
              <w:r>
                <w:delText>d=6, L=20</w:delText>
              </w:r>
            </w:del>
          </w:p>
        </w:tc>
        <w:tc>
          <w:tcPr>
            <w:tcW w:w="785" w:type="dxa"/>
            <w:tcMar>
              <w:top w:w="60" w:type="dxa"/>
              <w:left w:w="80" w:type="dxa"/>
              <w:bottom w:w="60" w:type="dxa"/>
              <w:right w:w="80" w:type="dxa"/>
            </w:tcMar>
            <w:vAlign w:val="center"/>
          </w:tcPr>
          <w:p w14:paraId="5913DA73" w14:textId="61D374FA" w:rsidR="006001A2" w:rsidRDefault="00EE501D">
            <w:pPr>
              <w:spacing w:after="0" w:line="252" w:lineRule="auto"/>
              <w:jc w:val="center"/>
              <w:rPr>
                <w:del w:id="1050" w:author="OpenAI Codex" w:date="2026-10-11T06:02:09Z"/>
              </w:rPr>
            </w:pPr>
            <w:del w:id="1049" w:author="OpenAI Codex" w:date="2026-10-11T06:02:09Z">
              <w:r>
                <w:delText>0.2280</w:delText>
              </w:r>
            </w:del>
          </w:p>
        </w:tc>
        <w:tc>
          <w:tcPr>
            <w:tcW w:w="875" w:type="dxa"/>
            <w:tcMar>
              <w:top w:w="60" w:type="dxa"/>
              <w:left w:w="80" w:type="dxa"/>
              <w:bottom w:w="60" w:type="dxa"/>
              <w:right w:w="80" w:type="dxa"/>
            </w:tcMar>
            <w:vAlign w:val="center"/>
          </w:tcPr>
          <w:p w14:paraId="69B04A9C" w14:textId="083B916F" w:rsidR="006001A2" w:rsidRDefault="00EE501D">
            <w:pPr>
              <w:spacing w:after="0" w:line="252" w:lineRule="auto"/>
              <w:jc w:val="center"/>
              <w:rPr>
                <w:del w:id="1052" w:author="OpenAI Codex" w:date="2026-10-11T06:02:09Z"/>
              </w:rPr>
            </w:pPr>
            <w:del w:id="1051" w:author="OpenAI Codex" w:date="2026-10-11T06:02:09Z">
              <w:r>
                <w:delText>0.0619</w:delText>
              </w:r>
            </w:del>
          </w:p>
        </w:tc>
        <w:tc>
          <w:tcPr>
            <w:tcW w:w="875" w:type="dxa"/>
            <w:tcMar>
              <w:top w:w="60" w:type="dxa"/>
              <w:left w:w="80" w:type="dxa"/>
              <w:bottom w:w="60" w:type="dxa"/>
              <w:right w:w="80" w:type="dxa"/>
            </w:tcMar>
            <w:vAlign w:val="center"/>
          </w:tcPr>
          <w:p w14:paraId="2B2B44E6" w14:textId="70471767" w:rsidR="006001A2" w:rsidRDefault="00EE501D">
            <w:pPr>
              <w:spacing w:after="0" w:line="252" w:lineRule="auto"/>
              <w:jc w:val="center"/>
              <w:rPr>
                <w:del w:id="1054" w:author="OpenAI Codex" w:date="2026-10-11T06:02:09Z"/>
              </w:rPr>
            </w:pPr>
            <w:del w:id="1053" w:author="OpenAI Codex" w:date="2026-10-11T06:02:09Z">
              <w:r>
                <w:delText>0.2407</w:delText>
              </w:r>
            </w:del>
          </w:p>
        </w:tc>
        <w:tc>
          <w:tcPr>
            <w:tcW w:w="1041" w:type="dxa"/>
            <w:tcMar>
              <w:top w:w="60" w:type="dxa"/>
              <w:left w:w="80" w:type="dxa"/>
              <w:bottom w:w="60" w:type="dxa"/>
              <w:right w:w="80" w:type="dxa"/>
            </w:tcMar>
            <w:vAlign w:val="center"/>
          </w:tcPr>
          <w:p w14:paraId="35FEF98E" w14:textId="7259C094" w:rsidR="006001A2" w:rsidRDefault="00EE501D">
            <w:pPr>
              <w:spacing w:after="0" w:line="252" w:lineRule="auto"/>
              <w:jc w:val="center"/>
              <w:rPr>
                <w:del w:id="1056" w:author="OpenAI Codex" w:date="2026-10-11T06:02:09Z"/>
              </w:rPr>
            </w:pPr>
            <w:del w:id="1055" w:author="OpenAI Codex" w:date="2026-10-11T06:02:09Z">
              <w:r>
                <w:delText>+0.0127</w:delText>
              </w:r>
            </w:del>
          </w:p>
        </w:tc>
        <w:tc>
          <w:tcPr>
            <w:tcW w:w="1001" w:type="dxa"/>
            <w:tcMar>
              <w:top w:w="60" w:type="dxa"/>
              <w:left w:w="80" w:type="dxa"/>
              <w:bottom w:w="60" w:type="dxa"/>
              <w:right w:w="80" w:type="dxa"/>
            </w:tcMar>
            <w:vAlign w:val="center"/>
          </w:tcPr>
          <w:p w14:paraId="11B899CD" w14:textId="783DD8D6" w:rsidR="006001A2" w:rsidRDefault="00EE501D">
            <w:pPr>
              <w:spacing w:after="0" w:line="252" w:lineRule="auto"/>
              <w:rPr>
                <w:del w:id="1058" w:author="OpenAI Codex" w:date="2026-10-11T06:02:09Z"/>
              </w:rPr>
            </w:pPr>
            <w:del w:id="1057" w:author="OpenAI Codex" w:date="2026-10-11T06:02:09Z">
              <w:r>
                <w:delText>3</w:delText>
              </w:r>
            </w:del>
          </w:p>
        </w:tc>
        <w:tc>
          <w:tcPr>
            <w:tcW w:w="3077" w:type="dxa"/>
            <w:tcMar>
              <w:top w:w="60" w:type="dxa"/>
              <w:left w:w="80" w:type="dxa"/>
              <w:bottom w:w="60" w:type="dxa"/>
              <w:right w:w="80" w:type="dxa"/>
            </w:tcMar>
            <w:vAlign w:val="center"/>
          </w:tcPr>
          <w:p w14:paraId="71F0FF72" w14:textId="619EB75F" w:rsidR="006001A2" w:rsidRDefault="00EE501D">
            <w:pPr>
              <w:spacing w:after="0" w:line="252" w:lineRule="auto"/>
              <w:rPr>
                <w:del w:id="1060" w:author="OpenAI Codex" w:date="2026-10-11T06:02:09Z"/>
              </w:rPr>
            </w:pPr>
            <w:del w:id="1059" w:author="OpenAI Codex" w:date="2026-10-11T06:02:09Z">
              <w:r>
                <w:delText>Retrospective sensitivity result, validation rank 3. Train–validation gap is descriptive; this grid did not select the retained final recipe.</w:delText>
              </w:r>
            </w:del>
          </w:p>
        </w:tc>
      </w:tr>
      <w:tr w:rsidR="006001A2" w14:paraId="11A86363" w14:textId="77777777">
        <w:trPr>
          <w:cantSplit/>
          <w:jc w:val="center"/>
          <w:del w:id="1164" w:author="OpenAI Codex" w:date="2026-10-11T06:02:09Z"/>
        </w:trPr>
        <w:tc>
          <w:tcPr>
            <w:tcW w:w="1041" w:type="dxa"/>
            <w:shd w:val="clear" w:color="auto" w:fill="F8FAFC"/>
            <w:tcMar>
              <w:top w:w="60" w:type="dxa"/>
              <w:left w:w="80" w:type="dxa"/>
              <w:bottom w:w="60" w:type="dxa"/>
              <w:right w:w="80" w:type="dxa"/>
            </w:tcMar>
            <w:vAlign w:val="center"/>
          </w:tcPr>
          <w:p w14:paraId="108E6CDB" w14:textId="20ED921A" w:rsidR="006001A2" w:rsidRDefault="00EE501D">
            <w:pPr>
              <w:spacing w:after="0" w:line="252" w:lineRule="auto"/>
              <w:rPr>
                <w:del w:id="1062" w:author="OpenAI Codex" w:date="2026-10-11T06:02:09Z"/>
              </w:rPr>
            </w:pPr>
            <w:del w:id="1061" w:author="OpenAI Codex" w:date="2026-10-11T06:02:09Z">
              <w:r>
                <w:delText>Random Forest</w:delText>
              </w:r>
            </w:del>
          </w:p>
        </w:tc>
        <w:tc>
          <w:tcPr>
            <w:tcW w:w="1338" w:type="dxa"/>
            <w:shd w:val="clear" w:color="auto" w:fill="F8FAFC"/>
            <w:tcMar>
              <w:top w:w="60" w:type="dxa"/>
              <w:left w:w="80" w:type="dxa"/>
              <w:bottom w:w="60" w:type="dxa"/>
              <w:right w:w="80" w:type="dxa"/>
            </w:tcMar>
            <w:vAlign w:val="center"/>
          </w:tcPr>
          <w:p w14:paraId="42F2D44B" w14:textId="550ABA13" w:rsidR="006001A2" w:rsidRDefault="00EE501D">
            <w:pPr>
              <w:spacing w:after="0" w:line="252" w:lineRule="auto"/>
              <w:rPr>
                <w:del w:id="1064" w:author="OpenAI Codex" w:date="2026-10-11T06:02:09Z"/>
              </w:rPr>
            </w:pPr>
            <w:del w:id="1063" w:author="OpenAI Codex" w:date="2026-10-11T06:02:09Z">
              <w:r>
                <w:delText>d=6, L=50</w:delText>
              </w:r>
            </w:del>
          </w:p>
        </w:tc>
        <w:tc>
          <w:tcPr>
            <w:tcW w:w="785" w:type="dxa"/>
            <w:shd w:val="clear" w:color="auto" w:fill="F8FAFC"/>
            <w:tcMar>
              <w:top w:w="60" w:type="dxa"/>
              <w:left w:w="80" w:type="dxa"/>
              <w:bottom w:w="60" w:type="dxa"/>
              <w:right w:w="80" w:type="dxa"/>
            </w:tcMar>
            <w:vAlign w:val="center"/>
          </w:tcPr>
          <w:p w14:paraId="78C706B4" w14:textId="17914173" w:rsidR="006001A2" w:rsidRDefault="00EE501D">
            <w:pPr>
              <w:spacing w:after="0" w:line="252" w:lineRule="auto"/>
              <w:jc w:val="center"/>
              <w:rPr>
                <w:del w:id="1066" w:author="OpenAI Codex" w:date="2026-10-11T06:02:09Z"/>
              </w:rPr>
            </w:pPr>
            <w:del w:id="1065" w:author="OpenAI Codex" w:date="2026-10-11T06:02:09Z">
              <w:r>
                <w:delText>0.2288</w:delText>
              </w:r>
            </w:del>
          </w:p>
        </w:tc>
        <w:tc>
          <w:tcPr>
            <w:tcW w:w="875" w:type="dxa"/>
            <w:shd w:val="clear" w:color="auto" w:fill="F8FAFC"/>
            <w:tcMar>
              <w:top w:w="60" w:type="dxa"/>
              <w:left w:w="80" w:type="dxa"/>
              <w:bottom w:w="60" w:type="dxa"/>
              <w:right w:w="80" w:type="dxa"/>
            </w:tcMar>
            <w:vAlign w:val="center"/>
          </w:tcPr>
          <w:p w14:paraId="06590FD8" w14:textId="3A888463" w:rsidR="006001A2" w:rsidRDefault="00EE501D">
            <w:pPr>
              <w:spacing w:after="0" w:line="252" w:lineRule="auto"/>
              <w:jc w:val="center"/>
              <w:rPr>
                <w:del w:id="1068" w:author="OpenAI Codex" w:date="2026-10-11T06:02:09Z"/>
              </w:rPr>
            </w:pPr>
            <w:del w:id="1067" w:author="OpenAI Codex" w:date="2026-10-11T06:02:09Z">
              <w:r>
                <w:delText>0.0609</w:delText>
              </w:r>
            </w:del>
          </w:p>
        </w:tc>
        <w:tc>
          <w:tcPr>
            <w:tcW w:w="875" w:type="dxa"/>
            <w:shd w:val="clear" w:color="auto" w:fill="F8FAFC"/>
            <w:tcMar>
              <w:top w:w="60" w:type="dxa"/>
              <w:left w:w="80" w:type="dxa"/>
              <w:bottom w:w="60" w:type="dxa"/>
              <w:right w:w="80" w:type="dxa"/>
            </w:tcMar>
            <w:vAlign w:val="center"/>
          </w:tcPr>
          <w:p w14:paraId="21C18CE4" w14:textId="224B98DE" w:rsidR="006001A2" w:rsidRDefault="00EE501D">
            <w:pPr>
              <w:spacing w:after="0" w:line="252" w:lineRule="auto"/>
              <w:jc w:val="center"/>
              <w:rPr>
                <w:del w:id="1070" w:author="OpenAI Codex" w:date="2026-10-11T06:02:09Z"/>
              </w:rPr>
            </w:pPr>
            <w:del w:id="1069" w:author="OpenAI Codex" w:date="2026-10-11T06:02:09Z">
              <w:r>
                <w:delText>0.2245</w:delText>
              </w:r>
            </w:del>
          </w:p>
        </w:tc>
        <w:tc>
          <w:tcPr>
            <w:tcW w:w="1041" w:type="dxa"/>
            <w:shd w:val="clear" w:color="auto" w:fill="F8FAFC"/>
            <w:tcMar>
              <w:top w:w="60" w:type="dxa"/>
              <w:left w:w="80" w:type="dxa"/>
              <w:bottom w:w="60" w:type="dxa"/>
              <w:right w:w="80" w:type="dxa"/>
            </w:tcMar>
            <w:vAlign w:val="center"/>
          </w:tcPr>
          <w:p w14:paraId="1946BBE1" w14:textId="49343A64" w:rsidR="006001A2" w:rsidRDefault="00EE501D">
            <w:pPr>
              <w:spacing w:after="0" w:line="252" w:lineRule="auto"/>
              <w:jc w:val="center"/>
              <w:rPr>
                <w:del w:id="1072" w:author="OpenAI Codex" w:date="2026-10-11T06:02:09Z"/>
              </w:rPr>
            </w:pPr>
            <w:del w:id="1071" w:author="OpenAI Codex" w:date="2026-10-11T06:02:09Z">
              <w:r>
                <w:delText>-0.0043</w:delText>
              </w:r>
            </w:del>
          </w:p>
        </w:tc>
        <w:tc>
          <w:tcPr>
            <w:tcW w:w="1001" w:type="dxa"/>
            <w:shd w:val="clear" w:color="auto" w:fill="F8FAFC"/>
            <w:tcMar>
              <w:top w:w="60" w:type="dxa"/>
              <w:left w:w="80" w:type="dxa"/>
              <w:bottom w:w="60" w:type="dxa"/>
              <w:right w:w="80" w:type="dxa"/>
            </w:tcMar>
            <w:vAlign w:val="center"/>
          </w:tcPr>
          <w:p w14:paraId="49A2714B" w14:textId="73B0DB94" w:rsidR="006001A2" w:rsidRDefault="00EE501D">
            <w:pPr>
              <w:spacing w:after="0" w:line="252" w:lineRule="auto"/>
              <w:rPr>
                <w:del w:id="1074" w:author="OpenAI Codex" w:date="2026-10-11T06:02:09Z"/>
              </w:rPr>
            </w:pPr>
            <w:del w:id="1073" w:author="OpenAI Codex" w:date="2026-10-11T06:02:09Z">
              <w:r>
                <w:delText>2</w:delText>
              </w:r>
            </w:del>
          </w:p>
        </w:tc>
        <w:tc>
          <w:tcPr>
            <w:tcW w:w="3077" w:type="dxa"/>
            <w:shd w:val="clear" w:color="auto" w:fill="F8FAFC"/>
            <w:tcMar>
              <w:top w:w="60" w:type="dxa"/>
              <w:left w:w="80" w:type="dxa"/>
              <w:bottom w:w="60" w:type="dxa"/>
              <w:right w:w="80" w:type="dxa"/>
            </w:tcMar>
            <w:vAlign w:val="center"/>
          </w:tcPr>
          <w:p w14:paraId="77E119D1" w14:textId="78021800" w:rsidR="006001A2" w:rsidRDefault="00EE501D">
            <w:pPr>
              <w:spacing w:after="0" w:line="252" w:lineRule="auto"/>
              <w:rPr>
                <w:del w:id="1076" w:author="OpenAI Codex" w:date="2026-10-11T06:02:09Z"/>
              </w:rPr>
            </w:pPr>
            <w:del w:id="1075" w:author="OpenAI Codex" w:date="2026-10-11T06:02:09Z">
              <w:r>
                <w:delText>Retrospective sensitivity result, validation rank 2. Train–validation gap is descriptive; this grid did not select the retained final recipe.</w:delText>
              </w:r>
            </w:del>
          </w:p>
        </w:tc>
      </w:tr>
      <w:tr w:rsidR="006001A2" w14:paraId="022E3DD2" w14:textId="77777777">
        <w:trPr>
          <w:cantSplit/>
          <w:jc w:val="center"/>
          <w:del w:id="1165" w:author="OpenAI Codex" w:date="2026-10-11T06:02:09Z"/>
        </w:trPr>
        <w:tc>
          <w:tcPr>
            <w:tcW w:w="1041" w:type="dxa"/>
            <w:tcMar>
              <w:top w:w="60" w:type="dxa"/>
              <w:left w:w="80" w:type="dxa"/>
              <w:bottom w:w="60" w:type="dxa"/>
              <w:right w:w="80" w:type="dxa"/>
            </w:tcMar>
            <w:vAlign w:val="center"/>
          </w:tcPr>
          <w:p w14:paraId="03F97535" w14:textId="035FBA61" w:rsidR="006001A2" w:rsidRDefault="00EE501D">
            <w:pPr>
              <w:spacing w:after="0" w:line="252" w:lineRule="auto"/>
              <w:rPr>
                <w:del w:id="1078" w:author="OpenAI Codex" w:date="2026-10-11T06:02:09Z"/>
              </w:rPr>
            </w:pPr>
            <w:del w:id="1077" w:author="OpenAI Codex" w:date="2026-10-11T06:02:09Z">
              <w:r>
                <w:delText>Random Forest</w:delText>
              </w:r>
            </w:del>
          </w:p>
        </w:tc>
        <w:tc>
          <w:tcPr>
            <w:tcW w:w="1338" w:type="dxa"/>
            <w:tcMar>
              <w:top w:w="60" w:type="dxa"/>
              <w:left w:w="80" w:type="dxa"/>
              <w:bottom w:w="60" w:type="dxa"/>
              <w:right w:w="80" w:type="dxa"/>
            </w:tcMar>
            <w:vAlign w:val="center"/>
          </w:tcPr>
          <w:p w14:paraId="14121420" w14:textId="0A7DD0D1" w:rsidR="006001A2" w:rsidRDefault="00EE501D">
            <w:pPr>
              <w:spacing w:after="0" w:line="252" w:lineRule="auto"/>
              <w:rPr>
                <w:del w:id="1080" w:author="OpenAI Codex" w:date="2026-10-11T06:02:09Z"/>
              </w:rPr>
            </w:pPr>
            <w:del w:id="1079" w:author="OpenAI Codex" w:date="2026-10-11T06:02:09Z">
              <w:r>
                <w:delText>d=10, L=20</w:delText>
              </w:r>
            </w:del>
          </w:p>
        </w:tc>
        <w:tc>
          <w:tcPr>
            <w:tcW w:w="785" w:type="dxa"/>
            <w:tcMar>
              <w:top w:w="60" w:type="dxa"/>
              <w:left w:w="80" w:type="dxa"/>
              <w:bottom w:w="60" w:type="dxa"/>
              <w:right w:w="80" w:type="dxa"/>
            </w:tcMar>
            <w:vAlign w:val="center"/>
          </w:tcPr>
          <w:p w14:paraId="149AC700" w14:textId="17C09089" w:rsidR="006001A2" w:rsidRDefault="00EE501D">
            <w:pPr>
              <w:spacing w:after="0" w:line="252" w:lineRule="auto"/>
              <w:jc w:val="center"/>
              <w:rPr>
                <w:del w:id="1082" w:author="OpenAI Codex" w:date="2026-10-11T06:02:09Z"/>
              </w:rPr>
            </w:pPr>
            <w:del w:id="1081" w:author="OpenAI Codex" w:date="2026-10-11T06:02:09Z">
              <w:r>
                <w:delText>0.2224</w:delText>
              </w:r>
            </w:del>
          </w:p>
        </w:tc>
        <w:tc>
          <w:tcPr>
            <w:tcW w:w="875" w:type="dxa"/>
            <w:tcMar>
              <w:top w:w="60" w:type="dxa"/>
              <w:left w:w="80" w:type="dxa"/>
              <w:bottom w:w="60" w:type="dxa"/>
              <w:right w:w="80" w:type="dxa"/>
            </w:tcMar>
            <w:vAlign w:val="center"/>
          </w:tcPr>
          <w:p w14:paraId="10D10765" w14:textId="51758A7F" w:rsidR="006001A2" w:rsidRDefault="00EE501D">
            <w:pPr>
              <w:spacing w:after="0" w:line="252" w:lineRule="auto"/>
              <w:jc w:val="center"/>
              <w:rPr>
                <w:del w:id="1084" w:author="OpenAI Codex" w:date="2026-10-11T06:02:09Z"/>
              </w:rPr>
            </w:pPr>
            <w:del w:id="1083" w:author="OpenAI Codex" w:date="2026-10-11T06:02:09Z">
              <w:r>
                <w:delText>0.0583</w:delText>
              </w:r>
            </w:del>
          </w:p>
        </w:tc>
        <w:tc>
          <w:tcPr>
            <w:tcW w:w="875" w:type="dxa"/>
            <w:tcMar>
              <w:top w:w="60" w:type="dxa"/>
              <w:left w:w="80" w:type="dxa"/>
              <w:bottom w:w="60" w:type="dxa"/>
              <w:right w:w="80" w:type="dxa"/>
            </w:tcMar>
            <w:vAlign w:val="center"/>
          </w:tcPr>
          <w:p w14:paraId="3E15709A" w14:textId="254F02DB" w:rsidR="006001A2" w:rsidRDefault="00EE501D">
            <w:pPr>
              <w:spacing w:after="0" w:line="252" w:lineRule="auto"/>
              <w:jc w:val="center"/>
              <w:rPr>
                <w:del w:id="1086" w:author="OpenAI Codex" w:date="2026-10-11T06:02:09Z"/>
              </w:rPr>
            </w:pPr>
            <w:del w:id="1085" w:author="OpenAI Codex" w:date="2026-10-11T06:02:09Z">
              <w:r>
                <w:delText>0.2734</w:delText>
              </w:r>
            </w:del>
          </w:p>
        </w:tc>
        <w:tc>
          <w:tcPr>
            <w:tcW w:w="1041" w:type="dxa"/>
            <w:tcMar>
              <w:top w:w="60" w:type="dxa"/>
              <w:left w:w="80" w:type="dxa"/>
              <w:bottom w:w="60" w:type="dxa"/>
              <w:right w:w="80" w:type="dxa"/>
            </w:tcMar>
            <w:vAlign w:val="center"/>
          </w:tcPr>
          <w:p w14:paraId="578DA5A7" w14:textId="632D416E" w:rsidR="006001A2" w:rsidRDefault="00EE501D">
            <w:pPr>
              <w:spacing w:after="0" w:line="252" w:lineRule="auto"/>
              <w:jc w:val="center"/>
              <w:rPr>
                <w:del w:id="1088" w:author="OpenAI Codex" w:date="2026-10-11T06:02:09Z"/>
              </w:rPr>
            </w:pPr>
            <w:del w:id="1087" w:author="OpenAI Codex" w:date="2026-10-11T06:02:09Z">
              <w:r>
                <w:delText>+0.0509</w:delText>
              </w:r>
            </w:del>
          </w:p>
        </w:tc>
        <w:tc>
          <w:tcPr>
            <w:tcW w:w="1001" w:type="dxa"/>
            <w:tcMar>
              <w:top w:w="60" w:type="dxa"/>
              <w:left w:w="80" w:type="dxa"/>
              <w:bottom w:w="60" w:type="dxa"/>
              <w:right w:w="80" w:type="dxa"/>
            </w:tcMar>
            <w:vAlign w:val="center"/>
          </w:tcPr>
          <w:p w14:paraId="7018CC1C" w14:textId="5A3409CD" w:rsidR="006001A2" w:rsidRDefault="00EE501D">
            <w:pPr>
              <w:spacing w:after="0" w:line="252" w:lineRule="auto"/>
              <w:rPr>
                <w:del w:id="1090" w:author="OpenAI Codex" w:date="2026-10-11T06:02:09Z"/>
              </w:rPr>
            </w:pPr>
            <w:del w:id="1089" w:author="OpenAI Codex" w:date="2026-10-11T06:02:09Z">
              <w:r>
                <w:delText>5</w:delText>
              </w:r>
            </w:del>
          </w:p>
        </w:tc>
        <w:tc>
          <w:tcPr>
            <w:tcW w:w="3077" w:type="dxa"/>
            <w:tcMar>
              <w:top w:w="60" w:type="dxa"/>
              <w:left w:w="80" w:type="dxa"/>
              <w:bottom w:w="60" w:type="dxa"/>
              <w:right w:w="80" w:type="dxa"/>
            </w:tcMar>
            <w:vAlign w:val="center"/>
          </w:tcPr>
          <w:p w14:paraId="025B4337" w14:textId="69438543" w:rsidR="006001A2" w:rsidRDefault="00EE501D">
            <w:pPr>
              <w:spacing w:after="0" w:line="252" w:lineRule="auto"/>
              <w:rPr>
                <w:del w:id="1092" w:author="OpenAI Codex" w:date="2026-10-11T06:02:09Z"/>
              </w:rPr>
            </w:pPr>
            <w:del w:id="1091" w:author="OpenAI Codex" w:date="2026-10-11T06:02:09Z">
              <w:r>
                <w:delText>Retrospective sensitivity result, validation rank 5. Train–validation gap is descriptive; this grid did not select the retained final recipe.</w:delText>
              </w:r>
            </w:del>
          </w:p>
        </w:tc>
      </w:tr>
      <w:tr w:rsidR="006001A2" w14:paraId="27A042DB" w14:textId="77777777">
        <w:trPr>
          <w:cantSplit/>
          <w:jc w:val="center"/>
          <w:del w:id="1166" w:author="OpenAI Codex" w:date="2026-10-11T06:02:09Z"/>
        </w:trPr>
        <w:tc>
          <w:tcPr>
            <w:tcW w:w="1041" w:type="dxa"/>
            <w:shd w:val="clear" w:color="auto" w:fill="F8FAFC"/>
            <w:tcMar>
              <w:top w:w="60" w:type="dxa"/>
              <w:left w:w="80" w:type="dxa"/>
              <w:bottom w:w="60" w:type="dxa"/>
              <w:right w:w="80" w:type="dxa"/>
            </w:tcMar>
            <w:vAlign w:val="center"/>
          </w:tcPr>
          <w:p w14:paraId="4306548B" w14:textId="5E5C4FDA" w:rsidR="006001A2" w:rsidRDefault="00EE501D">
            <w:pPr>
              <w:spacing w:after="0" w:line="252" w:lineRule="auto"/>
              <w:rPr>
                <w:del w:id="1094" w:author="OpenAI Codex" w:date="2026-10-11T06:02:09Z"/>
              </w:rPr>
            </w:pPr>
            <w:del w:id="1093" w:author="OpenAI Codex" w:date="2026-10-11T06:02:09Z">
              <w:r>
                <w:delText>Random Forest</w:delText>
              </w:r>
            </w:del>
          </w:p>
        </w:tc>
        <w:tc>
          <w:tcPr>
            <w:tcW w:w="1338" w:type="dxa"/>
            <w:shd w:val="clear" w:color="auto" w:fill="F8FAFC"/>
            <w:tcMar>
              <w:top w:w="60" w:type="dxa"/>
              <w:left w:w="80" w:type="dxa"/>
              <w:bottom w:w="60" w:type="dxa"/>
              <w:right w:w="80" w:type="dxa"/>
            </w:tcMar>
            <w:vAlign w:val="center"/>
          </w:tcPr>
          <w:p w14:paraId="64E62C42" w14:textId="16704958" w:rsidR="006001A2" w:rsidRDefault="00EE501D">
            <w:pPr>
              <w:spacing w:after="0" w:line="252" w:lineRule="auto"/>
              <w:rPr>
                <w:del w:id="1096" w:author="OpenAI Codex" w:date="2026-10-11T06:02:09Z"/>
              </w:rPr>
            </w:pPr>
            <w:del w:id="1095" w:author="OpenAI Codex" w:date="2026-10-11T06:02:09Z">
              <w:r>
                <w:delText>d=10, L=50</w:delText>
              </w:r>
            </w:del>
          </w:p>
        </w:tc>
        <w:tc>
          <w:tcPr>
            <w:tcW w:w="785" w:type="dxa"/>
            <w:shd w:val="clear" w:color="auto" w:fill="F8FAFC"/>
            <w:tcMar>
              <w:top w:w="60" w:type="dxa"/>
              <w:left w:w="80" w:type="dxa"/>
              <w:bottom w:w="60" w:type="dxa"/>
              <w:right w:w="80" w:type="dxa"/>
            </w:tcMar>
            <w:vAlign w:val="center"/>
          </w:tcPr>
          <w:p w14:paraId="6D3CDB62" w14:textId="6CBA8511" w:rsidR="006001A2" w:rsidRDefault="00EE501D">
            <w:pPr>
              <w:spacing w:after="0" w:line="252" w:lineRule="auto"/>
              <w:jc w:val="center"/>
              <w:rPr>
                <w:del w:id="1098" w:author="OpenAI Codex" w:date="2026-10-11T06:02:09Z"/>
              </w:rPr>
            </w:pPr>
            <w:del w:id="1097" w:author="OpenAI Codex" w:date="2026-10-11T06:02:09Z">
              <w:r>
                <w:delText>0.2288</w:delText>
              </w:r>
            </w:del>
          </w:p>
        </w:tc>
        <w:tc>
          <w:tcPr>
            <w:tcW w:w="875" w:type="dxa"/>
            <w:shd w:val="clear" w:color="auto" w:fill="F8FAFC"/>
            <w:tcMar>
              <w:top w:w="60" w:type="dxa"/>
              <w:left w:w="80" w:type="dxa"/>
              <w:bottom w:w="60" w:type="dxa"/>
              <w:right w:w="80" w:type="dxa"/>
            </w:tcMar>
            <w:vAlign w:val="center"/>
          </w:tcPr>
          <w:p w14:paraId="52B91EA9" w14:textId="4A8FBDAF" w:rsidR="006001A2" w:rsidRDefault="00EE501D">
            <w:pPr>
              <w:spacing w:after="0" w:line="252" w:lineRule="auto"/>
              <w:jc w:val="center"/>
              <w:rPr>
                <w:del w:id="1100" w:author="OpenAI Codex" w:date="2026-10-11T06:02:09Z"/>
              </w:rPr>
            </w:pPr>
            <w:del w:id="1099" w:author="OpenAI Codex" w:date="2026-10-11T06:02:09Z">
              <w:r>
                <w:delText>0.0609</w:delText>
              </w:r>
            </w:del>
          </w:p>
        </w:tc>
        <w:tc>
          <w:tcPr>
            <w:tcW w:w="875" w:type="dxa"/>
            <w:shd w:val="clear" w:color="auto" w:fill="F8FAFC"/>
            <w:tcMar>
              <w:top w:w="60" w:type="dxa"/>
              <w:left w:w="80" w:type="dxa"/>
              <w:bottom w:w="60" w:type="dxa"/>
              <w:right w:w="80" w:type="dxa"/>
            </w:tcMar>
            <w:vAlign w:val="center"/>
          </w:tcPr>
          <w:p w14:paraId="22DA0DFE" w14:textId="076CBA9E" w:rsidR="006001A2" w:rsidRDefault="00EE501D">
            <w:pPr>
              <w:spacing w:after="0" w:line="252" w:lineRule="auto"/>
              <w:jc w:val="center"/>
              <w:rPr>
                <w:del w:id="1102" w:author="OpenAI Codex" w:date="2026-10-11T06:02:09Z"/>
              </w:rPr>
            </w:pPr>
            <w:del w:id="1101" w:author="OpenAI Codex" w:date="2026-10-11T06:02:09Z">
              <w:r>
                <w:delText>0.2429</w:delText>
              </w:r>
            </w:del>
          </w:p>
        </w:tc>
        <w:tc>
          <w:tcPr>
            <w:tcW w:w="1041" w:type="dxa"/>
            <w:shd w:val="clear" w:color="auto" w:fill="F8FAFC"/>
            <w:tcMar>
              <w:top w:w="60" w:type="dxa"/>
              <w:left w:w="80" w:type="dxa"/>
              <w:bottom w:w="60" w:type="dxa"/>
              <w:right w:w="80" w:type="dxa"/>
            </w:tcMar>
            <w:vAlign w:val="center"/>
          </w:tcPr>
          <w:p w14:paraId="22577F86" w14:textId="71400348" w:rsidR="006001A2" w:rsidRDefault="00EE501D">
            <w:pPr>
              <w:spacing w:after="0" w:line="252" w:lineRule="auto"/>
              <w:jc w:val="center"/>
              <w:rPr>
                <w:del w:id="1104" w:author="OpenAI Codex" w:date="2026-10-11T06:02:09Z"/>
              </w:rPr>
            </w:pPr>
            <w:del w:id="1103" w:author="OpenAI Codex" w:date="2026-10-11T06:02:09Z">
              <w:r>
                <w:delText>+0.0140</w:delText>
              </w:r>
            </w:del>
          </w:p>
        </w:tc>
        <w:tc>
          <w:tcPr>
            <w:tcW w:w="1001" w:type="dxa"/>
            <w:shd w:val="clear" w:color="auto" w:fill="F8FAFC"/>
            <w:tcMar>
              <w:top w:w="60" w:type="dxa"/>
              <w:left w:w="80" w:type="dxa"/>
              <w:bottom w:w="60" w:type="dxa"/>
              <w:right w:w="80" w:type="dxa"/>
            </w:tcMar>
            <w:vAlign w:val="center"/>
          </w:tcPr>
          <w:p w14:paraId="11C3FEA4" w14:textId="3FCAD0BA" w:rsidR="006001A2" w:rsidRDefault="00EE501D">
            <w:pPr>
              <w:spacing w:after="0" w:line="252" w:lineRule="auto"/>
              <w:rPr>
                <w:del w:id="1106" w:author="OpenAI Codex" w:date="2026-10-11T06:02:09Z"/>
              </w:rPr>
            </w:pPr>
            <w:del w:id="1105" w:author="OpenAI Codex" w:date="2026-10-11T06:02:09Z">
              <w:r>
                <w:delText>1 (Selected)</w:delText>
              </w:r>
            </w:del>
          </w:p>
        </w:tc>
        <w:tc>
          <w:tcPr>
            <w:tcW w:w="3077" w:type="dxa"/>
            <w:shd w:val="clear" w:color="auto" w:fill="F8FAFC"/>
            <w:tcMar>
              <w:top w:w="60" w:type="dxa"/>
              <w:left w:w="80" w:type="dxa"/>
              <w:bottom w:w="60" w:type="dxa"/>
              <w:right w:w="80" w:type="dxa"/>
            </w:tcMar>
            <w:vAlign w:val="center"/>
          </w:tcPr>
          <w:p w14:paraId="270C8D95" w14:textId="03177641" w:rsidR="006001A2" w:rsidRDefault="00EE501D">
            <w:pPr>
              <w:spacing w:after="0" w:line="252" w:lineRule="auto"/>
              <w:rPr>
                <w:del w:id="1108" w:author="OpenAI Codex" w:date="2026-10-11T06:02:09Z"/>
              </w:rPr>
            </w:pPr>
            <w:del w:id="1107" w:author="OpenAI Codex" w:date="2026-10-11T06:02:09Z">
              <w:r>
                <w:delText>Retrospective sensitivity result, validation rank 1 (Selected). Train–validation gap is descriptive; this grid did not select the retained final recipe.</w:delText>
              </w:r>
            </w:del>
          </w:p>
        </w:tc>
      </w:tr>
      <w:tr w:rsidR="006001A2" w14:paraId="0DAB4884" w14:textId="77777777">
        <w:trPr>
          <w:cantSplit/>
          <w:jc w:val="center"/>
          <w:del w:id="1167" w:author="OpenAI Codex" w:date="2026-10-11T06:02:09Z"/>
        </w:trPr>
        <w:tc>
          <w:tcPr>
            <w:tcW w:w="1041" w:type="dxa"/>
            <w:tcMar>
              <w:top w:w="60" w:type="dxa"/>
              <w:left w:w="80" w:type="dxa"/>
              <w:bottom w:w="60" w:type="dxa"/>
              <w:right w:w="80" w:type="dxa"/>
            </w:tcMar>
            <w:vAlign w:val="center"/>
          </w:tcPr>
          <w:p w14:paraId="4A31881A" w14:textId="36205F46" w:rsidR="006001A2" w:rsidRDefault="00EE501D">
            <w:pPr>
              <w:spacing w:after="0" w:line="252" w:lineRule="auto"/>
              <w:rPr>
                <w:del w:id="1110" w:author="OpenAI Codex" w:date="2026-10-11T06:02:09Z"/>
              </w:rPr>
            </w:pPr>
            <w:del w:id="1109" w:author="OpenAI Codex" w:date="2026-10-11T06:02:09Z">
              <w:r>
                <w:delText>Random Forest</w:delText>
              </w:r>
            </w:del>
          </w:p>
        </w:tc>
        <w:tc>
          <w:tcPr>
            <w:tcW w:w="1338" w:type="dxa"/>
            <w:tcMar>
              <w:top w:w="60" w:type="dxa"/>
              <w:left w:w="80" w:type="dxa"/>
              <w:bottom w:w="60" w:type="dxa"/>
              <w:right w:w="80" w:type="dxa"/>
            </w:tcMar>
            <w:vAlign w:val="center"/>
          </w:tcPr>
          <w:p w14:paraId="693F1E4A" w14:textId="12F3DB19" w:rsidR="006001A2" w:rsidRDefault="00EE501D">
            <w:pPr>
              <w:spacing w:after="0" w:line="252" w:lineRule="auto"/>
              <w:rPr>
                <w:del w:id="1112" w:author="OpenAI Codex" w:date="2026-10-11T06:02:09Z"/>
              </w:rPr>
            </w:pPr>
            <w:del w:id="1111" w:author="OpenAI Codex" w:date="2026-10-11T06:02:09Z">
              <w:r>
                <w:delText>d=14, L=20</w:delText>
              </w:r>
            </w:del>
          </w:p>
        </w:tc>
        <w:tc>
          <w:tcPr>
            <w:tcW w:w="785" w:type="dxa"/>
            <w:tcMar>
              <w:top w:w="60" w:type="dxa"/>
              <w:left w:w="80" w:type="dxa"/>
              <w:bottom w:w="60" w:type="dxa"/>
              <w:right w:w="80" w:type="dxa"/>
            </w:tcMar>
            <w:vAlign w:val="center"/>
          </w:tcPr>
          <w:p w14:paraId="3579FCB6" w14:textId="30291052" w:rsidR="006001A2" w:rsidRDefault="00EE501D">
            <w:pPr>
              <w:spacing w:after="0" w:line="252" w:lineRule="auto"/>
              <w:jc w:val="center"/>
              <w:rPr>
                <w:del w:id="1114" w:author="OpenAI Codex" w:date="2026-10-11T06:02:09Z"/>
              </w:rPr>
            </w:pPr>
            <w:del w:id="1113" w:author="OpenAI Codex" w:date="2026-10-11T06:02:09Z">
              <w:r>
                <w:delText>0.2192</w:delText>
              </w:r>
            </w:del>
          </w:p>
        </w:tc>
        <w:tc>
          <w:tcPr>
            <w:tcW w:w="875" w:type="dxa"/>
            <w:tcMar>
              <w:top w:w="60" w:type="dxa"/>
              <w:left w:w="80" w:type="dxa"/>
              <w:bottom w:w="60" w:type="dxa"/>
              <w:right w:w="80" w:type="dxa"/>
            </w:tcMar>
            <w:vAlign w:val="center"/>
          </w:tcPr>
          <w:p w14:paraId="23E0A750" w14:textId="3263E325" w:rsidR="006001A2" w:rsidRDefault="00EE501D">
            <w:pPr>
              <w:spacing w:after="0" w:line="252" w:lineRule="auto"/>
              <w:jc w:val="center"/>
              <w:rPr>
                <w:del w:id="1116" w:author="OpenAI Codex" w:date="2026-10-11T06:02:09Z"/>
              </w:rPr>
            </w:pPr>
            <w:del w:id="1115" w:author="OpenAI Codex" w:date="2026-10-11T06:02:09Z">
              <w:r>
                <w:delText>0.0587</w:delText>
              </w:r>
            </w:del>
          </w:p>
        </w:tc>
        <w:tc>
          <w:tcPr>
            <w:tcW w:w="875" w:type="dxa"/>
            <w:tcMar>
              <w:top w:w="60" w:type="dxa"/>
              <w:left w:w="80" w:type="dxa"/>
              <w:bottom w:w="60" w:type="dxa"/>
              <w:right w:w="80" w:type="dxa"/>
            </w:tcMar>
            <w:vAlign w:val="center"/>
          </w:tcPr>
          <w:p w14:paraId="7C7F6FB1" w14:textId="3D0DD59D" w:rsidR="006001A2" w:rsidRDefault="00EE501D">
            <w:pPr>
              <w:spacing w:after="0" w:line="252" w:lineRule="auto"/>
              <w:jc w:val="center"/>
              <w:rPr>
                <w:del w:id="1118" w:author="OpenAI Codex" w:date="2026-10-11T06:02:09Z"/>
              </w:rPr>
            </w:pPr>
            <w:del w:id="1117" w:author="OpenAI Codex" w:date="2026-10-11T06:02:09Z">
              <w:r>
                <w:delText>0.2996</w:delText>
              </w:r>
            </w:del>
          </w:p>
        </w:tc>
        <w:tc>
          <w:tcPr>
            <w:tcW w:w="1041" w:type="dxa"/>
            <w:tcMar>
              <w:top w:w="60" w:type="dxa"/>
              <w:left w:w="80" w:type="dxa"/>
              <w:bottom w:w="60" w:type="dxa"/>
              <w:right w:w="80" w:type="dxa"/>
            </w:tcMar>
            <w:vAlign w:val="center"/>
          </w:tcPr>
          <w:p w14:paraId="3FECCC04" w14:textId="56C8B356" w:rsidR="006001A2" w:rsidRDefault="00EE501D">
            <w:pPr>
              <w:spacing w:after="0" w:line="252" w:lineRule="auto"/>
              <w:jc w:val="center"/>
              <w:rPr>
                <w:del w:id="1120" w:author="OpenAI Codex" w:date="2026-10-11T06:02:09Z"/>
              </w:rPr>
            </w:pPr>
            <w:del w:id="1119" w:author="OpenAI Codex" w:date="2026-10-11T06:02:09Z">
              <w:r>
                <w:delText>+0.0805</w:delText>
              </w:r>
            </w:del>
          </w:p>
        </w:tc>
        <w:tc>
          <w:tcPr>
            <w:tcW w:w="1001" w:type="dxa"/>
            <w:tcMar>
              <w:top w:w="60" w:type="dxa"/>
              <w:left w:w="80" w:type="dxa"/>
              <w:bottom w:w="60" w:type="dxa"/>
              <w:right w:w="80" w:type="dxa"/>
            </w:tcMar>
            <w:vAlign w:val="center"/>
          </w:tcPr>
          <w:p w14:paraId="7A5B92E3" w14:textId="6C94D922" w:rsidR="006001A2" w:rsidRDefault="00EE501D">
            <w:pPr>
              <w:spacing w:after="0" w:line="252" w:lineRule="auto"/>
              <w:rPr>
                <w:del w:id="1122" w:author="OpenAI Codex" w:date="2026-10-11T06:02:09Z"/>
              </w:rPr>
            </w:pPr>
            <w:del w:id="1121" w:author="OpenAI Codex" w:date="2026-10-11T06:02:09Z">
              <w:r>
                <w:delText>6</w:delText>
              </w:r>
            </w:del>
          </w:p>
        </w:tc>
        <w:tc>
          <w:tcPr>
            <w:tcW w:w="3077" w:type="dxa"/>
            <w:tcMar>
              <w:top w:w="60" w:type="dxa"/>
              <w:left w:w="80" w:type="dxa"/>
              <w:bottom w:w="60" w:type="dxa"/>
              <w:right w:w="80" w:type="dxa"/>
            </w:tcMar>
            <w:vAlign w:val="center"/>
          </w:tcPr>
          <w:p w14:paraId="261EFBB6" w14:textId="2B5B3DB7" w:rsidR="006001A2" w:rsidRDefault="00EE501D">
            <w:pPr>
              <w:spacing w:after="0" w:line="252" w:lineRule="auto"/>
              <w:rPr>
                <w:del w:id="1124" w:author="OpenAI Codex" w:date="2026-10-11T06:02:09Z"/>
              </w:rPr>
            </w:pPr>
            <w:del w:id="1123" w:author="OpenAI Codex" w:date="2026-10-11T06:02:09Z">
              <w:r>
                <w:delText>Retrospective sensitivity result, validation rank 6. Train–validation gap is descriptive; this grid did not select the retained final recipe.</w:delText>
              </w:r>
            </w:del>
          </w:p>
        </w:tc>
      </w:tr>
      <w:tr w:rsidR="006001A2" w14:paraId="2A2A6993" w14:textId="77777777">
        <w:trPr>
          <w:cantSplit/>
          <w:jc w:val="center"/>
          <w:del w:id="1168" w:author="OpenAI Codex" w:date="2026-10-11T06:02:09Z"/>
        </w:trPr>
        <w:tc>
          <w:tcPr>
            <w:tcW w:w="1041" w:type="dxa"/>
            <w:shd w:val="clear" w:color="auto" w:fill="F8FAFC"/>
            <w:tcMar>
              <w:top w:w="60" w:type="dxa"/>
              <w:left w:w="80" w:type="dxa"/>
              <w:bottom w:w="60" w:type="dxa"/>
              <w:right w:w="80" w:type="dxa"/>
            </w:tcMar>
            <w:vAlign w:val="center"/>
          </w:tcPr>
          <w:p w14:paraId="7F09A9CB" w14:textId="665B60DB" w:rsidR="006001A2" w:rsidRDefault="00EE501D">
            <w:pPr>
              <w:spacing w:after="0" w:line="252" w:lineRule="auto"/>
              <w:rPr>
                <w:del w:id="1126" w:author="OpenAI Codex" w:date="2026-10-11T06:02:09Z"/>
              </w:rPr>
            </w:pPr>
            <w:del w:id="1125" w:author="OpenAI Codex" w:date="2026-10-11T06:02:09Z">
              <w:r>
                <w:delText>Random Forest</w:delText>
              </w:r>
            </w:del>
          </w:p>
        </w:tc>
        <w:tc>
          <w:tcPr>
            <w:tcW w:w="1338" w:type="dxa"/>
            <w:shd w:val="clear" w:color="auto" w:fill="F8FAFC"/>
            <w:tcMar>
              <w:top w:w="60" w:type="dxa"/>
              <w:left w:w="80" w:type="dxa"/>
              <w:bottom w:w="60" w:type="dxa"/>
              <w:right w:w="80" w:type="dxa"/>
            </w:tcMar>
            <w:vAlign w:val="center"/>
          </w:tcPr>
          <w:p w14:paraId="30C3D9A4" w14:textId="5A9FA76B" w:rsidR="006001A2" w:rsidRDefault="00EE501D">
            <w:pPr>
              <w:spacing w:after="0" w:line="252" w:lineRule="auto"/>
              <w:rPr>
                <w:del w:id="1128" w:author="OpenAI Codex" w:date="2026-10-11T06:02:09Z"/>
              </w:rPr>
            </w:pPr>
            <w:del w:id="1127" w:author="OpenAI Codex" w:date="2026-10-11T06:02:09Z">
              <w:r>
                <w:delText>d=14, L=50</w:delText>
              </w:r>
            </w:del>
          </w:p>
        </w:tc>
        <w:tc>
          <w:tcPr>
            <w:tcW w:w="785" w:type="dxa"/>
            <w:shd w:val="clear" w:color="auto" w:fill="F8FAFC"/>
            <w:tcMar>
              <w:top w:w="60" w:type="dxa"/>
              <w:left w:w="80" w:type="dxa"/>
              <w:bottom w:w="60" w:type="dxa"/>
              <w:right w:w="80" w:type="dxa"/>
            </w:tcMar>
            <w:vAlign w:val="center"/>
          </w:tcPr>
          <w:p w14:paraId="64813D05" w14:textId="39E6A95C" w:rsidR="006001A2" w:rsidRDefault="00EE501D">
            <w:pPr>
              <w:spacing w:after="0" w:line="252" w:lineRule="auto"/>
              <w:jc w:val="center"/>
              <w:rPr>
                <w:del w:id="1130" w:author="OpenAI Codex" w:date="2026-10-11T06:02:09Z"/>
              </w:rPr>
            </w:pPr>
            <w:del w:id="1129" w:author="OpenAI Codex" w:date="2026-10-11T06:02:09Z">
              <w:r>
                <w:delText>0.2269</w:delText>
              </w:r>
            </w:del>
          </w:p>
        </w:tc>
        <w:tc>
          <w:tcPr>
            <w:tcW w:w="875" w:type="dxa"/>
            <w:shd w:val="clear" w:color="auto" w:fill="F8FAFC"/>
            <w:tcMar>
              <w:top w:w="60" w:type="dxa"/>
              <w:left w:w="80" w:type="dxa"/>
              <w:bottom w:w="60" w:type="dxa"/>
              <w:right w:w="80" w:type="dxa"/>
            </w:tcMar>
            <w:vAlign w:val="center"/>
          </w:tcPr>
          <w:p w14:paraId="4D0EDDDB" w14:textId="60FC0111" w:rsidR="006001A2" w:rsidRDefault="00EE501D">
            <w:pPr>
              <w:spacing w:after="0" w:line="252" w:lineRule="auto"/>
              <w:jc w:val="center"/>
              <w:rPr>
                <w:del w:id="1132" w:author="OpenAI Codex" w:date="2026-10-11T06:02:09Z"/>
              </w:rPr>
            </w:pPr>
            <w:del w:id="1131" w:author="OpenAI Codex" w:date="2026-10-11T06:02:09Z">
              <w:r>
                <w:delText>0.0578</w:delText>
              </w:r>
            </w:del>
          </w:p>
        </w:tc>
        <w:tc>
          <w:tcPr>
            <w:tcW w:w="875" w:type="dxa"/>
            <w:shd w:val="clear" w:color="auto" w:fill="F8FAFC"/>
            <w:tcMar>
              <w:top w:w="60" w:type="dxa"/>
              <w:left w:w="80" w:type="dxa"/>
              <w:bottom w:w="60" w:type="dxa"/>
              <w:right w:w="80" w:type="dxa"/>
            </w:tcMar>
            <w:vAlign w:val="center"/>
          </w:tcPr>
          <w:p w14:paraId="4E61E9C2" w14:textId="3EC1D06D" w:rsidR="006001A2" w:rsidRDefault="00EE501D">
            <w:pPr>
              <w:spacing w:after="0" w:line="252" w:lineRule="auto"/>
              <w:jc w:val="center"/>
              <w:rPr>
                <w:del w:id="1134" w:author="OpenAI Codex" w:date="2026-10-11T06:02:09Z"/>
              </w:rPr>
            </w:pPr>
            <w:del w:id="1133" w:author="OpenAI Codex" w:date="2026-10-11T06:02:09Z">
              <w:r>
                <w:delText>0.2518</w:delText>
              </w:r>
            </w:del>
          </w:p>
        </w:tc>
        <w:tc>
          <w:tcPr>
            <w:tcW w:w="1041" w:type="dxa"/>
            <w:shd w:val="clear" w:color="auto" w:fill="F8FAFC"/>
            <w:tcMar>
              <w:top w:w="60" w:type="dxa"/>
              <w:left w:w="80" w:type="dxa"/>
              <w:bottom w:w="60" w:type="dxa"/>
              <w:right w:w="80" w:type="dxa"/>
            </w:tcMar>
            <w:vAlign w:val="center"/>
          </w:tcPr>
          <w:p w14:paraId="1D519118" w14:textId="2C65CAFA" w:rsidR="006001A2" w:rsidRDefault="00EE501D">
            <w:pPr>
              <w:spacing w:after="0" w:line="252" w:lineRule="auto"/>
              <w:jc w:val="center"/>
              <w:rPr>
                <w:del w:id="1136" w:author="OpenAI Codex" w:date="2026-10-11T06:02:09Z"/>
              </w:rPr>
            </w:pPr>
            <w:del w:id="1135" w:author="OpenAI Codex" w:date="2026-10-11T06:02:09Z">
              <w:r>
                <w:delText>+0.0249</w:delText>
              </w:r>
            </w:del>
          </w:p>
        </w:tc>
        <w:tc>
          <w:tcPr>
            <w:tcW w:w="1001" w:type="dxa"/>
            <w:shd w:val="clear" w:color="auto" w:fill="F8FAFC"/>
            <w:tcMar>
              <w:top w:w="60" w:type="dxa"/>
              <w:left w:w="80" w:type="dxa"/>
              <w:bottom w:w="60" w:type="dxa"/>
              <w:right w:w="80" w:type="dxa"/>
            </w:tcMar>
            <w:vAlign w:val="center"/>
          </w:tcPr>
          <w:p w14:paraId="5D38027C" w14:textId="5828A971" w:rsidR="006001A2" w:rsidRDefault="00EE501D">
            <w:pPr>
              <w:spacing w:after="0" w:line="252" w:lineRule="auto"/>
              <w:rPr>
                <w:del w:id="1138" w:author="OpenAI Codex" w:date="2026-10-11T06:02:09Z"/>
              </w:rPr>
            </w:pPr>
            <w:del w:id="1137" w:author="OpenAI Codex" w:date="2026-10-11T06:02:09Z">
              <w:r>
                <w:delText>4</w:delText>
              </w:r>
            </w:del>
          </w:p>
        </w:tc>
        <w:tc>
          <w:tcPr>
            <w:tcW w:w="3077" w:type="dxa"/>
            <w:shd w:val="clear" w:color="auto" w:fill="F8FAFC"/>
            <w:tcMar>
              <w:top w:w="60" w:type="dxa"/>
              <w:left w:w="80" w:type="dxa"/>
              <w:bottom w:w="60" w:type="dxa"/>
              <w:right w:w="80" w:type="dxa"/>
            </w:tcMar>
            <w:vAlign w:val="center"/>
          </w:tcPr>
          <w:p w14:paraId="48C434CD" w14:textId="36F1B804" w:rsidR="006001A2" w:rsidRDefault="00EE501D">
            <w:pPr>
              <w:spacing w:after="0" w:line="252" w:lineRule="auto"/>
              <w:jc w:val="center"/>
              <w:rPr>
                <w:del w:id="1140" w:author="OpenAI Codex" w:date="2026-10-11T06:02:09Z"/>
              </w:rPr>
            </w:pPr>
            <w:del w:id="1139" w:author="OpenAI Codex" w:date="2026-10-11T06:02:09Z">
              <w:r>
                <w:delText>Retrospective sensitivity result, validation rank 4. Train–validation gap is descriptive; this grid did not select the retained final recipe.</w:delText>
              </w:r>
            </w:del>
          </w:p>
        </w:tc>
      </w:tr>
    </w:tbl>
    <w:p w14:paraId="382102B8" w14:textId="77777777" w:rsidR="006001A2" w:rsidRDefault="006001A2">
      <w:pPr>
        <w:spacing w:before="40" w:after="40" w:line="40" w:lineRule="exact"/>
        <w:rPr>
          <w:del w:id="1169" w:author="OpenAI Codex" w:date="2026-10-11T06:02:09Z"/>
        </w:rPr>
      </w:pPr>
    </w:p>
    <w:p w14:paraId="65723046" w14:textId="722D37F5" w:rsidR="006001A2" w:rsidRDefault="00EE501D">
      <w:pPr>
        <w:pStyle w:val="Heading4"/>
        <w:rPr>
          <w:del w:id="1171" w:author="OpenAI Codex" w:date="2026-10-11T06:02:09Z"/>
        </w:rPr>
      </w:pPr>
      <w:del w:id="1170" w:author="OpenAI Codex" w:date="2026-10-11T06:02:09Z">
        <w:r>
          <w:rPr>
            <w:sz w:val="21"/>
          </w:rPr>
          <w:lastRenderedPageBreak/>
          <w:delText>Part C: Decision-Making Criteria &amp; Protocol Summary</w:delText>
        </w:r>
      </w:del>
    </w:p>
    <w:p w14:paraId="68B2C8B1" w14:textId="7960E6B9" w:rsidR="006001A2" w:rsidRDefault="00EE501D">
      <w:pPr>
        <w:spacing w:after="50"/>
        <w:ind w:left="403" w:hanging="259"/>
        <w:rPr>
          <w:del w:id="1173" w:author="OpenAI Codex" w:date="2026-10-11T06:02:09Z"/>
        </w:rPr>
      </w:pPr>
      <w:del w:id="1172" w:author="OpenAI Codex" w:date="2026-10-11T06:02:09Z">
        <w:r>
          <w:delText>1. Regression Sensitivity: In the retrospective unclipped grid, Ridge α=100 achieved MAE 5.1850 days, tree d=6/L=200 5.1155, and forest d=14/L=50 5.0858; forest d=14/L=20 achieved 5.2458. The separately retained clipped recipe has chronological MAE 5.2436 and terminal MAE 3.7185. These differing protocols/settings must not be read as a matched validation victory for the retained forest or an isolated explanation of outlier effects.</w:delText>
        </w:r>
      </w:del>
    </w:p>
    <w:p w14:paraId="2DCA1148" w14:textId="7F77AA03" w:rsidR="006001A2" w:rsidRDefault="00EE501D">
      <w:pPr>
        <w:spacing w:after="50"/>
        <w:ind w:left="403" w:hanging="259"/>
        <w:rPr>
          <w:del w:id="1175" w:author="OpenAI Codex" w:date="2026-10-11T06:02:09Z"/>
        </w:rPr>
      </w:pPr>
      <w:del w:id="1174" w:author="OpenAI Codex" w:date="2026-10-11T06:02:09Z">
        <w:r>
          <w:delText>2. Classification Sensitivity: Logistic C=0.01 has chronological AP 0.2349, higher than tree d=10/L=200 (0.1953), the best grid forest d=10/L=50 (0.2288), and the retained forest d=14/L=20 (0.2192). The retained forest’s terminal AP is 0.1823 and Brier 0.0949 versus tree Brier 0.0946. The terminal is previously inspected, and its decisions at 0.17 do not retrospectively justify selecting a validation-inferior model.</w:delText>
        </w:r>
      </w:del>
    </w:p>
    <w:p w14:paraId="3C05CEF9" w14:textId="77777777" w:rsidR="006001A2" w:rsidRDefault="00EE501D">
      <w:pPr>
        <w:pStyle w:val="Heading1"/>
        <w:pageBreakBefore/>
        <w:rPr>
          <w:del w:id="1177" w:author="OpenAI Codex" w:date="2026-10-11T06:02:09Z"/>
        </w:rPr>
      </w:pPr>
      <w:del w:id="1176" w:author="OpenAI Codex" w:date="2026-10-11T06:02:09Z">
        <w:r>
          <w:lastRenderedPageBreak/>
          <w:delText>Appendix D: Permutation Feature Importance &amp; Model Interpretation</w:delText>
        </w:r>
      </w:del>
    </w:p>
    <w:p w14:paraId="45E1FBCD" w14:textId="77777777" w:rsidR="006001A2" w:rsidRDefault="00EE501D">
      <w:pPr>
        <w:pStyle w:val="Heading2"/>
        <w:rPr>
          <w:del w:id="1179" w:author="OpenAI Codex" w:date="2026-10-11T06:02:09Z"/>
        </w:rPr>
      </w:pPr>
      <w:del w:id="1178" w:author="OpenAI Codex" w:date="2026-10-11T06:02:09Z">
        <w:r>
          <w:delText>Figure D.1: Regression 11-Feature Permutation Importance Ranking</w:delText>
        </w:r>
      </w:del>
    </w:p>
    <w:p w14:paraId="0985BD0B" w14:textId="77777777" w:rsidR="006001A2" w:rsidRDefault="00EE501D">
      <w:pPr>
        <w:keepNext/>
        <w:spacing w:before="160" w:after="60"/>
        <w:jc w:val="center"/>
        <w:rPr>
          <w:del w:id="1181" w:author="OpenAI Codex" w:date="2026-10-11T06:02:09Z"/>
        </w:rPr>
      </w:pPr>
      <w:del w:id="1180" w:author="OpenAI Codex" w:date="2026-10-11T06:02:09Z">
        <w:r>
          <w:rPr>
            <w:noProof/>
          </w:rPr>
          <w:drawing>
            <wp:inline distT="0" distB="0" distL="0" distR="0" wp14:anchorId="06E986CD" wp14:editId="47E52A22">
              <wp:extent cx="6217920" cy="3730752"/>
              <wp:effectExtent l="0" t="0" r="0" b="0"/>
              <wp:docPr id="5" name="Picture 5" descr="Regression 11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11_feature_importance.png"/>
                      <pic:cNvPicPr/>
                    </pic:nvPicPr>
                    <pic:blipFill>
                      <a:blip r:embed="rId16"/>
                      <a:stretch>
                        <a:fillRect/>
                      </a:stretch>
                    </pic:blipFill>
                    <pic:spPr>
                      <a:xfrm>
                        <a:off x="0" y="0"/>
                        <a:ext cx="6217920" cy="3730752"/>
                      </a:xfrm>
                      <a:prstGeom prst="rect">
                        <a:avLst/>
                      </a:prstGeom>
                    </pic:spPr>
                  </pic:pic>
                </a:graphicData>
              </a:graphic>
            </wp:inline>
          </w:drawing>
        </w:r>
      </w:del>
    </w:p>
    <w:p w14:paraId="6AB2131B" w14:textId="2EAC10A4" w:rsidR="006001A2" w:rsidRDefault="00EE501D">
      <w:pPr>
        <w:pStyle w:val="Caption"/>
        <w:keepLines/>
        <w:spacing w:before="40"/>
        <w:rPr>
          <w:del w:id="1193" w:author="OpenAI Codex" w:date="2026-10-11T06:02:09Z"/>
        </w:rPr>
      </w:pPr>
      <w:del w:id="1182" w:author="OpenAI Codex" w:date="2026-10-11T06:02:09Z">
        <w:r>
          <w:delText xml:space="preserve">Figure D.1: Historical exploratory shallow-tree permutation feature importance for fulfillment lead time regression (mean MAE </w:delText>
        </w:r>
      </w:del>
      <w:proofErr w:type="gramStart"/>
      <w:del w:id="1183" w:author="OpenAI Codex" w:date="2026-10-11T06:02:09Z">
        <w:r>
          <w:delText>drop in</w:delText>
        </w:r>
      </w:del>
      <w:proofErr w:type="gramEnd"/>
      <w:del w:id="1184" w:author="OpenAI Codex" w:date="2026-10-11T06:02:09Z">
        <w:r>
          <w:delText xml:space="preserve"> days ± SD across 5 grouped folds from Experiment 3 development). Shuffling geodesic distance (</w:delText>
        </w:r>
      </w:del>
      <w:proofErr w:type="spellStart"/>
      <w:del w:id="1185" w:author="OpenAI Codex" w:date="2026-10-11T06:02:09Z">
        <w:r>
          <w:delText>distance_km_max</w:delText>
        </w:r>
      </w:del>
      <w:proofErr w:type="spellEnd"/>
      <w:del w:id="1186" w:author="OpenAI Codex" w:date="2026-10-11T06:02:09Z">
        <w:r>
          <w:delText xml:space="preserve">) causes the largest prediction collapse (+0.891 days MAE degradation), followed by </w:delText>
        </w:r>
      </w:del>
      <w:proofErr w:type="spellStart"/>
      <w:del w:id="1187" w:author="OpenAI Codex" w:date="2026-10-11T06:02:09Z">
        <w:r>
          <w:delText>customer_state</w:delText>
        </w:r>
      </w:del>
      <w:proofErr w:type="spellEnd"/>
      <w:del w:id="1188" w:author="OpenAI Codex" w:date="2026-10-11T06:02:09Z">
        <w:r>
          <w:delText xml:space="preserve"> (+0.348d), </w:delText>
        </w:r>
      </w:del>
      <w:proofErr w:type="spellStart"/>
      <w:del w:id="1189" w:author="OpenAI Codex" w:date="2026-10-11T06:02:09Z">
        <w:r>
          <w:delText>purchase_month</w:delText>
        </w:r>
      </w:del>
      <w:proofErr w:type="spellEnd"/>
      <w:del w:id="1190" w:author="OpenAI Codex" w:date="2026-10-11T06:02:09Z">
        <w:r>
          <w:delText xml:space="preserve"> (+0.276d), and </w:delText>
        </w:r>
      </w:del>
      <w:proofErr w:type="spellStart"/>
      <w:del w:id="1191" w:author="OpenAI Codex" w:date="2026-10-11T06:02:09Z">
        <w:r>
          <w:delText>total_freight</w:delText>
        </w:r>
      </w:del>
      <w:proofErr w:type="spellEnd"/>
      <w:del w:id="1192" w:author="OpenAI Codex" w:date="2026-10-11T06:02:09Z">
        <w:r>
          <w:delText xml:space="preserve"> (+0.104d).</w:delText>
        </w:r>
      </w:del>
    </w:p>
    <w:p w14:paraId="4C93D0EB" w14:textId="77777777" w:rsidR="006001A2" w:rsidRDefault="00EE501D">
      <w:pPr>
        <w:pStyle w:val="Heading2"/>
        <w:rPr>
          <w:del w:id="1195" w:author="OpenAI Codex" w:date="2026-10-11T06:02:09Z"/>
        </w:rPr>
      </w:pPr>
      <w:del w:id="1194" w:author="OpenAI Codex" w:date="2026-10-11T06:02:09Z">
        <w:r>
          <w:lastRenderedPageBreak/>
          <w:delText>Figure D.2: Classification 12-Feature Permutation Importance Ranking</w:delText>
        </w:r>
      </w:del>
    </w:p>
    <w:p w14:paraId="5DC2A69A" w14:textId="77777777" w:rsidR="006001A2" w:rsidRDefault="00EE501D">
      <w:pPr>
        <w:keepNext/>
        <w:spacing w:before="160" w:after="60"/>
        <w:jc w:val="center"/>
        <w:rPr>
          <w:del w:id="1197" w:author="OpenAI Codex" w:date="2026-10-11T06:02:09Z"/>
        </w:rPr>
      </w:pPr>
      <w:del w:id="1196" w:author="OpenAI Codex" w:date="2026-10-11T06:02:09Z">
        <w:r>
          <w:rPr>
            <w:noProof/>
          </w:rPr>
          <w:drawing>
            <wp:inline distT="0" distB="0" distL="0" distR="0" wp14:anchorId="3D8E3504" wp14:editId="1394AC0E">
              <wp:extent cx="6217920" cy="3730752"/>
              <wp:effectExtent l="0" t="0" r="0" b="0"/>
              <wp:docPr id="6" name="Picture 6" descr="Classification 12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12_feature_importance.png"/>
                      <pic:cNvPicPr/>
                    </pic:nvPicPr>
                    <pic:blipFill>
                      <a:blip r:embed="rId17"/>
                      <a:stretch>
                        <a:fillRect/>
                      </a:stretch>
                    </pic:blipFill>
                    <pic:spPr>
                      <a:xfrm>
                        <a:off x="0" y="0"/>
                        <a:ext cx="6217920" cy="3730752"/>
                      </a:xfrm>
                      <a:prstGeom prst="rect">
                        <a:avLst/>
                      </a:prstGeom>
                    </pic:spPr>
                  </pic:pic>
                </a:graphicData>
              </a:graphic>
            </wp:inline>
          </w:drawing>
        </w:r>
      </w:del>
    </w:p>
    <w:p w14:paraId="0F7E5CFB" w14:textId="268C457E" w:rsidR="006001A2" w:rsidRDefault="00EE501D">
      <w:pPr>
        <w:pStyle w:val="Caption"/>
        <w:keepLines/>
        <w:spacing w:before="40"/>
        <w:rPr>
          <w:del w:id="1211" w:author="OpenAI Codex" w:date="2026-10-11T06:02:09Z"/>
        </w:rPr>
      </w:pPr>
      <w:del w:id="1198" w:author="OpenAI Codex" w:date="2026-10-11T06:02:09Z">
        <w:r>
          <w:delText xml:space="preserve">Figure D.2: Historical exploratory logistic-model permutation importance under grouped development validation. Positive AP drops are </w:delText>
        </w:r>
      </w:del>
      <w:proofErr w:type="spellStart"/>
      <w:del w:id="1199" w:author="OpenAI Codex" w:date="2026-10-11T06:02:09Z">
        <w:r>
          <w:delText>purchase_month</w:delText>
        </w:r>
      </w:del>
      <w:proofErr w:type="spellEnd"/>
      <w:del w:id="1200" w:author="OpenAI Codex" w:date="2026-10-11T06:02:09Z">
        <w:r>
          <w:delText xml:space="preserve"> +0.0332, </w:delText>
        </w:r>
      </w:del>
      <w:proofErr w:type="spellStart"/>
      <w:del w:id="1201" w:author="OpenAI Codex" w:date="2026-10-11T06:02:09Z">
        <w:r>
          <w:delText>n_sellers</w:delText>
        </w:r>
      </w:del>
      <w:proofErr w:type="spellEnd"/>
      <w:del w:id="1202" w:author="OpenAI Codex" w:date="2026-10-11T06:02:09Z">
        <w:r>
          <w:delText xml:space="preserve"> +0.0248, </w:delText>
        </w:r>
      </w:del>
      <w:proofErr w:type="spellStart"/>
      <w:del w:id="1203" w:author="OpenAI Codex" w:date="2026-10-11T06:02:09Z">
        <w:r>
          <w:delText>n_items</w:delText>
        </w:r>
      </w:del>
      <w:proofErr w:type="spellEnd"/>
      <w:del w:id="1204" w:author="OpenAI Codex" w:date="2026-10-11T06:02:09Z">
        <w:r>
          <w:delText xml:space="preserve"> +0.0220, </w:delText>
        </w:r>
      </w:del>
      <w:proofErr w:type="spellStart"/>
      <w:del w:id="1205" w:author="OpenAI Codex" w:date="2026-10-11T06:02:09Z">
        <w:r>
          <w:delText>customer_state</w:delText>
        </w:r>
      </w:del>
      <w:proofErr w:type="spellEnd"/>
      <w:del w:id="1206" w:author="OpenAI Codex" w:date="2026-10-11T06:02:09Z">
        <w:r>
          <w:delText xml:space="preserve"> +0.0200, </w:delText>
        </w:r>
      </w:del>
      <w:proofErr w:type="spellStart"/>
      <w:del w:id="1207" w:author="OpenAI Codex" w:date="2026-10-11T06:02:09Z">
        <w:r>
          <w:delText>primary_seller_state</w:delText>
        </w:r>
      </w:del>
      <w:proofErr w:type="spellEnd"/>
      <w:del w:id="1208" w:author="OpenAI Codex" w:date="2026-10-11T06:02:09Z">
        <w:r>
          <w:delText xml:space="preserve"> +0.0070 and </w:delText>
        </w:r>
      </w:del>
      <w:proofErr w:type="spellStart"/>
      <w:del w:id="1209" w:author="OpenAI Codex" w:date="2026-10-11T06:02:09Z">
        <w:r>
          <w:delText>interstate_share</w:delText>
        </w:r>
      </w:del>
      <w:proofErr w:type="spellEnd"/>
      <w:del w:id="1210" w:author="OpenAI Codex" w:date="2026-10-11T06:02:09Z">
        <w:r>
          <w:delText xml:space="preserve"> +0.0059. These are baseline-minus-permuted AP losses and model-specific predictive reliance, not causal estimates or final-forest importances.</w:delText>
        </w:r>
      </w:del>
    </w:p>
    <w:p w14:paraId="7DC1C666" w14:textId="6E52CC03" w:rsidR="006001A2" w:rsidRDefault="00EE501D">
      <w:pPr>
        <w:pStyle w:val="Heading1"/>
        <w:pageBreakBefore/>
        <w:rPr>
          <w:del w:id="1213" w:author="OpenAI Codex" w:date="2026-10-11T06:02:09Z"/>
        </w:rPr>
      </w:pPr>
      <w:del w:id="1212" w:author="OpenAI Codex" w:date="2026-10-11T06:02:09Z">
        <w:r>
          <w:lastRenderedPageBreak/>
          <w:delText>Historical supporting record — Appendix E: Comprehensive Holdout Diagnostics, Benchmark Matrices &amp; Subgroup Analysis</w:delText>
        </w:r>
      </w:del>
    </w:p>
    <w:p w14:paraId="0DE52042" w14:textId="796975BD" w:rsidR="006001A2" w:rsidRDefault="00EE501D">
      <w:pPr>
        <w:pStyle w:val="Heading2"/>
        <w:rPr>
          <w:del w:id="1215" w:author="OpenAI Codex" w:date="2026-10-11T06:02:09Z"/>
        </w:rPr>
      </w:pPr>
      <w:del w:id="1214" w:author="OpenAI Codex" w:date="2026-10-11T06:02:09Z">
        <w:r>
          <w:delText>Historical supporting record — Table E.1: Complete Train-Validate-Test Generalization Matrix</w:delText>
        </w:r>
      </w:del>
    </w:p>
    <w:p w14:paraId="2A13385A" w14:textId="77777777" w:rsidR="006001A2" w:rsidRDefault="00EE501D">
      <w:pPr>
        <w:rPr>
          <w:del w:id="1219" w:author="OpenAI Codex" w:date="2026-10-11T06:02:09Z"/>
        </w:rPr>
      </w:pPr>
      <w:del w:id="1216" w:author="OpenAI Codex" w:date="2026-10-11T06:02:09Z">
        <w:r>
          <w:rPr>
            <w:i/>
          </w:rPr>
          <w:delText>Source</w:delText>
        </w:r>
      </w:del>
      <w:del w:id="1217" w:author="OpenAI Codex" w:date="2026-10-11T06:02:09Z">
        <w:r>
          <w:delText xml:space="preserve">: </w:delText>
        </w:r>
      </w:del>
      <w:del w:id="1218" w:author="OpenAI Codex" w:date="2026-10-11T06:02:09Z">
        <w:r>
          <w:rPr>
            <w:rFonts w:ascii="Consolas" w:hAnsi="Consolas"/>
            <w:color w:val="8A1E38"/>
            <w:sz w:val="21"/>
          </w:rPr>
          <w:delText>artifacts/metrics/refinement-selected-v4/terminal/train_val_test_comparison.csv</w:delText>
        </w:r>
      </w:del>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115"/>
        <w:gridCol w:w="1554"/>
        <w:gridCol w:w="1270"/>
        <w:gridCol w:w="1194"/>
        <w:gridCol w:w="1416"/>
        <w:gridCol w:w="3486"/>
      </w:tblGrid>
      <w:tr w:rsidR="006001A2" w14:paraId="7CA30AE3" w14:textId="77777777">
        <w:trPr>
          <w:cantSplit/>
          <w:tblHeader/>
          <w:jc w:val="center"/>
          <w:del w:id="1352" w:author="OpenAI Codex" w:date="2026-10-11T06:02:09Z"/>
        </w:trPr>
        <w:tc>
          <w:tcPr>
            <w:tcW w:w="1115" w:type="dxa"/>
            <w:shd w:val="clear" w:color="auto" w:fill="E8EEF5"/>
            <w:tcMar>
              <w:top w:w="60" w:type="dxa"/>
              <w:left w:w="80" w:type="dxa"/>
              <w:bottom w:w="60" w:type="dxa"/>
              <w:right w:w="80" w:type="dxa"/>
            </w:tcMar>
            <w:vAlign w:val="center"/>
          </w:tcPr>
          <w:p w14:paraId="3E65AD43" w14:textId="77777777" w:rsidR="006001A2" w:rsidRDefault="00EE501D">
            <w:pPr>
              <w:spacing w:after="0" w:line="252" w:lineRule="auto"/>
              <w:rPr>
                <w:del w:id="1221" w:author="OpenAI Codex" w:date="2026-10-11T06:02:09Z"/>
              </w:rPr>
            </w:pPr>
            <w:del w:id="1220" w:author="OpenAI Codex" w:date="2026-10-11T06:02:09Z">
              <w:r>
                <w:rPr>
                  <w:b/>
                  <w:sz w:val="17"/>
                </w:rPr>
                <w:delText>Task</w:delText>
              </w:r>
            </w:del>
          </w:p>
        </w:tc>
        <w:tc>
          <w:tcPr>
            <w:tcW w:w="1554" w:type="dxa"/>
            <w:shd w:val="clear" w:color="auto" w:fill="E8EEF5"/>
            <w:tcMar>
              <w:top w:w="60" w:type="dxa"/>
              <w:left w:w="80" w:type="dxa"/>
              <w:bottom w:w="60" w:type="dxa"/>
              <w:right w:w="80" w:type="dxa"/>
            </w:tcMar>
            <w:vAlign w:val="center"/>
          </w:tcPr>
          <w:p w14:paraId="5DB4B1A3" w14:textId="77777777" w:rsidR="006001A2" w:rsidRDefault="00EE501D">
            <w:pPr>
              <w:spacing w:after="0" w:line="252" w:lineRule="auto"/>
              <w:rPr>
                <w:del w:id="1223" w:author="OpenAI Codex" w:date="2026-10-11T06:02:09Z"/>
              </w:rPr>
            </w:pPr>
            <w:del w:id="1222" w:author="OpenAI Codex" w:date="2026-10-11T06:02:09Z">
              <w:r>
                <w:rPr>
                  <w:b/>
                  <w:sz w:val="17"/>
                </w:rPr>
                <w:delText>Evaluation Metric</w:delText>
              </w:r>
            </w:del>
          </w:p>
        </w:tc>
        <w:tc>
          <w:tcPr>
            <w:tcW w:w="1270" w:type="dxa"/>
            <w:shd w:val="clear" w:color="auto" w:fill="E8EEF5"/>
            <w:tcMar>
              <w:top w:w="60" w:type="dxa"/>
              <w:left w:w="80" w:type="dxa"/>
              <w:bottom w:w="60" w:type="dxa"/>
              <w:right w:w="80" w:type="dxa"/>
            </w:tcMar>
            <w:vAlign w:val="center"/>
          </w:tcPr>
          <w:p w14:paraId="780FB34C" w14:textId="77777777" w:rsidR="006001A2" w:rsidRDefault="00EE501D">
            <w:pPr>
              <w:spacing w:after="0" w:line="252" w:lineRule="auto"/>
              <w:jc w:val="center"/>
              <w:rPr>
                <w:del w:id="1227" w:author="OpenAI Codex" w:date="2026-10-11T06:02:09Z"/>
              </w:rPr>
            </w:pPr>
            <w:del w:id="1224" w:author="OpenAI Codex" w:date="2026-10-11T06:02:09Z">
              <w:r>
                <w:rPr>
                  <w:b/>
                  <w:sz w:val="17"/>
                </w:rPr>
                <w:delText xml:space="preserve">5-Fold Train Mean </w:delText>
              </w:r>
            </w:del>
            <w:del w:id="1225" w:author="OpenAI Codex" w:date="2026-10-11T06:02:09Z">
              <w:r>
                <w:rPr>
                  <w:rFonts w:ascii="Cambria Math" w:hAnsi="Cambria Math"/>
                  <w:b/>
                  <w:sz w:val="17"/>
                </w:rPr>
                <w:delText>±</w:delText>
              </w:r>
            </w:del>
            <w:del w:id="1226" w:author="OpenAI Codex" w:date="2026-10-11T06:02:09Z">
              <w:r>
                <w:rPr>
                  <w:b/>
                  <w:sz w:val="17"/>
                </w:rPr>
                <w:delText xml:space="preserve"> SD</w:delText>
              </w:r>
            </w:del>
          </w:p>
        </w:tc>
        <w:tc>
          <w:tcPr>
            <w:tcW w:w="1194" w:type="dxa"/>
            <w:shd w:val="clear" w:color="auto" w:fill="E8EEF5"/>
            <w:tcMar>
              <w:top w:w="60" w:type="dxa"/>
              <w:left w:w="80" w:type="dxa"/>
              <w:bottom w:w="60" w:type="dxa"/>
              <w:right w:w="80" w:type="dxa"/>
            </w:tcMar>
            <w:vAlign w:val="center"/>
          </w:tcPr>
          <w:p w14:paraId="0D5E58D5" w14:textId="77777777" w:rsidR="006001A2" w:rsidRDefault="00EE501D">
            <w:pPr>
              <w:spacing w:after="0" w:line="252" w:lineRule="auto"/>
              <w:jc w:val="center"/>
              <w:rPr>
                <w:del w:id="1231" w:author="OpenAI Codex" w:date="2026-10-11T06:02:09Z"/>
              </w:rPr>
            </w:pPr>
            <w:del w:id="1228" w:author="OpenAI Codex" w:date="2026-10-11T06:02:09Z">
              <w:r>
                <w:rPr>
                  <w:b/>
                  <w:sz w:val="17"/>
                </w:rPr>
                <w:delText xml:space="preserve">5-Fold Val Mean </w:delText>
              </w:r>
            </w:del>
            <w:del w:id="1229" w:author="OpenAI Codex" w:date="2026-10-11T06:02:09Z">
              <w:r>
                <w:rPr>
                  <w:rFonts w:ascii="Cambria Math" w:hAnsi="Cambria Math"/>
                  <w:b/>
                  <w:sz w:val="17"/>
                </w:rPr>
                <w:delText>±</w:delText>
              </w:r>
            </w:del>
            <w:del w:id="1230" w:author="OpenAI Codex" w:date="2026-10-11T06:02:09Z">
              <w:r>
                <w:rPr>
                  <w:b/>
                  <w:sz w:val="17"/>
                </w:rPr>
                <w:delText xml:space="preserve"> SD</w:delText>
              </w:r>
            </w:del>
          </w:p>
        </w:tc>
        <w:tc>
          <w:tcPr>
            <w:tcW w:w="1416" w:type="dxa"/>
            <w:shd w:val="clear" w:color="auto" w:fill="E8EEF5"/>
            <w:tcMar>
              <w:top w:w="60" w:type="dxa"/>
              <w:left w:w="80" w:type="dxa"/>
              <w:bottom w:w="60" w:type="dxa"/>
              <w:right w:w="80" w:type="dxa"/>
            </w:tcMar>
            <w:vAlign w:val="center"/>
          </w:tcPr>
          <w:p w14:paraId="77829E58" w14:textId="77777777" w:rsidR="006001A2" w:rsidRDefault="00EE501D">
            <w:pPr>
              <w:spacing w:after="0" w:line="252" w:lineRule="auto"/>
              <w:rPr>
                <w:del w:id="1235" w:author="OpenAI Codex" w:date="2026-10-11T06:02:09Z"/>
              </w:rPr>
            </w:pPr>
            <w:del w:id="1232" w:author="OpenAI Codex" w:date="2026-10-11T06:02:09Z">
              <w:r>
                <w:rPr>
                  <w:b/>
                  <w:sz w:val="17"/>
                </w:rPr>
                <w:delText>Terminal Holdout (</w:delText>
              </w:r>
            </w:del>
            <w:del w:id="1233" w:author="OpenAI Codex" w:date="2026-10-11T06:02:09Z">
              <w:r>
                <w:rPr>
                  <w:rFonts w:ascii="Cambria Math" w:hAnsi="Cambria Math"/>
                  <w:b/>
                  <w:sz w:val="17"/>
                </w:rPr>
                <w:delText>N &gt; 15k</w:delText>
              </w:r>
            </w:del>
            <w:del w:id="1234" w:author="OpenAI Codex" w:date="2026-10-11T06:02:09Z">
              <w:r>
                <w:rPr>
                  <w:b/>
                  <w:sz w:val="17"/>
                </w:rPr>
                <w:delText>)</w:delText>
              </w:r>
            </w:del>
          </w:p>
        </w:tc>
        <w:tc>
          <w:tcPr>
            <w:tcW w:w="3486" w:type="dxa"/>
            <w:shd w:val="clear" w:color="auto" w:fill="E8EEF5"/>
            <w:tcMar>
              <w:top w:w="60" w:type="dxa"/>
              <w:left w:w="80" w:type="dxa"/>
              <w:bottom w:w="60" w:type="dxa"/>
              <w:right w:w="80" w:type="dxa"/>
            </w:tcMar>
            <w:vAlign w:val="center"/>
          </w:tcPr>
          <w:p w14:paraId="6901944C" w14:textId="77777777" w:rsidR="006001A2" w:rsidRDefault="00EE501D">
            <w:pPr>
              <w:spacing w:after="0" w:line="252" w:lineRule="auto"/>
              <w:rPr>
                <w:del w:id="1237" w:author="OpenAI Codex" w:date="2026-10-11T06:02:09Z"/>
              </w:rPr>
            </w:pPr>
            <w:del w:id="1236" w:author="OpenAI Codex" w:date="2026-10-11T06:02:09Z">
              <w:r>
                <w:rPr>
                  <w:b/>
                  <w:sz w:val="17"/>
                </w:rPr>
                <w:delText>Generalization &amp; Overfitting Assessment</w:delText>
              </w:r>
            </w:del>
          </w:p>
        </w:tc>
      </w:tr>
      <w:tr w:rsidR="006001A2" w14:paraId="76F8E526" w14:textId="77777777">
        <w:trPr>
          <w:cantSplit/>
          <w:jc w:val="center"/>
          <w:del w:id="1353" w:author="OpenAI Codex" w:date="2026-10-11T06:02:09Z"/>
        </w:trPr>
        <w:tc>
          <w:tcPr>
            <w:tcW w:w="1115" w:type="dxa"/>
            <w:shd w:val="clear" w:color="auto" w:fill="F8FAFC"/>
            <w:tcMar>
              <w:top w:w="60" w:type="dxa"/>
              <w:left w:w="80" w:type="dxa"/>
              <w:bottom w:w="60" w:type="dxa"/>
              <w:right w:w="80" w:type="dxa"/>
            </w:tcMar>
            <w:vAlign w:val="center"/>
          </w:tcPr>
          <w:p w14:paraId="15E59A28" w14:textId="77777777" w:rsidR="006001A2" w:rsidRDefault="00EE501D">
            <w:pPr>
              <w:spacing w:after="0" w:line="252" w:lineRule="auto"/>
              <w:rPr>
                <w:del w:id="1239" w:author="OpenAI Codex" w:date="2026-10-11T06:02:09Z"/>
              </w:rPr>
            </w:pPr>
            <w:del w:id="1238" w:author="OpenAI Codex" w:date="2026-10-11T06:02:09Z">
              <w:r>
                <w:rPr>
                  <w:b/>
                  <w:sz w:val="17"/>
                </w:rPr>
                <w:delText>Regression</w:delText>
              </w:r>
            </w:del>
          </w:p>
        </w:tc>
        <w:tc>
          <w:tcPr>
            <w:tcW w:w="1554" w:type="dxa"/>
            <w:shd w:val="clear" w:color="auto" w:fill="F8FAFC"/>
            <w:tcMar>
              <w:top w:w="60" w:type="dxa"/>
              <w:left w:w="80" w:type="dxa"/>
              <w:bottom w:w="60" w:type="dxa"/>
              <w:right w:w="80" w:type="dxa"/>
            </w:tcMar>
            <w:vAlign w:val="center"/>
          </w:tcPr>
          <w:p w14:paraId="2457B564" w14:textId="77777777" w:rsidR="006001A2" w:rsidRDefault="00EE501D">
            <w:pPr>
              <w:spacing w:after="0" w:line="252" w:lineRule="auto"/>
              <w:jc w:val="center"/>
              <w:rPr>
                <w:del w:id="1241" w:author="OpenAI Codex" w:date="2026-10-11T06:02:09Z"/>
              </w:rPr>
            </w:pPr>
            <w:del w:id="1240" w:author="OpenAI Codex" w:date="2026-10-11T06:02:09Z">
              <w:r>
                <w:rPr>
                  <w:b/>
                  <w:sz w:val="17"/>
                </w:rPr>
                <w:delText>MAE (days)</w:delText>
              </w:r>
            </w:del>
          </w:p>
        </w:tc>
        <w:tc>
          <w:tcPr>
            <w:tcW w:w="1270" w:type="dxa"/>
            <w:shd w:val="clear" w:color="auto" w:fill="F8FAFC"/>
            <w:tcMar>
              <w:top w:w="60" w:type="dxa"/>
              <w:left w:w="80" w:type="dxa"/>
              <w:bottom w:w="60" w:type="dxa"/>
              <w:right w:w="80" w:type="dxa"/>
            </w:tcMar>
            <w:vAlign w:val="center"/>
          </w:tcPr>
          <w:p w14:paraId="53D69465" w14:textId="77777777" w:rsidR="006001A2" w:rsidRDefault="00EE501D">
            <w:pPr>
              <w:spacing w:after="0" w:line="252" w:lineRule="auto"/>
              <w:jc w:val="center"/>
              <w:rPr>
                <w:del w:id="1243" w:author="OpenAI Codex" w:date="2026-10-11T06:02:09Z"/>
              </w:rPr>
            </w:pPr>
            <w:del w:id="1242" w:author="OpenAI Codex" w:date="2026-10-11T06:02:09Z">
              <w:r>
                <w:rPr>
                  <w:rFonts w:ascii="Cambria Math" w:hAnsi="Cambria Math"/>
                  <w:sz w:val="17"/>
                </w:rPr>
                <w:delText>3.9879 ± 0.1863</w:delText>
              </w:r>
            </w:del>
          </w:p>
        </w:tc>
        <w:tc>
          <w:tcPr>
            <w:tcW w:w="1194" w:type="dxa"/>
            <w:shd w:val="clear" w:color="auto" w:fill="F8FAFC"/>
            <w:tcMar>
              <w:top w:w="60" w:type="dxa"/>
              <w:left w:w="80" w:type="dxa"/>
              <w:bottom w:w="60" w:type="dxa"/>
              <w:right w:w="80" w:type="dxa"/>
            </w:tcMar>
            <w:vAlign w:val="center"/>
          </w:tcPr>
          <w:p w14:paraId="6A07C313" w14:textId="77777777" w:rsidR="006001A2" w:rsidRDefault="00EE501D">
            <w:pPr>
              <w:spacing w:after="0" w:line="252" w:lineRule="auto"/>
              <w:jc w:val="center"/>
              <w:rPr>
                <w:del w:id="1245" w:author="OpenAI Codex" w:date="2026-10-11T06:02:09Z"/>
              </w:rPr>
            </w:pPr>
            <w:del w:id="1244" w:author="OpenAI Codex" w:date="2026-10-11T06:02:09Z">
              <w:r>
                <w:rPr>
                  <w:rFonts w:ascii="Cambria Math" w:hAnsi="Cambria Math"/>
                  <w:sz w:val="17"/>
                </w:rPr>
                <w:delText>5.2436 ± 1.1500</w:delText>
              </w:r>
            </w:del>
          </w:p>
        </w:tc>
        <w:tc>
          <w:tcPr>
            <w:tcW w:w="1416" w:type="dxa"/>
            <w:shd w:val="clear" w:color="auto" w:fill="F8FAFC"/>
            <w:tcMar>
              <w:top w:w="60" w:type="dxa"/>
              <w:left w:w="80" w:type="dxa"/>
              <w:bottom w:w="60" w:type="dxa"/>
              <w:right w:w="80" w:type="dxa"/>
            </w:tcMar>
            <w:vAlign w:val="center"/>
          </w:tcPr>
          <w:p w14:paraId="46D3AEAE" w14:textId="77777777" w:rsidR="006001A2" w:rsidRDefault="00EE501D">
            <w:pPr>
              <w:spacing w:after="0" w:line="252" w:lineRule="auto"/>
              <w:jc w:val="center"/>
              <w:rPr>
                <w:del w:id="1247" w:author="OpenAI Codex" w:date="2026-10-11T06:02:09Z"/>
              </w:rPr>
            </w:pPr>
            <w:del w:id="1246" w:author="OpenAI Codex" w:date="2026-10-11T06:02:09Z">
              <w:r>
                <w:rPr>
                  <w:b/>
                  <w:sz w:val="17"/>
                </w:rPr>
                <w:delText>3.7185</w:delText>
              </w:r>
            </w:del>
          </w:p>
        </w:tc>
        <w:tc>
          <w:tcPr>
            <w:tcW w:w="3486" w:type="dxa"/>
            <w:shd w:val="clear" w:color="auto" w:fill="F8FAFC"/>
            <w:tcMar>
              <w:top w:w="60" w:type="dxa"/>
              <w:left w:w="80" w:type="dxa"/>
              <w:bottom w:w="60" w:type="dxa"/>
              <w:right w:w="80" w:type="dxa"/>
            </w:tcMar>
            <w:vAlign w:val="center"/>
          </w:tcPr>
          <w:p w14:paraId="41E12FF0" w14:textId="675CAACA" w:rsidR="006001A2" w:rsidRDefault="00EE501D">
            <w:pPr>
              <w:spacing w:after="0" w:line="252" w:lineRule="auto"/>
              <w:jc w:val="center"/>
              <w:rPr>
                <w:del w:id="1250" w:author="OpenAI Codex" w:date="2026-10-11T06:02:09Z"/>
              </w:rPr>
            </w:pPr>
            <w:proofErr w:type="spellStart"/>
            <w:del w:id="1248" w:author="OpenAI Codex" w:date="2026-10-11T06:02:09Z">
              <w:r>
                <w:rPr>
                  <w:b/>
                  <w:sz w:val="17"/>
                </w:rPr>
                <w:delText>Foldwise</w:delText>
              </w:r>
            </w:del>
            <w:proofErr w:type="spellEnd"/>
            <w:del w:id="1249" w:author="OpenAI Codex" w:date="2026-10-11T06:02:09Z">
              <w:r>
                <w:rPr>
                  <w:b/>
                  <w:sz w:val="17"/>
                </w:rPr>
                <w:delText xml:space="preserve"> training mean and chronological validation mean versus exposed terminal error; lower terminal error coincides with a shorter target distribution.</w:delText>
              </w:r>
            </w:del>
          </w:p>
        </w:tc>
      </w:tr>
      <w:tr w:rsidR="006001A2" w14:paraId="3B8A6FBC" w14:textId="77777777">
        <w:trPr>
          <w:cantSplit/>
          <w:jc w:val="center"/>
          <w:del w:id="1354" w:author="OpenAI Codex" w:date="2026-10-11T06:02:09Z"/>
        </w:trPr>
        <w:tc>
          <w:tcPr>
            <w:tcW w:w="1115" w:type="dxa"/>
            <w:tcMar>
              <w:top w:w="60" w:type="dxa"/>
              <w:left w:w="80" w:type="dxa"/>
              <w:bottom w:w="60" w:type="dxa"/>
              <w:right w:w="80" w:type="dxa"/>
            </w:tcMar>
            <w:vAlign w:val="center"/>
          </w:tcPr>
          <w:p w14:paraId="457BD046" w14:textId="77777777" w:rsidR="006001A2" w:rsidRDefault="00EE501D">
            <w:pPr>
              <w:spacing w:after="0" w:line="252" w:lineRule="auto"/>
              <w:rPr>
                <w:del w:id="1252" w:author="OpenAI Codex" w:date="2026-10-11T06:02:09Z"/>
              </w:rPr>
            </w:pPr>
            <w:del w:id="1251" w:author="OpenAI Codex" w:date="2026-10-11T06:02:09Z">
              <w:r>
                <w:rPr>
                  <w:b/>
                  <w:sz w:val="17"/>
                </w:rPr>
                <w:delText>Regression</w:delText>
              </w:r>
            </w:del>
          </w:p>
        </w:tc>
        <w:tc>
          <w:tcPr>
            <w:tcW w:w="1554" w:type="dxa"/>
            <w:tcMar>
              <w:top w:w="60" w:type="dxa"/>
              <w:left w:w="80" w:type="dxa"/>
              <w:bottom w:w="60" w:type="dxa"/>
              <w:right w:w="80" w:type="dxa"/>
            </w:tcMar>
            <w:vAlign w:val="center"/>
          </w:tcPr>
          <w:p w14:paraId="39F1F5CE" w14:textId="77777777" w:rsidR="006001A2" w:rsidRDefault="00EE501D">
            <w:pPr>
              <w:spacing w:after="0" w:line="252" w:lineRule="auto"/>
              <w:jc w:val="center"/>
              <w:rPr>
                <w:del w:id="1254" w:author="OpenAI Codex" w:date="2026-10-11T06:02:09Z"/>
              </w:rPr>
            </w:pPr>
            <w:del w:id="1253" w:author="OpenAI Codex" w:date="2026-10-11T06:02:09Z">
              <w:r>
                <w:rPr>
                  <w:b/>
                  <w:sz w:val="17"/>
                </w:rPr>
                <w:delText>RMSE (days)</w:delText>
              </w:r>
            </w:del>
          </w:p>
        </w:tc>
        <w:tc>
          <w:tcPr>
            <w:tcW w:w="1270" w:type="dxa"/>
            <w:tcMar>
              <w:top w:w="60" w:type="dxa"/>
              <w:left w:w="80" w:type="dxa"/>
              <w:bottom w:w="60" w:type="dxa"/>
              <w:right w:w="80" w:type="dxa"/>
            </w:tcMar>
            <w:vAlign w:val="center"/>
          </w:tcPr>
          <w:p w14:paraId="126FBAA7" w14:textId="77777777" w:rsidR="006001A2" w:rsidRDefault="00EE501D">
            <w:pPr>
              <w:spacing w:after="0" w:line="252" w:lineRule="auto"/>
              <w:jc w:val="center"/>
              <w:rPr>
                <w:del w:id="1256" w:author="OpenAI Codex" w:date="2026-10-11T06:02:09Z"/>
              </w:rPr>
            </w:pPr>
            <w:del w:id="1255" w:author="OpenAI Codex" w:date="2026-10-11T06:02:09Z">
              <w:r>
                <w:rPr>
                  <w:rFonts w:ascii="Cambria Math" w:hAnsi="Cambria Math"/>
                  <w:sz w:val="17"/>
                </w:rPr>
                <w:delText>7.0698 ± 0.4444</w:delText>
              </w:r>
            </w:del>
          </w:p>
        </w:tc>
        <w:tc>
          <w:tcPr>
            <w:tcW w:w="1194" w:type="dxa"/>
            <w:tcMar>
              <w:top w:w="60" w:type="dxa"/>
              <w:left w:w="80" w:type="dxa"/>
              <w:bottom w:w="60" w:type="dxa"/>
              <w:right w:w="80" w:type="dxa"/>
            </w:tcMar>
            <w:vAlign w:val="center"/>
          </w:tcPr>
          <w:p w14:paraId="635851D6" w14:textId="77777777" w:rsidR="006001A2" w:rsidRDefault="00EE501D">
            <w:pPr>
              <w:spacing w:after="0" w:line="252" w:lineRule="auto"/>
              <w:jc w:val="center"/>
              <w:rPr>
                <w:del w:id="1258" w:author="OpenAI Codex" w:date="2026-10-11T06:02:09Z"/>
              </w:rPr>
            </w:pPr>
            <w:del w:id="1257" w:author="OpenAI Codex" w:date="2026-10-11T06:02:09Z">
              <w:r>
                <w:rPr>
                  <w:rFonts w:ascii="Cambria Math" w:hAnsi="Cambria Math"/>
                  <w:sz w:val="17"/>
                </w:rPr>
                <w:delText>8.3675 ± 1.7945</w:delText>
              </w:r>
            </w:del>
          </w:p>
        </w:tc>
        <w:tc>
          <w:tcPr>
            <w:tcW w:w="1416" w:type="dxa"/>
            <w:tcMar>
              <w:top w:w="60" w:type="dxa"/>
              <w:left w:w="80" w:type="dxa"/>
              <w:bottom w:w="60" w:type="dxa"/>
              <w:right w:w="80" w:type="dxa"/>
            </w:tcMar>
            <w:vAlign w:val="center"/>
          </w:tcPr>
          <w:p w14:paraId="4E486F49" w14:textId="77777777" w:rsidR="006001A2" w:rsidRDefault="00EE501D">
            <w:pPr>
              <w:spacing w:after="0" w:line="252" w:lineRule="auto"/>
              <w:jc w:val="center"/>
              <w:rPr>
                <w:del w:id="1260" w:author="OpenAI Codex" w:date="2026-10-11T06:02:09Z"/>
              </w:rPr>
            </w:pPr>
            <w:del w:id="1259" w:author="OpenAI Codex" w:date="2026-10-11T06:02:09Z">
              <w:r>
                <w:rPr>
                  <w:b/>
                  <w:sz w:val="17"/>
                </w:rPr>
                <w:delText>5.3085</w:delText>
              </w:r>
            </w:del>
          </w:p>
        </w:tc>
        <w:tc>
          <w:tcPr>
            <w:tcW w:w="3486" w:type="dxa"/>
            <w:tcMar>
              <w:top w:w="60" w:type="dxa"/>
              <w:left w:w="80" w:type="dxa"/>
              <w:bottom w:w="60" w:type="dxa"/>
              <w:right w:w="80" w:type="dxa"/>
            </w:tcMar>
            <w:vAlign w:val="center"/>
          </w:tcPr>
          <w:p w14:paraId="4BE2169D" w14:textId="691100FD" w:rsidR="006001A2" w:rsidRDefault="00EE501D">
            <w:pPr>
              <w:spacing w:after="0" w:line="252" w:lineRule="auto"/>
              <w:rPr>
                <w:del w:id="1262" w:author="OpenAI Codex" w:date="2026-10-11T06:02:09Z"/>
              </w:rPr>
            </w:pPr>
            <w:del w:id="1261" w:author="OpenAI Codex" w:date="2026-10-11T06:02:09Z">
              <w:r>
                <w:rPr>
                  <w:sz w:val="17"/>
                </w:rPr>
                <w:delText>Observed squared-error diagnostic; the comparison does not isolate the effect of target transformation.</w:delText>
              </w:r>
            </w:del>
          </w:p>
        </w:tc>
      </w:tr>
      <w:tr w:rsidR="006001A2" w14:paraId="3858117B" w14:textId="77777777">
        <w:trPr>
          <w:cantSplit/>
          <w:jc w:val="center"/>
          <w:del w:id="1355" w:author="OpenAI Codex" w:date="2026-10-11T06:02:09Z"/>
        </w:trPr>
        <w:tc>
          <w:tcPr>
            <w:tcW w:w="1115" w:type="dxa"/>
            <w:shd w:val="clear" w:color="auto" w:fill="F8FAFC"/>
            <w:tcMar>
              <w:top w:w="60" w:type="dxa"/>
              <w:left w:w="80" w:type="dxa"/>
              <w:bottom w:w="60" w:type="dxa"/>
              <w:right w:w="80" w:type="dxa"/>
            </w:tcMar>
            <w:vAlign w:val="center"/>
          </w:tcPr>
          <w:p w14:paraId="48ED4BF3" w14:textId="77777777" w:rsidR="006001A2" w:rsidRDefault="00EE501D">
            <w:pPr>
              <w:spacing w:after="0" w:line="252" w:lineRule="auto"/>
              <w:rPr>
                <w:del w:id="1264" w:author="OpenAI Codex" w:date="2026-10-11T06:02:09Z"/>
              </w:rPr>
            </w:pPr>
            <w:del w:id="1263" w:author="OpenAI Codex" w:date="2026-10-11T06:02:09Z">
              <w:r>
                <w:rPr>
                  <w:b/>
                  <w:sz w:val="17"/>
                </w:rPr>
                <w:delText>Regression</w:delText>
              </w:r>
            </w:del>
          </w:p>
        </w:tc>
        <w:tc>
          <w:tcPr>
            <w:tcW w:w="1554" w:type="dxa"/>
            <w:shd w:val="clear" w:color="auto" w:fill="F8FAFC"/>
            <w:tcMar>
              <w:top w:w="60" w:type="dxa"/>
              <w:left w:w="80" w:type="dxa"/>
              <w:bottom w:w="60" w:type="dxa"/>
              <w:right w:w="80" w:type="dxa"/>
            </w:tcMar>
            <w:vAlign w:val="center"/>
          </w:tcPr>
          <w:p w14:paraId="52877C26" w14:textId="77777777" w:rsidR="006001A2" w:rsidRDefault="00EE501D">
            <w:pPr>
              <w:spacing w:after="0" w:line="252" w:lineRule="auto"/>
              <w:rPr>
                <w:del w:id="1266" w:author="OpenAI Codex" w:date="2026-10-11T06:02:09Z"/>
              </w:rPr>
            </w:pPr>
            <w:del w:id="1265" w:author="OpenAI Codex" w:date="2026-10-11T06:02:09Z">
              <w:r>
                <w:rPr>
                  <w:b/>
                  <w:sz w:val="17"/>
                </w:rPr>
                <w:delText>R² Score</w:delText>
              </w:r>
            </w:del>
          </w:p>
        </w:tc>
        <w:tc>
          <w:tcPr>
            <w:tcW w:w="1270" w:type="dxa"/>
            <w:shd w:val="clear" w:color="auto" w:fill="F8FAFC"/>
            <w:tcMar>
              <w:top w:w="60" w:type="dxa"/>
              <w:left w:w="80" w:type="dxa"/>
              <w:bottom w:w="60" w:type="dxa"/>
              <w:right w:w="80" w:type="dxa"/>
            </w:tcMar>
            <w:vAlign w:val="center"/>
          </w:tcPr>
          <w:p w14:paraId="32B29399" w14:textId="77777777" w:rsidR="006001A2" w:rsidRDefault="00EE501D">
            <w:pPr>
              <w:spacing w:after="0" w:line="252" w:lineRule="auto"/>
              <w:jc w:val="center"/>
              <w:rPr>
                <w:del w:id="1268" w:author="OpenAI Codex" w:date="2026-10-11T06:02:09Z"/>
              </w:rPr>
            </w:pPr>
            <w:del w:id="1267" w:author="OpenAI Codex" w:date="2026-10-11T06:02:09Z">
              <w:r>
                <w:rPr>
                  <w:rFonts w:ascii="Cambria Math" w:hAnsi="Cambria Math"/>
                  <w:sz w:val="17"/>
                </w:rPr>
                <w:delText>0.2737 ± 0.0215</w:delText>
              </w:r>
            </w:del>
          </w:p>
        </w:tc>
        <w:tc>
          <w:tcPr>
            <w:tcW w:w="1194" w:type="dxa"/>
            <w:shd w:val="clear" w:color="auto" w:fill="F8FAFC"/>
            <w:tcMar>
              <w:top w:w="60" w:type="dxa"/>
              <w:left w:w="80" w:type="dxa"/>
              <w:bottom w:w="60" w:type="dxa"/>
              <w:right w:w="80" w:type="dxa"/>
            </w:tcMar>
            <w:vAlign w:val="center"/>
          </w:tcPr>
          <w:p w14:paraId="07D52D9A" w14:textId="77777777" w:rsidR="006001A2" w:rsidRDefault="00EE501D">
            <w:pPr>
              <w:spacing w:after="0" w:line="252" w:lineRule="auto"/>
              <w:jc w:val="center"/>
              <w:rPr>
                <w:del w:id="1270" w:author="OpenAI Codex" w:date="2026-10-11T06:02:09Z"/>
              </w:rPr>
            </w:pPr>
            <w:del w:id="1269" w:author="OpenAI Codex" w:date="2026-10-11T06:02:09Z">
              <w:r>
                <w:rPr>
                  <w:rFonts w:ascii="Cambria Math" w:hAnsi="Cambria Math"/>
                  <w:sz w:val="17"/>
                </w:rPr>
                <w:delText>0.1244 ± 0.0994</w:delText>
              </w:r>
            </w:del>
          </w:p>
        </w:tc>
        <w:tc>
          <w:tcPr>
            <w:tcW w:w="1416" w:type="dxa"/>
            <w:shd w:val="clear" w:color="auto" w:fill="F8FAFC"/>
            <w:tcMar>
              <w:top w:w="60" w:type="dxa"/>
              <w:left w:w="80" w:type="dxa"/>
              <w:bottom w:w="60" w:type="dxa"/>
              <w:right w:w="80" w:type="dxa"/>
            </w:tcMar>
            <w:vAlign w:val="center"/>
          </w:tcPr>
          <w:p w14:paraId="18431855" w14:textId="77777777" w:rsidR="006001A2" w:rsidRDefault="00EE501D">
            <w:pPr>
              <w:spacing w:after="0" w:line="252" w:lineRule="auto"/>
              <w:jc w:val="center"/>
              <w:rPr>
                <w:del w:id="1272" w:author="OpenAI Codex" w:date="2026-10-11T06:02:09Z"/>
              </w:rPr>
            </w:pPr>
            <w:del w:id="1271" w:author="OpenAI Codex" w:date="2026-10-11T06:02:09Z">
              <w:r>
                <w:rPr>
                  <w:b/>
                  <w:sz w:val="17"/>
                </w:rPr>
                <w:delText>+0.1871</w:delText>
              </w:r>
            </w:del>
          </w:p>
        </w:tc>
        <w:tc>
          <w:tcPr>
            <w:tcW w:w="3486" w:type="dxa"/>
            <w:shd w:val="clear" w:color="auto" w:fill="F8FAFC"/>
            <w:tcMar>
              <w:top w:w="60" w:type="dxa"/>
              <w:left w:w="80" w:type="dxa"/>
              <w:bottom w:w="60" w:type="dxa"/>
              <w:right w:w="80" w:type="dxa"/>
            </w:tcMar>
            <w:vAlign w:val="center"/>
          </w:tcPr>
          <w:p w14:paraId="61092EDF" w14:textId="47BED1B0" w:rsidR="006001A2" w:rsidRDefault="00EE501D">
            <w:pPr>
              <w:spacing w:after="0" w:line="252" w:lineRule="auto"/>
              <w:jc w:val="center"/>
              <w:rPr>
                <w:del w:id="1274" w:author="OpenAI Codex" w:date="2026-10-11T06:02:09Z"/>
              </w:rPr>
            </w:pPr>
            <w:del w:id="1273" w:author="OpenAI Codex" w:date="2026-10-11T06:02:09Z">
              <w:r>
                <w:rPr>
                  <w:sz w:val="17"/>
                </w:rPr>
                <w:delText>Observed R² for this cohort; historical tree comparison does not isolate a cause or certify future explained variation.</w:delText>
              </w:r>
            </w:del>
          </w:p>
        </w:tc>
      </w:tr>
      <w:tr w:rsidR="006001A2" w14:paraId="030F0612" w14:textId="77777777">
        <w:trPr>
          <w:cantSplit/>
          <w:jc w:val="center"/>
          <w:del w:id="1356" w:author="OpenAI Codex" w:date="2026-10-11T06:02:09Z"/>
        </w:trPr>
        <w:tc>
          <w:tcPr>
            <w:tcW w:w="1115" w:type="dxa"/>
            <w:tcMar>
              <w:top w:w="60" w:type="dxa"/>
              <w:left w:w="80" w:type="dxa"/>
              <w:bottom w:w="60" w:type="dxa"/>
              <w:right w:w="80" w:type="dxa"/>
            </w:tcMar>
            <w:vAlign w:val="center"/>
          </w:tcPr>
          <w:p w14:paraId="25A367D0" w14:textId="77777777" w:rsidR="006001A2" w:rsidRDefault="00EE501D">
            <w:pPr>
              <w:spacing w:after="0" w:line="252" w:lineRule="auto"/>
              <w:rPr>
                <w:del w:id="1276" w:author="OpenAI Codex" w:date="2026-10-11T06:02:09Z"/>
              </w:rPr>
            </w:pPr>
            <w:del w:id="1275" w:author="OpenAI Codex" w:date="2026-10-11T06:02:09Z">
              <w:r>
                <w:rPr>
                  <w:b/>
                  <w:sz w:val="17"/>
                </w:rPr>
                <w:delText>Classification</w:delText>
              </w:r>
            </w:del>
          </w:p>
        </w:tc>
        <w:tc>
          <w:tcPr>
            <w:tcW w:w="1554" w:type="dxa"/>
            <w:tcMar>
              <w:top w:w="60" w:type="dxa"/>
              <w:left w:w="80" w:type="dxa"/>
              <w:bottom w:w="60" w:type="dxa"/>
              <w:right w:w="80" w:type="dxa"/>
            </w:tcMar>
            <w:vAlign w:val="center"/>
          </w:tcPr>
          <w:p w14:paraId="08D25F06" w14:textId="77777777" w:rsidR="006001A2" w:rsidRDefault="00EE501D">
            <w:pPr>
              <w:spacing w:after="0" w:line="252" w:lineRule="auto"/>
              <w:rPr>
                <w:del w:id="1278" w:author="OpenAI Codex" w:date="2026-10-11T06:02:09Z"/>
              </w:rPr>
            </w:pPr>
            <w:del w:id="1277" w:author="OpenAI Codex" w:date="2026-10-11T06:02:09Z">
              <w:r>
                <w:rPr>
                  <w:b/>
                  <w:sz w:val="17"/>
                </w:rPr>
                <w:delText>Average Precision (PR-AUC)</w:delText>
              </w:r>
            </w:del>
          </w:p>
        </w:tc>
        <w:tc>
          <w:tcPr>
            <w:tcW w:w="1270" w:type="dxa"/>
            <w:tcMar>
              <w:top w:w="60" w:type="dxa"/>
              <w:left w:w="80" w:type="dxa"/>
              <w:bottom w:w="60" w:type="dxa"/>
              <w:right w:w="80" w:type="dxa"/>
            </w:tcMar>
            <w:vAlign w:val="center"/>
          </w:tcPr>
          <w:p w14:paraId="09940F19" w14:textId="77777777" w:rsidR="006001A2" w:rsidRDefault="00EE501D">
            <w:pPr>
              <w:spacing w:after="0" w:line="252" w:lineRule="auto"/>
              <w:jc w:val="center"/>
              <w:rPr>
                <w:del w:id="1280" w:author="OpenAI Codex" w:date="2026-10-11T06:02:09Z"/>
              </w:rPr>
            </w:pPr>
            <w:del w:id="1279" w:author="OpenAI Codex" w:date="2026-10-11T06:02:09Z">
              <w:r>
                <w:rPr>
                  <w:rFonts w:ascii="Cambria Math" w:hAnsi="Cambria Math"/>
                  <w:sz w:val="17"/>
                </w:rPr>
                <w:delText>0.2996 ± 0.0278</w:delText>
              </w:r>
            </w:del>
          </w:p>
        </w:tc>
        <w:tc>
          <w:tcPr>
            <w:tcW w:w="1194" w:type="dxa"/>
            <w:tcMar>
              <w:top w:w="60" w:type="dxa"/>
              <w:left w:w="80" w:type="dxa"/>
              <w:bottom w:w="60" w:type="dxa"/>
              <w:right w:w="80" w:type="dxa"/>
            </w:tcMar>
            <w:vAlign w:val="center"/>
          </w:tcPr>
          <w:p w14:paraId="1013E21D" w14:textId="77777777" w:rsidR="006001A2" w:rsidRDefault="00EE501D">
            <w:pPr>
              <w:spacing w:after="0" w:line="252" w:lineRule="auto"/>
              <w:jc w:val="center"/>
              <w:rPr>
                <w:del w:id="1282" w:author="OpenAI Codex" w:date="2026-10-11T06:02:09Z"/>
              </w:rPr>
            </w:pPr>
            <w:del w:id="1281" w:author="OpenAI Codex" w:date="2026-10-11T06:02:09Z">
              <w:r>
                <w:rPr>
                  <w:rFonts w:ascii="Cambria Math" w:hAnsi="Cambria Math"/>
                  <w:sz w:val="17"/>
                </w:rPr>
                <w:delText>0.2192 ± 0.0587</w:delText>
              </w:r>
            </w:del>
          </w:p>
        </w:tc>
        <w:tc>
          <w:tcPr>
            <w:tcW w:w="1416" w:type="dxa"/>
            <w:tcMar>
              <w:top w:w="60" w:type="dxa"/>
              <w:left w:w="80" w:type="dxa"/>
              <w:bottom w:w="60" w:type="dxa"/>
              <w:right w:w="80" w:type="dxa"/>
            </w:tcMar>
            <w:vAlign w:val="center"/>
          </w:tcPr>
          <w:p w14:paraId="65D63691" w14:textId="77777777" w:rsidR="006001A2" w:rsidRDefault="00EE501D">
            <w:pPr>
              <w:spacing w:after="0" w:line="252" w:lineRule="auto"/>
              <w:jc w:val="center"/>
              <w:rPr>
                <w:del w:id="1284" w:author="OpenAI Codex" w:date="2026-10-11T06:02:09Z"/>
              </w:rPr>
            </w:pPr>
            <w:del w:id="1283" w:author="OpenAI Codex" w:date="2026-10-11T06:02:09Z">
              <w:r>
                <w:rPr>
                  <w:b/>
                  <w:sz w:val="17"/>
                </w:rPr>
                <w:delText>0.1823</w:delText>
              </w:r>
            </w:del>
          </w:p>
        </w:tc>
        <w:tc>
          <w:tcPr>
            <w:tcW w:w="3486" w:type="dxa"/>
            <w:tcMar>
              <w:top w:w="60" w:type="dxa"/>
              <w:left w:w="80" w:type="dxa"/>
              <w:bottom w:w="60" w:type="dxa"/>
              <w:right w:w="80" w:type="dxa"/>
            </w:tcMar>
            <w:vAlign w:val="center"/>
          </w:tcPr>
          <w:p w14:paraId="65F8562E" w14:textId="3D49A58E" w:rsidR="006001A2" w:rsidRDefault="00EE501D">
            <w:pPr>
              <w:spacing w:after="0" w:line="252" w:lineRule="auto"/>
              <w:jc w:val="center"/>
              <w:rPr>
                <w:del w:id="1286" w:author="OpenAI Codex" w:date="2026-10-11T06:02:09Z"/>
              </w:rPr>
            </w:pPr>
            <w:del w:id="1285" w:author="OpenAI Codex" w:date="2026-10-11T06:02:09Z">
              <w:r>
                <w:rPr>
                  <w:sz w:val="17"/>
                </w:rPr>
                <w:delText>Terminal AP exceeds matched prevalence; chronological validation favors Logistic (0.2349 versus forest 0.2192). AP here is average precision.</w:delText>
              </w:r>
            </w:del>
          </w:p>
        </w:tc>
      </w:tr>
      <w:tr w:rsidR="006001A2" w14:paraId="4214EA69" w14:textId="77777777">
        <w:trPr>
          <w:cantSplit/>
          <w:jc w:val="center"/>
          <w:del w:id="1357" w:author="OpenAI Codex" w:date="2026-10-11T06:02:09Z"/>
        </w:trPr>
        <w:tc>
          <w:tcPr>
            <w:tcW w:w="1115" w:type="dxa"/>
            <w:shd w:val="clear" w:color="auto" w:fill="F8FAFC"/>
            <w:tcMar>
              <w:top w:w="60" w:type="dxa"/>
              <w:left w:w="80" w:type="dxa"/>
              <w:bottom w:w="60" w:type="dxa"/>
              <w:right w:w="80" w:type="dxa"/>
            </w:tcMar>
            <w:vAlign w:val="center"/>
          </w:tcPr>
          <w:p w14:paraId="72688E78" w14:textId="77777777" w:rsidR="006001A2" w:rsidRDefault="00EE501D">
            <w:pPr>
              <w:spacing w:after="0" w:line="252" w:lineRule="auto"/>
              <w:rPr>
                <w:del w:id="1288" w:author="OpenAI Codex" w:date="2026-10-11T06:02:09Z"/>
              </w:rPr>
            </w:pPr>
            <w:del w:id="1287" w:author="OpenAI Codex" w:date="2026-10-11T06:02:09Z">
              <w:r>
                <w:rPr>
                  <w:b/>
                  <w:sz w:val="17"/>
                </w:rPr>
                <w:delText>Classification</w:delText>
              </w:r>
            </w:del>
          </w:p>
        </w:tc>
        <w:tc>
          <w:tcPr>
            <w:tcW w:w="1554" w:type="dxa"/>
            <w:shd w:val="clear" w:color="auto" w:fill="F8FAFC"/>
            <w:tcMar>
              <w:top w:w="60" w:type="dxa"/>
              <w:left w:w="80" w:type="dxa"/>
              <w:bottom w:w="60" w:type="dxa"/>
              <w:right w:w="80" w:type="dxa"/>
            </w:tcMar>
            <w:vAlign w:val="center"/>
          </w:tcPr>
          <w:p w14:paraId="302E78B3" w14:textId="77777777" w:rsidR="006001A2" w:rsidRDefault="00EE501D">
            <w:pPr>
              <w:spacing w:after="0" w:line="252" w:lineRule="auto"/>
              <w:rPr>
                <w:del w:id="1290" w:author="OpenAI Codex" w:date="2026-10-11T06:02:09Z"/>
              </w:rPr>
            </w:pPr>
            <w:del w:id="1289" w:author="OpenAI Codex" w:date="2026-10-11T06:02:09Z">
              <w:r>
                <w:rPr>
                  <w:b/>
                  <w:sz w:val="17"/>
                </w:rPr>
                <w:delText>ROC-AUC</w:delText>
              </w:r>
            </w:del>
          </w:p>
        </w:tc>
        <w:tc>
          <w:tcPr>
            <w:tcW w:w="1270" w:type="dxa"/>
            <w:shd w:val="clear" w:color="auto" w:fill="F8FAFC"/>
            <w:tcMar>
              <w:top w:w="60" w:type="dxa"/>
              <w:left w:w="80" w:type="dxa"/>
              <w:bottom w:w="60" w:type="dxa"/>
              <w:right w:w="80" w:type="dxa"/>
            </w:tcMar>
            <w:vAlign w:val="center"/>
          </w:tcPr>
          <w:p w14:paraId="01D9330A" w14:textId="77777777" w:rsidR="006001A2" w:rsidRDefault="00EE501D">
            <w:pPr>
              <w:spacing w:after="0" w:line="252" w:lineRule="auto"/>
              <w:jc w:val="center"/>
              <w:rPr>
                <w:del w:id="1292" w:author="OpenAI Codex" w:date="2026-10-11T06:02:09Z"/>
              </w:rPr>
            </w:pPr>
            <w:del w:id="1291" w:author="OpenAI Codex" w:date="2026-10-11T06:02:09Z">
              <w:r>
                <w:rPr>
                  <w:rFonts w:ascii="Cambria Math" w:hAnsi="Cambria Math"/>
                  <w:sz w:val="17"/>
                </w:rPr>
                <w:delText>0.7298 ± 0.0270</w:delText>
              </w:r>
            </w:del>
          </w:p>
        </w:tc>
        <w:tc>
          <w:tcPr>
            <w:tcW w:w="1194" w:type="dxa"/>
            <w:shd w:val="clear" w:color="auto" w:fill="F8FAFC"/>
            <w:tcMar>
              <w:top w:w="60" w:type="dxa"/>
              <w:left w:w="80" w:type="dxa"/>
              <w:bottom w:w="60" w:type="dxa"/>
              <w:right w:w="80" w:type="dxa"/>
            </w:tcMar>
            <w:vAlign w:val="center"/>
          </w:tcPr>
          <w:p w14:paraId="0487A91B" w14:textId="77777777" w:rsidR="006001A2" w:rsidRDefault="00EE501D">
            <w:pPr>
              <w:spacing w:after="0" w:line="252" w:lineRule="auto"/>
              <w:jc w:val="center"/>
              <w:rPr>
                <w:del w:id="1294" w:author="OpenAI Codex" w:date="2026-10-11T06:02:09Z"/>
              </w:rPr>
            </w:pPr>
            <w:del w:id="1293" w:author="OpenAI Codex" w:date="2026-10-11T06:02:09Z">
              <w:r>
                <w:rPr>
                  <w:rFonts w:ascii="Cambria Math" w:hAnsi="Cambria Math"/>
                  <w:sz w:val="17"/>
                </w:rPr>
                <w:delText>0.5862 ± 0.0330</w:delText>
              </w:r>
            </w:del>
          </w:p>
        </w:tc>
        <w:tc>
          <w:tcPr>
            <w:tcW w:w="1416" w:type="dxa"/>
            <w:shd w:val="clear" w:color="auto" w:fill="F8FAFC"/>
            <w:tcMar>
              <w:top w:w="60" w:type="dxa"/>
              <w:left w:w="80" w:type="dxa"/>
              <w:bottom w:w="60" w:type="dxa"/>
              <w:right w:w="80" w:type="dxa"/>
            </w:tcMar>
            <w:vAlign w:val="center"/>
          </w:tcPr>
          <w:p w14:paraId="636F1334" w14:textId="77777777" w:rsidR="006001A2" w:rsidRDefault="00EE501D">
            <w:pPr>
              <w:spacing w:after="0" w:line="252" w:lineRule="auto"/>
              <w:jc w:val="center"/>
              <w:rPr>
                <w:del w:id="1296" w:author="OpenAI Codex" w:date="2026-10-11T06:02:09Z"/>
              </w:rPr>
            </w:pPr>
            <w:del w:id="1295" w:author="OpenAI Codex" w:date="2026-10-11T06:02:09Z">
              <w:r>
                <w:rPr>
                  <w:b/>
                  <w:sz w:val="17"/>
                </w:rPr>
                <w:delText>0.5864</w:delText>
              </w:r>
            </w:del>
          </w:p>
        </w:tc>
        <w:tc>
          <w:tcPr>
            <w:tcW w:w="3486" w:type="dxa"/>
            <w:shd w:val="clear" w:color="auto" w:fill="F8FAFC"/>
            <w:tcMar>
              <w:top w:w="60" w:type="dxa"/>
              <w:left w:w="80" w:type="dxa"/>
              <w:bottom w:w="60" w:type="dxa"/>
              <w:right w:w="80" w:type="dxa"/>
            </w:tcMar>
            <w:vAlign w:val="center"/>
          </w:tcPr>
          <w:p w14:paraId="37408AAD" w14:textId="51CEEAEA" w:rsidR="006001A2" w:rsidRDefault="00EE501D">
            <w:pPr>
              <w:spacing w:after="0" w:line="252" w:lineRule="auto"/>
              <w:rPr>
                <w:del w:id="1300" w:author="OpenAI Codex" w:date="2026-10-11T06:02:09Z"/>
              </w:rPr>
            </w:pPr>
            <w:del w:id="1297" w:author="OpenAI Codex" w:date="2026-10-11T06:02:09Z">
              <w:r>
                <w:delText xml:space="preserve">Modest terminal discrimination (0.5864); </w:delText>
              </w:r>
            </w:del>
            <w:proofErr w:type="spellStart"/>
            <w:del w:id="1298" w:author="OpenAI Codex" w:date="2026-10-11T06:02:09Z">
              <w:r>
                <w:delText>foldwise</w:delText>
              </w:r>
            </w:del>
            <w:proofErr w:type="spellEnd"/>
            <w:del w:id="1299" w:author="OpenAI Codex" w:date="2026-10-11T06:02:09Z">
              <w:r>
                <w:delText xml:space="preserve"> training/validation gap is observable, without a future-stability guarantee.</w:delText>
              </w:r>
            </w:del>
          </w:p>
        </w:tc>
      </w:tr>
      <w:tr w:rsidR="006001A2" w14:paraId="7FDE1D12" w14:textId="77777777">
        <w:trPr>
          <w:cantSplit/>
          <w:jc w:val="center"/>
          <w:del w:id="1358" w:author="OpenAI Codex" w:date="2026-10-11T06:02:09Z"/>
        </w:trPr>
        <w:tc>
          <w:tcPr>
            <w:tcW w:w="1115" w:type="dxa"/>
            <w:tcMar>
              <w:top w:w="60" w:type="dxa"/>
              <w:left w:w="80" w:type="dxa"/>
              <w:bottom w:w="60" w:type="dxa"/>
              <w:right w:w="80" w:type="dxa"/>
            </w:tcMar>
            <w:vAlign w:val="center"/>
          </w:tcPr>
          <w:p w14:paraId="377196A3" w14:textId="77777777" w:rsidR="006001A2" w:rsidRDefault="00EE501D">
            <w:pPr>
              <w:spacing w:after="0" w:line="252" w:lineRule="auto"/>
              <w:rPr>
                <w:del w:id="1302" w:author="OpenAI Codex" w:date="2026-10-11T06:02:09Z"/>
              </w:rPr>
            </w:pPr>
            <w:del w:id="1301" w:author="OpenAI Codex" w:date="2026-10-11T06:02:09Z">
              <w:r>
                <w:rPr>
                  <w:b/>
                  <w:sz w:val="17"/>
                </w:rPr>
                <w:delText>Classification</w:delText>
              </w:r>
            </w:del>
          </w:p>
        </w:tc>
        <w:tc>
          <w:tcPr>
            <w:tcW w:w="1554" w:type="dxa"/>
            <w:tcMar>
              <w:top w:w="60" w:type="dxa"/>
              <w:left w:w="80" w:type="dxa"/>
              <w:bottom w:w="60" w:type="dxa"/>
              <w:right w:w="80" w:type="dxa"/>
            </w:tcMar>
            <w:vAlign w:val="center"/>
          </w:tcPr>
          <w:p w14:paraId="1BACB28D" w14:textId="77777777" w:rsidR="006001A2" w:rsidRDefault="00EE501D">
            <w:pPr>
              <w:spacing w:after="0" w:line="252" w:lineRule="auto"/>
              <w:rPr>
                <w:del w:id="1304" w:author="OpenAI Codex" w:date="2026-10-11T06:02:09Z"/>
              </w:rPr>
            </w:pPr>
            <w:del w:id="1303" w:author="OpenAI Codex" w:date="2026-10-11T06:02:09Z">
              <w:r>
                <w:rPr>
                  <w:b/>
                  <w:sz w:val="17"/>
                </w:rPr>
                <w:delText>Brier Score</w:delText>
              </w:r>
            </w:del>
          </w:p>
        </w:tc>
        <w:tc>
          <w:tcPr>
            <w:tcW w:w="1270" w:type="dxa"/>
            <w:tcMar>
              <w:top w:w="60" w:type="dxa"/>
              <w:left w:w="80" w:type="dxa"/>
              <w:bottom w:w="60" w:type="dxa"/>
              <w:right w:w="80" w:type="dxa"/>
            </w:tcMar>
            <w:vAlign w:val="center"/>
          </w:tcPr>
          <w:p w14:paraId="4B4A7BB3" w14:textId="77777777" w:rsidR="006001A2" w:rsidRDefault="00EE501D">
            <w:pPr>
              <w:spacing w:after="0" w:line="252" w:lineRule="auto"/>
              <w:jc w:val="center"/>
              <w:rPr>
                <w:del w:id="1306" w:author="OpenAI Codex" w:date="2026-10-11T06:02:09Z"/>
              </w:rPr>
            </w:pPr>
            <w:del w:id="1305" w:author="OpenAI Codex" w:date="2026-10-11T06:02:09Z">
              <w:r>
                <w:rPr>
                  <w:rFonts w:ascii="Cambria Math" w:hAnsi="Cambria Math"/>
                  <w:sz w:val="17"/>
                </w:rPr>
                <w:delText>0.1073 ± 0.0030</w:delText>
              </w:r>
            </w:del>
          </w:p>
        </w:tc>
        <w:tc>
          <w:tcPr>
            <w:tcW w:w="1194" w:type="dxa"/>
            <w:tcMar>
              <w:top w:w="60" w:type="dxa"/>
              <w:left w:w="80" w:type="dxa"/>
              <w:bottom w:w="60" w:type="dxa"/>
              <w:right w:w="80" w:type="dxa"/>
            </w:tcMar>
            <w:vAlign w:val="center"/>
          </w:tcPr>
          <w:p w14:paraId="03786FE0" w14:textId="77777777" w:rsidR="006001A2" w:rsidRDefault="00EE501D">
            <w:pPr>
              <w:spacing w:after="0" w:line="252" w:lineRule="auto"/>
              <w:jc w:val="center"/>
              <w:rPr>
                <w:del w:id="1308" w:author="OpenAI Codex" w:date="2026-10-11T06:02:09Z"/>
              </w:rPr>
            </w:pPr>
            <w:del w:id="1307" w:author="OpenAI Codex" w:date="2026-10-11T06:02:09Z">
              <w:r>
                <w:rPr>
                  <w:rFonts w:ascii="Cambria Math" w:hAnsi="Cambria Math"/>
                  <w:sz w:val="17"/>
                </w:rPr>
                <w:delText>0.1213 ± 0.0189</w:delText>
              </w:r>
            </w:del>
          </w:p>
        </w:tc>
        <w:tc>
          <w:tcPr>
            <w:tcW w:w="1416" w:type="dxa"/>
            <w:tcMar>
              <w:top w:w="60" w:type="dxa"/>
              <w:left w:w="80" w:type="dxa"/>
              <w:bottom w:w="60" w:type="dxa"/>
              <w:right w:w="80" w:type="dxa"/>
            </w:tcMar>
            <w:vAlign w:val="center"/>
          </w:tcPr>
          <w:p w14:paraId="3E68A2CA" w14:textId="77777777" w:rsidR="006001A2" w:rsidRDefault="00EE501D">
            <w:pPr>
              <w:spacing w:after="0" w:line="252" w:lineRule="auto"/>
              <w:jc w:val="center"/>
              <w:rPr>
                <w:del w:id="1310" w:author="OpenAI Codex" w:date="2026-10-11T06:02:09Z"/>
              </w:rPr>
            </w:pPr>
            <w:del w:id="1309" w:author="OpenAI Codex" w:date="2026-10-11T06:02:09Z">
              <w:r>
                <w:rPr>
                  <w:b/>
                  <w:sz w:val="17"/>
                </w:rPr>
                <w:delText>0.0949</w:delText>
              </w:r>
            </w:del>
          </w:p>
        </w:tc>
        <w:tc>
          <w:tcPr>
            <w:tcW w:w="3486" w:type="dxa"/>
            <w:tcMar>
              <w:top w:w="60" w:type="dxa"/>
              <w:left w:w="80" w:type="dxa"/>
              <w:bottom w:w="60" w:type="dxa"/>
              <w:right w:w="80" w:type="dxa"/>
            </w:tcMar>
            <w:vAlign w:val="center"/>
          </w:tcPr>
          <w:p w14:paraId="4F3A04FC" w14:textId="2ADCC5C6" w:rsidR="006001A2" w:rsidRDefault="00EE501D">
            <w:pPr>
              <w:spacing w:after="0" w:line="252" w:lineRule="auto"/>
              <w:rPr>
                <w:del w:id="1312" w:author="OpenAI Codex" w:date="2026-10-11T06:02:09Z"/>
              </w:rPr>
            </w:pPr>
            <w:del w:id="1311" w:author="OpenAI Codex" w:date="2026-10-11T06:02:09Z">
              <w:r>
                <w:delText>Squared probability error affected by prevalence; terminal tree Brier 0.0946 is slightly lower. No calibration certificate.</w:delText>
              </w:r>
            </w:del>
          </w:p>
        </w:tc>
      </w:tr>
      <w:tr w:rsidR="006001A2" w14:paraId="28928788" w14:textId="77777777">
        <w:trPr>
          <w:cantSplit/>
          <w:jc w:val="center"/>
          <w:del w:id="1359" w:author="OpenAI Codex" w:date="2026-10-11T06:02:09Z"/>
        </w:trPr>
        <w:tc>
          <w:tcPr>
            <w:tcW w:w="1115" w:type="dxa"/>
            <w:shd w:val="clear" w:color="auto" w:fill="F8FAFC"/>
            <w:tcMar>
              <w:top w:w="60" w:type="dxa"/>
              <w:left w:w="80" w:type="dxa"/>
              <w:bottom w:w="60" w:type="dxa"/>
              <w:right w:w="80" w:type="dxa"/>
            </w:tcMar>
            <w:vAlign w:val="center"/>
          </w:tcPr>
          <w:p w14:paraId="070E4077" w14:textId="77777777" w:rsidR="006001A2" w:rsidRDefault="00EE501D">
            <w:pPr>
              <w:spacing w:after="0" w:line="252" w:lineRule="auto"/>
              <w:rPr>
                <w:del w:id="1314" w:author="OpenAI Codex" w:date="2026-10-11T06:02:09Z"/>
              </w:rPr>
            </w:pPr>
            <w:del w:id="1313" w:author="OpenAI Codex" w:date="2026-10-11T06:02:09Z">
              <w:r>
                <w:rPr>
                  <w:b/>
                  <w:sz w:val="17"/>
                </w:rPr>
                <w:delText>Classification</w:delText>
              </w:r>
            </w:del>
          </w:p>
        </w:tc>
        <w:tc>
          <w:tcPr>
            <w:tcW w:w="1554" w:type="dxa"/>
            <w:shd w:val="clear" w:color="auto" w:fill="F8FAFC"/>
            <w:tcMar>
              <w:top w:w="60" w:type="dxa"/>
              <w:left w:w="80" w:type="dxa"/>
              <w:bottom w:w="60" w:type="dxa"/>
              <w:right w:w="80" w:type="dxa"/>
            </w:tcMar>
            <w:vAlign w:val="center"/>
          </w:tcPr>
          <w:p w14:paraId="48CBD18C" w14:textId="729C168B" w:rsidR="006001A2" w:rsidRDefault="00EE501D">
            <w:pPr>
              <w:spacing w:after="0" w:line="252" w:lineRule="auto"/>
              <w:jc w:val="center"/>
              <w:rPr>
                <w:del w:id="1317" w:author="OpenAI Codex" w:date="2026-10-11T06:02:09Z"/>
              </w:rPr>
            </w:pPr>
            <w:del w:id="1315" w:author="OpenAI Codex" w:date="2026-10-11T06:02:09Z">
              <w:r>
                <w:delText xml:space="preserve">Precision (τ = </w:delText>
              </w:r>
            </w:del>
            <w:proofErr w:type="gramStart"/>
            <w:del w:id="1316" w:author="OpenAI Codex" w:date="2026-10-11T06:02:09Z">
              <w:r>
                <w:delText>0.17)*</w:delText>
              </w:r>
            </w:del>
            <w:proofErr w:type="gramEnd"/>
          </w:p>
        </w:tc>
        <w:tc>
          <w:tcPr>
            <w:tcW w:w="1270" w:type="dxa"/>
            <w:shd w:val="clear" w:color="auto" w:fill="F8FAFC"/>
            <w:tcMar>
              <w:top w:w="60" w:type="dxa"/>
              <w:left w:w="80" w:type="dxa"/>
              <w:bottom w:w="60" w:type="dxa"/>
              <w:right w:w="80" w:type="dxa"/>
            </w:tcMar>
            <w:vAlign w:val="center"/>
          </w:tcPr>
          <w:p w14:paraId="4E32CA2A" w14:textId="6919B5A0" w:rsidR="006001A2" w:rsidRDefault="00EE501D">
            <w:pPr>
              <w:spacing w:after="0" w:line="252" w:lineRule="auto"/>
              <w:jc w:val="center"/>
              <w:rPr>
                <w:del w:id="1319" w:author="OpenAI Codex" w:date="2026-10-11T06:02:09Z"/>
              </w:rPr>
            </w:pPr>
            <w:del w:id="1318" w:author="OpenAI Codex" w:date="2026-10-11T06:02:09Z">
              <w:r>
                <w:delText>—*</w:delText>
              </w:r>
            </w:del>
          </w:p>
        </w:tc>
        <w:tc>
          <w:tcPr>
            <w:tcW w:w="1194" w:type="dxa"/>
            <w:shd w:val="clear" w:color="auto" w:fill="F8FAFC"/>
            <w:tcMar>
              <w:top w:w="60" w:type="dxa"/>
              <w:left w:w="80" w:type="dxa"/>
              <w:bottom w:w="60" w:type="dxa"/>
              <w:right w:w="80" w:type="dxa"/>
            </w:tcMar>
            <w:vAlign w:val="center"/>
          </w:tcPr>
          <w:p w14:paraId="0D829317" w14:textId="1A59A0F5" w:rsidR="006001A2" w:rsidRDefault="00EE501D">
            <w:pPr>
              <w:spacing w:after="0" w:line="252" w:lineRule="auto"/>
              <w:jc w:val="center"/>
              <w:rPr>
                <w:del w:id="1321" w:author="OpenAI Codex" w:date="2026-10-11T06:02:09Z"/>
              </w:rPr>
            </w:pPr>
            <w:del w:id="1320" w:author="OpenAI Codex" w:date="2026-10-11T06:02:09Z">
              <w:r>
                <w:delText>0.2367 ± 0.0766</w:delText>
              </w:r>
            </w:del>
          </w:p>
        </w:tc>
        <w:tc>
          <w:tcPr>
            <w:tcW w:w="1416" w:type="dxa"/>
            <w:shd w:val="clear" w:color="auto" w:fill="F8FAFC"/>
            <w:tcMar>
              <w:top w:w="60" w:type="dxa"/>
              <w:left w:w="80" w:type="dxa"/>
              <w:bottom w:w="60" w:type="dxa"/>
              <w:right w:w="80" w:type="dxa"/>
            </w:tcMar>
            <w:vAlign w:val="center"/>
          </w:tcPr>
          <w:p w14:paraId="6551870F" w14:textId="7B8084B5" w:rsidR="006001A2" w:rsidRDefault="00EE501D">
            <w:pPr>
              <w:spacing w:after="0" w:line="252" w:lineRule="auto"/>
              <w:jc w:val="center"/>
              <w:rPr>
                <w:del w:id="1323" w:author="OpenAI Codex" w:date="2026-10-11T06:02:09Z"/>
              </w:rPr>
            </w:pPr>
            <w:del w:id="1322" w:author="OpenAI Codex" w:date="2026-10-11T06:02:09Z">
              <w:r>
                <w:delText>0.1970</w:delText>
              </w:r>
            </w:del>
          </w:p>
        </w:tc>
        <w:tc>
          <w:tcPr>
            <w:tcW w:w="3486" w:type="dxa"/>
            <w:shd w:val="clear" w:color="auto" w:fill="F8FAFC"/>
            <w:tcMar>
              <w:top w:w="60" w:type="dxa"/>
              <w:left w:w="80" w:type="dxa"/>
              <w:bottom w:w="60" w:type="dxa"/>
              <w:right w:w="80" w:type="dxa"/>
            </w:tcMar>
            <w:vAlign w:val="center"/>
          </w:tcPr>
          <w:p w14:paraId="03B74303" w14:textId="41953CF1" w:rsidR="006001A2" w:rsidRDefault="00EE501D">
            <w:pPr>
              <w:spacing w:after="0" w:line="252" w:lineRule="auto"/>
              <w:rPr>
                <w:del w:id="1325" w:author="OpenAI Codex" w:date="2026-10-11T06:02:09Z"/>
              </w:rPr>
            </w:pPr>
            <w:del w:id="1324" w:author="OpenAI Codex" w:date="2026-10-11T06:02:09Z">
              <w:r>
                <w:delText>Observed alert precision; the assumed 1:5 cost ratio does not determine this value.</w:delText>
              </w:r>
            </w:del>
          </w:p>
        </w:tc>
      </w:tr>
      <w:tr w:rsidR="006001A2" w14:paraId="63591012" w14:textId="77777777">
        <w:trPr>
          <w:cantSplit/>
          <w:jc w:val="center"/>
          <w:del w:id="1360" w:author="OpenAI Codex" w:date="2026-10-11T06:02:09Z"/>
        </w:trPr>
        <w:tc>
          <w:tcPr>
            <w:tcW w:w="1115" w:type="dxa"/>
            <w:tcMar>
              <w:top w:w="60" w:type="dxa"/>
              <w:left w:w="80" w:type="dxa"/>
              <w:bottom w:w="60" w:type="dxa"/>
              <w:right w:w="80" w:type="dxa"/>
            </w:tcMar>
            <w:vAlign w:val="center"/>
          </w:tcPr>
          <w:p w14:paraId="18664426" w14:textId="77777777" w:rsidR="006001A2" w:rsidRDefault="00EE501D">
            <w:pPr>
              <w:spacing w:after="0" w:line="252" w:lineRule="auto"/>
              <w:rPr>
                <w:del w:id="1327" w:author="OpenAI Codex" w:date="2026-10-11T06:02:09Z"/>
              </w:rPr>
            </w:pPr>
            <w:del w:id="1326" w:author="OpenAI Codex" w:date="2026-10-11T06:02:09Z">
              <w:r>
                <w:rPr>
                  <w:b/>
                  <w:sz w:val="17"/>
                </w:rPr>
                <w:delText>Classification</w:delText>
              </w:r>
            </w:del>
          </w:p>
        </w:tc>
        <w:tc>
          <w:tcPr>
            <w:tcW w:w="1554" w:type="dxa"/>
            <w:tcMar>
              <w:top w:w="60" w:type="dxa"/>
              <w:left w:w="80" w:type="dxa"/>
              <w:bottom w:w="60" w:type="dxa"/>
              <w:right w:w="80" w:type="dxa"/>
            </w:tcMar>
            <w:vAlign w:val="center"/>
          </w:tcPr>
          <w:p w14:paraId="2651342E" w14:textId="154FC843" w:rsidR="006001A2" w:rsidRDefault="00EE501D">
            <w:pPr>
              <w:spacing w:after="0" w:line="252" w:lineRule="auto"/>
              <w:jc w:val="center"/>
              <w:rPr>
                <w:del w:id="1330" w:author="OpenAI Codex" w:date="2026-10-11T06:02:09Z"/>
              </w:rPr>
            </w:pPr>
            <w:del w:id="1328" w:author="OpenAI Codex" w:date="2026-10-11T06:02:09Z">
              <w:r>
                <w:delText xml:space="preserve">Recall (τ = </w:delText>
              </w:r>
            </w:del>
            <w:proofErr w:type="gramStart"/>
            <w:del w:id="1329" w:author="OpenAI Codex" w:date="2026-10-11T06:02:09Z">
              <w:r>
                <w:delText>0.17)*</w:delText>
              </w:r>
            </w:del>
            <w:proofErr w:type="gramEnd"/>
          </w:p>
        </w:tc>
        <w:tc>
          <w:tcPr>
            <w:tcW w:w="1270" w:type="dxa"/>
            <w:tcMar>
              <w:top w:w="60" w:type="dxa"/>
              <w:left w:w="80" w:type="dxa"/>
              <w:bottom w:w="60" w:type="dxa"/>
              <w:right w:w="80" w:type="dxa"/>
            </w:tcMar>
            <w:vAlign w:val="center"/>
          </w:tcPr>
          <w:p w14:paraId="144BA267" w14:textId="30C27C98" w:rsidR="006001A2" w:rsidRDefault="00EE501D">
            <w:pPr>
              <w:spacing w:after="0" w:line="252" w:lineRule="auto"/>
              <w:jc w:val="center"/>
              <w:rPr>
                <w:del w:id="1332" w:author="OpenAI Codex" w:date="2026-10-11T06:02:09Z"/>
              </w:rPr>
            </w:pPr>
            <w:del w:id="1331" w:author="OpenAI Codex" w:date="2026-10-11T06:02:09Z">
              <w:r>
                <w:delText>—*</w:delText>
              </w:r>
            </w:del>
          </w:p>
        </w:tc>
        <w:tc>
          <w:tcPr>
            <w:tcW w:w="1194" w:type="dxa"/>
            <w:tcMar>
              <w:top w:w="60" w:type="dxa"/>
              <w:left w:w="80" w:type="dxa"/>
              <w:bottom w:w="60" w:type="dxa"/>
              <w:right w:w="80" w:type="dxa"/>
            </w:tcMar>
            <w:vAlign w:val="center"/>
          </w:tcPr>
          <w:p w14:paraId="34A20D27" w14:textId="3032AD49" w:rsidR="006001A2" w:rsidRDefault="00EE501D">
            <w:pPr>
              <w:spacing w:after="0" w:line="252" w:lineRule="auto"/>
              <w:jc w:val="center"/>
              <w:rPr>
                <w:del w:id="1334" w:author="OpenAI Codex" w:date="2026-10-11T06:02:09Z"/>
              </w:rPr>
            </w:pPr>
            <w:del w:id="1333" w:author="OpenAI Codex" w:date="2026-10-11T06:02:09Z">
              <w:r>
                <w:delText>0.2635 ± 0.0573</w:delText>
              </w:r>
            </w:del>
          </w:p>
        </w:tc>
        <w:tc>
          <w:tcPr>
            <w:tcW w:w="1416" w:type="dxa"/>
            <w:tcMar>
              <w:top w:w="60" w:type="dxa"/>
              <w:left w:w="80" w:type="dxa"/>
              <w:bottom w:w="60" w:type="dxa"/>
              <w:right w:w="80" w:type="dxa"/>
            </w:tcMar>
            <w:vAlign w:val="center"/>
          </w:tcPr>
          <w:p w14:paraId="47DF72CD" w14:textId="232E89BC" w:rsidR="006001A2" w:rsidRDefault="00EE501D">
            <w:pPr>
              <w:spacing w:after="0" w:line="252" w:lineRule="auto"/>
              <w:jc w:val="center"/>
              <w:rPr>
                <w:del w:id="1336" w:author="OpenAI Codex" w:date="2026-10-11T06:02:09Z"/>
              </w:rPr>
            </w:pPr>
            <w:del w:id="1335" w:author="OpenAI Codex" w:date="2026-10-11T06:02:09Z">
              <w:r>
                <w:delText>0.2671</w:delText>
              </w:r>
            </w:del>
          </w:p>
        </w:tc>
        <w:tc>
          <w:tcPr>
            <w:tcW w:w="3486" w:type="dxa"/>
            <w:tcMar>
              <w:top w:w="60" w:type="dxa"/>
              <w:left w:w="80" w:type="dxa"/>
              <w:bottom w:w="60" w:type="dxa"/>
              <w:right w:w="80" w:type="dxa"/>
            </w:tcMar>
            <w:vAlign w:val="center"/>
          </w:tcPr>
          <w:p w14:paraId="6243EFF2" w14:textId="3FA04580" w:rsidR="006001A2" w:rsidRDefault="00EE501D">
            <w:pPr>
              <w:spacing w:after="0" w:line="252" w:lineRule="auto"/>
              <w:jc w:val="center"/>
              <w:rPr>
                <w:del w:id="1338" w:author="OpenAI Codex" w:date="2026-10-11T06:02:09Z"/>
              </w:rPr>
            </w:pPr>
            <w:del w:id="1337" w:author="OpenAI Codex" w:date="2026-10-11T06:02:09Z">
              <w:r>
                <w:delText>Observed recall: 456 of 1,707 terminal detractors flagged.</w:delText>
              </w:r>
            </w:del>
          </w:p>
        </w:tc>
      </w:tr>
      <w:tr w:rsidR="006001A2" w14:paraId="558CFDBE" w14:textId="77777777">
        <w:trPr>
          <w:cantSplit/>
          <w:jc w:val="center"/>
          <w:del w:id="1361" w:author="OpenAI Codex" w:date="2026-10-11T06:02:09Z"/>
        </w:trPr>
        <w:tc>
          <w:tcPr>
            <w:tcW w:w="1115" w:type="dxa"/>
            <w:shd w:val="clear" w:color="auto" w:fill="F8FAFC"/>
            <w:tcMar>
              <w:top w:w="60" w:type="dxa"/>
              <w:left w:w="80" w:type="dxa"/>
              <w:bottom w:w="60" w:type="dxa"/>
              <w:right w:w="80" w:type="dxa"/>
            </w:tcMar>
            <w:vAlign w:val="center"/>
          </w:tcPr>
          <w:p w14:paraId="6ACA77BA" w14:textId="77777777" w:rsidR="006001A2" w:rsidRDefault="00EE501D">
            <w:pPr>
              <w:spacing w:after="0" w:line="252" w:lineRule="auto"/>
              <w:rPr>
                <w:del w:id="1340" w:author="OpenAI Codex" w:date="2026-10-11T06:02:09Z"/>
              </w:rPr>
            </w:pPr>
            <w:del w:id="1339" w:author="OpenAI Codex" w:date="2026-10-11T06:02:09Z">
              <w:r>
                <w:rPr>
                  <w:b/>
                  <w:sz w:val="17"/>
                </w:rPr>
                <w:delText>Classification</w:delText>
              </w:r>
            </w:del>
          </w:p>
        </w:tc>
        <w:tc>
          <w:tcPr>
            <w:tcW w:w="1554" w:type="dxa"/>
            <w:shd w:val="clear" w:color="auto" w:fill="F8FAFC"/>
            <w:tcMar>
              <w:top w:w="60" w:type="dxa"/>
              <w:left w:w="80" w:type="dxa"/>
              <w:bottom w:w="60" w:type="dxa"/>
              <w:right w:w="80" w:type="dxa"/>
            </w:tcMar>
            <w:vAlign w:val="center"/>
          </w:tcPr>
          <w:p w14:paraId="745FF7B4" w14:textId="0297270E" w:rsidR="006001A2" w:rsidRDefault="00EE501D">
            <w:pPr>
              <w:spacing w:after="0" w:line="252" w:lineRule="auto"/>
              <w:jc w:val="center"/>
              <w:rPr>
                <w:del w:id="1343" w:author="OpenAI Codex" w:date="2026-10-11T06:02:09Z"/>
              </w:rPr>
            </w:pPr>
            <w:del w:id="1341" w:author="OpenAI Codex" w:date="2026-10-11T06:02:09Z">
              <w:r>
                <w:delText xml:space="preserve">F1 Score (τ = </w:delText>
              </w:r>
            </w:del>
            <w:proofErr w:type="gramStart"/>
            <w:del w:id="1342" w:author="OpenAI Codex" w:date="2026-10-11T06:02:09Z">
              <w:r>
                <w:delText>0.17)*</w:delText>
              </w:r>
            </w:del>
            <w:proofErr w:type="gramEnd"/>
          </w:p>
        </w:tc>
        <w:tc>
          <w:tcPr>
            <w:tcW w:w="1270" w:type="dxa"/>
            <w:shd w:val="clear" w:color="auto" w:fill="F8FAFC"/>
            <w:tcMar>
              <w:top w:w="60" w:type="dxa"/>
              <w:left w:w="80" w:type="dxa"/>
              <w:bottom w:w="60" w:type="dxa"/>
              <w:right w:w="80" w:type="dxa"/>
            </w:tcMar>
            <w:vAlign w:val="center"/>
          </w:tcPr>
          <w:p w14:paraId="20AEAC34" w14:textId="7BC1F89B" w:rsidR="006001A2" w:rsidRDefault="00EE501D">
            <w:pPr>
              <w:spacing w:after="0" w:line="252" w:lineRule="auto"/>
              <w:jc w:val="center"/>
              <w:rPr>
                <w:del w:id="1345" w:author="OpenAI Codex" w:date="2026-10-11T06:02:09Z"/>
              </w:rPr>
            </w:pPr>
            <w:del w:id="1344" w:author="OpenAI Codex" w:date="2026-10-11T06:02:09Z">
              <w:r>
                <w:delText>—*</w:delText>
              </w:r>
            </w:del>
          </w:p>
        </w:tc>
        <w:tc>
          <w:tcPr>
            <w:tcW w:w="1194" w:type="dxa"/>
            <w:shd w:val="clear" w:color="auto" w:fill="F8FAFC"/>
            <w:tcMar>
              <w:top w:w="60" w:type="dxa"/>
              <w:left w:w="80" w:type="dxa"/>
              <w:bottom w:w="60" w:type="dxa"/>
              <w:right w:w="80" w:type="dxa"/>
            </w:tcMar>
            <w:vAlign w:val="center"/>
          </w:tcPr>
          <w:p w14:paraId="68110B73" w14:textId="5B6B5F2D" w:rsidR="006001A2" w:rsidRDefault="00EE501D">
            <w:pPr>
              <w:spacing w:after="0" w:line="252" w:lineRule="auto"/>
              <w:jc w:val="center"/>
              <w:rPr>
                <w:del w:id="1347" w:author="OpenAI Codex" w:date="2026-10-11T06:02:09Z"/>
              </w:rPr>
            </w:pPr>
            <w:del w:id="1346" w:author="OpenAI Codex" w:date="2026-10-11T06:02:09Z">
              <w:r>
                <w:delText>0.2415 ± 0.0430</w:delText>
              </w:r>
            </w:del>
          </w:p>
        </w:tc>
        <w:tc>
          <w:tcPr>
            <w:tcW w:w="1416" w:type="dxa"/>
            <w:shd w:val="clear" w:color="auto" w:fill="F8FAFC"/>
            <w:tcMar>
              <w:top w:w="60" w:type="dxa"/>
              <w:left w:w="80" w:type="dxa"/>
              <w:bottom w:w="60" w:type="dxa"/>
              <w:right w:w="80" w:type="dxa"/>
            </w:tcMar>
            <w:vAlign w:val="center"/>
          </w:tcPr>
          <w:p w14:paraId="70F11C55" w14:textId="412F1E55" w:rsidR="006001A2" w:rsidRDefault="00EE501D">
            <w:pPr>
              <w:spacing w:after="0" w:line="252" w:lineRule="auto"/>
              <w:jc w:val="center"/>
              <w:rPr>
                <w:del w:id="1349" w:author="OpenAI Codex" w:date="2026-10-11T06:02:09Z"/>
              </w:rPr>
            </w:pPr>
            <w:del w:id="1348" w:author="OpenAI Codex" w:date="2026-10-11T06:02:09Z">
              <w:r>
                <w:delText>0.2268</w:delText>
              </w:r>
            </w:del>
          </w:p>
        </w:tc>
        <w:tc>
          <w:tcPr>
            <w:tcW w:w="3486" w:type="dxa"/>
            <w:shd w:val="clear" w:color="auto" w:fill="F8FAFC"/>
            <w:tcMar>
              <w:top w:w="60" w:type="dxa"/>
              <w:left w:w="80" w:type="dxa"/>
              <w:bottom w:w="60" w:type="dxa"/>
              <w:right w:w="80" w:type="dxa"/>
            </w:tcMar>
            <w:vAlign w:val="center"/>
          </w:tcPr>
          <w:p w14:paraId="6CD8D5BF" w14:textId="1B40B4F9" w:rsidR="006001A2" w:rsidRDefault="00EE501D">
            <w:pPr>
              <w:spacing w:after="0" w:line="252" w:lineRule="auto"/>
              <w:rPr>
                <w:del w:id="1351" w:author="OpenAI Codex" w:date="2026-10-11T06:02:09Z"/>
              </w:rPr>
            </w:pPr>
            <w:del w:id="1350" w:author="OpenAI Codex" w:date="2026-10-11T06:02:09Z">
              <w:r>
                <w:delText>Observed decision metric. Training policy metrics omitted; threshold development used OOF predictions.</w:delText>
              </w:r>
            </w:del>
          </w:p>
        </w:tc>
      </w:tr>
    </w:tbl>
    <w:p w14:paraId="1CEF3785" w14:textId="77777777" w:rsidR="006001A2" w:rsidRDefault="006001A2">
      <w:pPr>
        <w:spacing w:before="40" w:after="40" w:line="40" w:lineRule="exact"/>
        <w:rPr>
          <w:del w:id="1362" w:author="OpenAI Codex" w:date="2026-10-11T06:02:09Z"/>
        </w:rPr>
      </w:pPr>
    </w:p>
    <w:p w14:paraId="2031A676" w14:textId="1C6B6C0E" w:rsidR="006001A2" w:rsidRDefault="00EE501D">
      <w:pPr>
        <w:pStyle w:val="Heading2"/>
        <w:rPr>
          <w:del w:id="1364" w:author="OpenAI Codex" w:date="2026-10-11T06:02:09Z"/>
        </w:rPr>
      </w:pPr>
      <w:del w:id="1363" w:author="OpenAI Codex" w:date="2026-10-11T06:02:09Z">
        <w:r>
          <w:delText>Historical supporting record — Table E.2: Model Family Progression on Terminal Holdout &amp; Cross-Validation</w:delText>
        </w:r>
      </w:del>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845"/>
        <w:gridCol w:w="816"/>
        <w:gridCol w:w="2063"/>
        <w:gridCol w:w="755"/>
        <w:gridCol w:w="816"/>
        <w:gridCol w:w="816"/>
        <w:gridCol w:w="1062"/>
        <w:gridCol w:w="2861"/>
      </w:tblGrid>
      <w:tr w:rsidR="006001A2" w14:paraId="752B751F" w14:textId="77777777">
        <w:trPr>
          <w:cantSplit/>
          <w:tblHeader/>
          <w:jc w:val="center"/>
          <w:del w:id="1564" w:author="OpenAI Codex" w:date="2026-10-11T06:02:09Z"/>
        </w:trPr>
        <w:tc>
          <w:tcPr>
            <w:tcW w:w="845" w:type="dxa"/>
            <w:shd w:val="clear" w:color="auto" w:fill="E8EEF5"/>
            <w:tcMar>
              <w:top w:w="60" w:type="dxa"/>
              <w:left w:w="80" w:type="dxa"/>
              <w:bottom w:w="60" w:type="dxa"/>
              <w:right w:w="80" w:type="dxa"/>
            </w:tcMar>
            <w:vAlign w:val="center"/>
          </w:tcPr>
          <w:p w14:paraId="2BCBB8BD" w14:textId="601D2662" w:rsidR="006001A2" w:rsidRDefault="00EE501D">
            <w:pPr>
              <w:spacing w:after="0" w:line="252" w:lineRule="auto"/>
              <w:rPr>
                <w:del w:id="1366" w:author="OpenAI Codex" w:date="2026-10-11T06:02:09Z"/>
              </w:rPr>
            </w:pPr>
            <w:del w:id="1365" w:author="OpenAI Codex" w:date="2026-10-11T06:02:09Z">
              <w:r>
                <w:rPr>
                  <w:b/>
                  <w:sz w:val="16"/>
                </w:rPr>
                <w:delText>Reference or Recipe</w:delText>
              </w:r>
            </w:del>
          </w:p>
        </w:tc>
        <w:tc>
          <w:tcPr>
            <w:tcW w:w="816" w:type="dxa"/>
            <w:shd w:val="clear" w:color="auto" w:fill="E8EEF5"/>
            <w:tcMar>
              <w:top w:w="60" w:type="dxa"/>
              <w:left w:w="80" w:type="dxa"/>
              <w:bottom w:w="60" w:type="dxa"/>
              <w:right w:w="80" w:type="dxa"/>
            </w:tcMar>
            <w:vAlign w:val="center"/>
          </w:tcPr>
          <w:p w14:paraId="417AE328" w14:textId="77777777" w:rsidR="006001A2" w:rsidRDefault="00EE501D">
            <w:pPr>
              <w:spacing w:after="0" w:line="252" w:lineRule="auto"/>
              <w:rPr>
                <w:del w:id="1368" w:author="OpenAI Codex" w:date="2026-10-11T06:02:09Z"/>
              </w:rPr>
            </w:pPr>
            <w:del w:id="1367" w:author="OpenAI Codex" w:date="2026-10-11T06:02:09Z">
              <w:r>
                <w:rPr>
                  <w:b/>
                  <w:sz w:val="16"/>
                </w:rPr>
                <w:delText>Task</w:delText>
              </w:r>
            </w:del>
          </w:p>
        </w:tc>
        <w:tc>
          <w:tcPr>
            <w:tcW w:w="2063" w:type="dxa"/>
            <w:shd w:val="clear" w:color="auto" w:fill="E8EEF5"/>
            <w:tcMar>
              <w:top w:w="60" w:type="dxa"/>
              <w:left w:w="80" w:type="dxa"/>
              <w:bottom w:w="60" w:type="dxa"/>
              <w:right w:w="80" w:type="dxa"/>
            </w:tcMar>
            <w:vAlign w:val="center"/>
          </w:tcPr>
          <w:p w14:paraId="22694DB9" w14:textId="77777777" w:rsidR="006001A2" w:rsidRDefault="00EE501D">
            <w:pPr>
              <w:spacing w:after="0" w:line="252" w:lineRule="auto"/>
              <w:rPr>
                <w:del w:id="1370" w:author="OpenAI Codex" w:date="2026-10-11T06:02:09Z"/>
              </w:rPr>
            </w:pPr>
            <w:del w:id="1369" w:author="OpenAI Codex" w:date="2026-10-11T06:02:09Z">
              <w:r>
                <w:rPr>
                  <w:b/>
                  <w:sz w:val="16"/>
                </w:rPr>
                <w:delText>Model Family &amp; Hyperparameter Specification</w:delText>
              </w:r>
            </w:del>
          </w:p>
        </w:tc>
        <w:tc>
          <w:tcPr>
            <w:tcW w:w="755" w:type="dxa"/>
            <w:shd w:val="clear" w:color="auto" w:fill="E8EEF5"/>
            <w:tcMar>
              <w:top w:w="60" w:type="dxa"/>
              <w:left w:w="80" w:type="dxa"/>
              <w:bottom w:w="60" w:type="dxa"/>
              <w:right w:w="80" w:type="dxa"/>
            </w:tcMar>
            <w:vAlign w:val="center"/>
          </w:tcPr>
          <w:p w14:paraId="3CD78407" w14:textId="77777777" w:rsidR="006001A2" w:rsidRDefault="00EE501D">
            <w:pPr>
              <w:spacing w:after="0" w:line="252" w:lineRule="auto"/>
              <w:rPr>
                <w:del w:id="1372" w:author="OpenAI Codex" w:date="2026-10-11T06:02:09Z"/>
              </w:rPr>
            </w:pPr>
            <w:del w:id="1371" w:author="OpenAI Codex" w:date="2026-10-11T06:02:09Z">
              <w:r>
                <w:rPr>
                  <w:b/>
                  <w:sz w:val="16"/>
                </w:rPr>
                <w:delText>Holdout MAE / AP</w:delText>
              </w:r>
            </w:del>
          </w:p>
        </w:tc>
        <w:tc>
          <w:tcPr>
            <w:tcW w:w="816" w:type="dxa"/>
            <w:shd w:val="clear" w:color="auto" w:fill="E8EEF5"/>
            <w:tcMar>
              <w:top w:w="60" w:type="dxa"/>
              <w:left w:w="80" w:type="dxa"/>
              <w:bottom w:w="60" w:type="dxa"/>
              <w:right w:w="80" w:type="dxa"/>
            </w:tcMar>
            <w:vAlign w:val="center"/>
          </w:tcPr>
          <w:p w14:paraId="32F0E7DF" w14:textId="77777777" w:rsidR="006001A2" w:rsidRDefault="00EE501D">
            <w:pPr>
              <w:spacing w:after="0" w:line="252" w:lineRule="auto"/>
              <w:rPr>
                <w:del w:id="1374" w:author="OpenAI Codex" w:date="2026-10-11T06:02:09Z"/>
              </w:rPr>
            </w:pPr>
            <w:del w:id="1373" w:author="OpenAI Codex" w:date="2026-10-11T06:02:09Z">
              <w:r>
                <w:rPr>
                  <w:b/>
                  <w:sz w:val="16"/>
                </w:rPr>
                <w:delText>Holdout RMSE / ROC</w:delText>
              </w:r>
            </w:del>
          </w:p>
        </w:tc>
        <w:tc>
          <w:tcPr>
            <w:tcW w:w="816" w:type="dxa"/>
            <w:shd w:val="clear" w:color="auto" w:fill="E8EEF5"/>
            <w:tcMar>
              <w:top w:w="60" w:type="dxa"/>
              <w:left w:w="80" w:type="dxa"/>
              <w:bottom w:w="60" w:type="dxa"/>
              <w:right w:w="80" w:type="dxa"/>
            </w:tcMar>
            <w:vAlign w:val="center"/>
          </w:tcPr>
          <w:p w14:paraId="5EFC1BFE" w14:textId="77777777" w:rsidR="006001A2" w:rsidRDefault="00EE501D">
            <w:pPr>
              <w:spacing w:after="0" w:line="252" w:lineRule="auto"/>
              <w:rPr>
                <w:del w:id="1378" w:author="OpenAI Codex" w:date="2026-10-11T06:02:09Z"/>
              </w:rPr>
            </w:pPr>
            <w:del w:id="1375" w:author="OpenAI Codex" w:date="2026-10-11T06:02:09Z">
              <w:r>
                <w:rPr>
                  <w:b/>
                  <w:sz w:val="16"/>
                </w:rPr>
                <w:delText xml:space="preserve">Holdout </w:delText>
              </w:r>
            </w:del>
            <w:del w:id="1376" w:author="OpenAI Codex" w:date="2026-10-11T06:02:09Z">
              <w:r>
                <w:rPr>
                  <w:rFonts w:ascii="Cambria Math" w:hAnsi="Cambria Math"/>
                  <w:b/>
                  <w:sz w:val="16"/>
                </w:rPr>
                <w:delText>R²</w:delText>
              </w:r>
            </w:del>
            <w:del w:id="1377" w:author="OpenAI Codex" w:date="2026-10-11T06:02:09Z">
              <w:r>
                <w:rPr>
                  <w:b/>
                  <w:sz w:val="16"/>
                </w:rPr>
                <w:delText xml:space="preserve"> / Brier</w:delText>
              </w:r>
            </w:del>
          </w:p>
        </w:tc>
        <w:tc>
          <w:tcPr>
            <w:tcW w:w="1062" w:type="dxa"/>
            <w:shd w:val="clear" w:color="auto" w:fill="E8EEF5"/>
            <w:tcMar>
              <w:top w:w="60" w:type="dxa"/>
              <w:left w:w="80" w:type="dxa"/>
              <w:bottom w:w="60" w:type="dxa"/>
              <w:right w:w="80" w:type="dxa"/>
            </w:tcMar>
            <w:vAlign w:val="center"/>
          </w:tcPr>
          <w:p w14:paraId="08CAD224" w14:textId="77777777" w:rsidR="006001A2" w:rsidRDefault="00EE501D">
            <w:pPr>
              <w:spacing w:after="0" w:line="252" w:lineRule="auto"/>
              <w:jc w:val="center"/>
              <w:rPr>
                <w:del w:id="1382" w:author="OpenAI Codex" w:date="2026-10-11T06:02:09Z"/>
              </w:rPr>
            </w:pPr>
            <w:del w:id="1379" w:author="OpenAI Codex" w:date="2026-10-11T06:02:09Z">
              <w:r>
                <w:rPr>
                  <w:b/>
                  <w:sz w:val="16"/>
                </w:rPr>
                <w:delText xml:space="preserve">5-Fold CV Primary Mean </w:delText>
              </w:r>
            </w:del>
            <w:del w:id="1380" w:author="OpenAI Codex" w:date="2026-10-11T06:02:09Z">
              <w:r>
                <w:rPr>
                  <w:rFonts w:ascii="Cambria Math" w:hAnsi="Cambria Math"/>
                  <w:b/>
                  <w:sz w:val="16"/>
                </w:rPr>
                <w:delText>±</w:delText>
              </w:r>
            </w:del>
            <w:del w:id="1381" w:author="OpenAI Codex" w:date="2026-10-11T06:02:09Z">
              <w:r>
                <w:rPr>
                  <w:b/>
                  <w:sz w:val="16"/>
                </w:rPr>
                <w:delText xml:space="preserve"> SD</w:delText>
              </w:r>
            </w:del>
          </w:p>
        </w:tc>
        <w:tc>
          <w:tcPr>
            <w:tcW w:w="2861" w:type="dxa"/>
            <w:shd w:val="clear" w:color="auto" w:fill="E8EEF5"/>
            <w:tcMar>
              <w:top w:w="60" w:type="dxa"/>
              <w:left w:w="80" w:type="dxa"/>
              <w:bottom w:w="60" w:type="dxa"/>
              <w:right w:w="80" w:type="dxa"/>
            </w:tcMar>
            <w:vAlign w:val="center"/>
          </w:tcPr>
          <w:p w14:paraId="67EC7403" w14:textId="77777777" w:rsidR="006001A2" w:rsidRDefault="00EE501D">
            <w:pPr>
              <w:spacing w:after="0" w:line="252" w:lineRule="auto"/>
              <w:rPr>
                <w:del w:id="1384" w:author="OpenAI Codex" w:date="2026-10-11T06:02:09Z"/>
              </w:rPr>
            </w:pPr>
            <w:del w:id="1383" w:author="OpenAI Codex" w:date="2026-10-11T06:02:09Z">
              <w:r>
                <w:rPr>
                  <w:b/>
                  <w:sz w:val="16"/>
                </w:rPr>
                <w:delText>Operational Complexity &amp; Evidence Assessment</w:delText>
              </w:r>
            </w:del>
          </w:p>
        </w:tc>
      </w:tr>
      <w:tr w:rsidR="006001A2" w14:paraId="12308383" w14:textId="77777777">
        <w:trPr>
          <w:cantSplit/>
          <w:jc w:val="center"/>
          <w:del w:id="1565" w:author="OpenAI Codex" w:date="2026-10-11T06:02:09Z"/>
        </w:trPr>
        <w:tc>
          <w:tcPr>
            <w:tcW w:w="845" w:type="dxa"/>
            <w:shd w:val="clear" w:color="auto" w:fill="F8FAFC"/>
            <w:tcMar>
              <w:top w:w="60" w:type="dxa"/>
              <w:left w:w="80" w:type="dxa"/>
              <w:bottom w:w="60" w:type="dxa"/>
              <w:right w:w="80" w:type="dxa"/>
            </w:tcMar>
            <w:vAlign w:val="center"/>
          </w:tcPr>
          <w:p w14:paraId="1F3924E5" w14:textId="59565A83" w:rsidR="006001A2" w:rsidRDefault="00EE501D">
            <w:pPr>
              <w:spacing w:after="0" w:line="252" w:lineRule="auto"/>
              <w:rPr>
                <w:del w:id="1386" w:author="OpenAI Codex" w:date="2026-10-11T06:02:09Z"/>
              </w:rPr>
            </w:pPr>
            <w:del w:id="1385" w:author="OpenAI Codex" w:date="2026-10-11T06:02:09Z">
              <w:r>
                <w:delText>Regression Floor</w:delText>
              </w:r>
            </w:del>
          </w:p>
        </w:tc>
        <w:tc>
          <w:tcPr>
            <w:tcW w:w="816" w:type="dxa"/>
            <w:shd w:val="clear" w:color="auto" w:fill="F8FAFC"/>
            <w:tcMar>
              <w:top w:w="60" w:type="dxa"/>
              <w:left w:w="80" w:type="dxa"/>
              <w:bottom w:w="60" w:type="dxa"/>
              <w:right w:w="80" w:type="dxa"/>
            </w:tcMar>
            <w:vAlign w:val="center"/>
          </w:tcPr>
          <w:p w14:paraId="6E49179E" w14:textId="60DB366B" w:rsidR="006001A2" w:rsidRDefault="00EE501D">
            <w:pPr>
              <w:spacing w:after="0" w:line="252" w:lineRule="auto"/>
              <w:rPr>
                <w:del w:id="1388" w:author="OpenAI Codex" w:date="2026-10-11T06:02:09Z"/>
              </w:rPr>
            </w:pPr>
            <w:del w:id="1387" w:author="OpenAI Codex" w:date="2026-10-11T06:02:09Z">
              <w:r>
                <w:delText>Regression</w:delText>
              </w:r>
            </w:del>
          </w:p>
        </w:tc>
        <w:tc>
          <w:tcPr>
            <w:tcW w:w="2063" w:type="dxa"/>
            <w:shd w:val="clear" w:color="auto" w:fill="F8FAFC"/>
            <w:tcMar>
              <w:top w:w="60" w:type="dxa"/>
              <w:left w:w="80" w:type="dxa"/>
              <w:bottom w:w="60" w:type="dxa"/>
              <w:right w:w="80" w:type="dxa"/>
            </w:tcMar>
            <w:vAlign w:val="center"/>
          </w:tcPr>
          <w:p w14:paraId="051BEB9B" w14:textId="54C3971D" w:rsidR="006001A2" w:rsidRDefault="00EE501D">
            <w:pPr>
              <w:spacing w:after="0" w:line="252" w:lineRule="auto"/>
              <w:rPr>
                <w:del w:id="1392" w:author="OpenAI Codex" w:date="2026-10-11T06:02:09Z"/>
              </w:rPr>
            </w:pPr>
            <w:del w:id="1389" w:author="OpenAI Codex" w:date="2026-10-11T06:02:09Z">
              <w:r>
                <w:delText xml:space="preserve">Naive Baseline: </w:delText>
              </w:r>
            </w:del>
            <w:proofErr w:type="spellStart"/>
            <w:del w:id="1390" w:author="OpenAI Codex" w:date="2026-10-11T06:02:09Z">
              <w:r>
                <w:delText>DummyRegressor</w:delText>
              </w:r>
            </w:del>
            <w:proofErr w:type="spellEnd"/>
            <w:del w:id="1391" w:author="OpenAI Codex" w:date="2026-10-11T06:02:09Z">
              <w:r>
                <w:delText>(strategy='median')</w:delText>
              </w:r>
            </w:del>
          </w:p>
        </w:tc>
        <w:tc>
          <w:tcPr>
            <w:tcW w:w="755" w:type="dxa"/>
            <w:shd w:val="clear" w:color="auto" w:fill="F8FAFC"/>
            <w:tcMar>
              <w:top w:w="60" w:type="dxa"/>
              <w:left w:w="80" w:type="dxa"/>
              <w:bottom w:w="60" w:type="dxa"/>
              <w:right w:w="80" w:type="dxa"/>
            </w:tcMar>
            <w:vAlign w:val="center"/>
          </w:tcPr>
          <w:p w14:paraId="1B2A5FAB" w14:textId="6E89111E" w:rsidR="006001A2" w:rsidRDefault="00EE501D">
            <w:pPr>
              <w:spacing w:after="0" w:line="252" w:lineRule="auto"/>
              <w:jc w:val="center"/>
              <w:rPr>
                <w:del w:id="1394" w:author="OpenAI Codex" w:date="2026-10-11T06:02:09Z"/>
              </w:rPr>
            </w:pPr>
            <w:del w:id="1393" w:author="OpenAI Codex" w:date="2026-10-11T06:02:09Z">
              <w:r>
                <w:delText>4.8878d</w:delText>
              </w:r>
            </w:del>
          </w:p>
        </w:tc>
        <w:tc>
          <w:tcPr>
            <w:tcW w:w="816" w:type="dxa"/>
            <w:shd w:val="clear" w:color="auto" w:fill="F8FAFC"/>
            <w:tcMar>
              <w:top w:w="60" w:type="dxa"/>
              <w:left w:w="80" w:type="dxa"/>
              <w:bottom w:w="60" w:type="dxa"/>
              <w:right w:w="80" w:type="dxa"/>
            </w:tcMar>
            <w:vAlign w:val="center"/>
          </w:tcPr>
          <w:p w14:paraId="43A4EC1A" w14:textId="1B62A715" w:rsidR="006001A2" w:rsidRDefault="00EE501D">
            <w:pPr>
              <w:spacing w:after="0" w:line="252" w:lineRule="auto"/>
              <w:jc w:val="center"/>
              <w:rPr>
                <w:del w:id="1396" w:author="OpenAI Codex" w:date="2026-10-11T06:02:09Z"/>
              </w:rPr>
            </w:pPr>
            <w:del w:id="1395" w:author="OpenAI Codex" w:date="2026-10-11T06:02:09Z">
              <w:r>
                <w:delText>6.3033d</w:delText>
              </w:r>
            </w:del>
          </w:p>
        </w:tc>
        <w:tc>
          <w:tcPr>
            <w:tcW w:w="816" w:type="dxa"/>
            <w:shd w:val="clear" w:color="auto" w:fill="F8FAFC"/>
            <w:tcMar>
              <w:top w:w="60" w:type="dxa"/>
              <w:left w:w="80" w:type="dxa"/>
              <w:bottom w:w="60" w:type="dxa"/>
              <w:right w:w="80" w:type="dxa"/>
            </w:tcMar>
            <w:vAlign w:val="center"/>
          </w:tcPr>
          <w:p w14:paraId="29027824" w14:textId="32B09BC8" w:rsidR="006001A2" w:rsidRDefault="00EE501D">
            <w:pPr>
              <w:spacing w:after="0" w:line="252" w:lineRule="auto"/>
              <w:jc w:val="center"/>
              <w:rPr>
                <w:del w:id="1398" w:author="OpenAI Codex" w:date="2026-10-11T06:02:09Z"/>
              </w:rPr>
            </w:pPr>
            <w:del w:id="1397" w:author="OpenAI Codex" w:date="2026-10-11T06:02:09Z">
              <w:r>
                <w:delText>-0.1461</w:delText>
              </w:r>
            </w:del>
          </w:p>
        </w:tc>
        <w:tc>
          <w:tcPr>
            <w:tcW w:w="1062" w:type="dxa"/>
            <w:shd w:val="clear" w:color="auto" w:fill="F8FAFC"/>
            <w:tcMar>
              <w:top w:w="60" w:type="dxa"/>
              <w:left w:w="80" w:type="dxa"/>
              <w:bottom w:w="60" w:type="dxa"/>
              <w:right w:w="80" w:type="dxa"/>
            </w:tcMar>
            <w:vAlign w:val="center"/>
          </w:tcPr>
          <w:p w14:paraId="5EC7B69F" w14:textId="3C55289D" w:rsidR="006001A2" w:rsidRDefault="00EE501D">
            <w:pPr>
              <w:spacing w:after="0" w:line="252" w:lineRule="auto"/>
              <w:jc w:val="center"/>
              <w:rPr>
                <w:del w:id="1400" w:author="OpenAI Codex" w:date="2026-10-11T06:02:09Z"/>
              </w:rPr>
            </w:pPr>
            <w:del w:id="1399" w:author="OpenAI Codex" w:date="2026-10-11T06:02:09Z">
              <w:r>
                <w:delText>6.1345 ± 1.2842d</w:delText>
              </w:r>
            </w:del>
          </w:p>
        </w:tc>
        <w:tc>
          <w:tcPr>
            <w:tcW w:w="2861" w:type="dxa"/>
            <w:shd w:val="clear" w:color="auto" w:fill="F8FAFC"/>
            <w:tcMar>
              <w:top w:w="60" w:type="dxa"/>
              <w:left w:w="80" w:type="dxa"/>
              <w:bottom w:w="60" w:type="dxa"/>
              <w:right w:w="80" w:type="dxa"/>
            </w:tcMar>
            <w:vAlign w:val="center"/>
          </w:tcPr>
          <w:p w14:paraId="2EB5DEC9" w14:textId="2A03EA86" w:rsidR="006001A2" w:rsidRDefault="00EE501D">
            <w:pPr>
              <w:spacing w:after="0" w:line="252" w:lineRule="auto"/>
              <w:rPr>
                <w:del w:id="1402" w:author="OpenAI Codex" w:date="2026-10-11T06:02:09Z"/>
              </w:rPr>
            </w:pPr>
            <w:del w:id="1401" w:author="OpenAI Codex" w:date="2026-10-11T06:02:09Z">
              <w:r>
                <w:delText>Empirical floor; non-learning heuristic predicting historical median.</w:delText>
              </w:r>
            </w:del>
          </w:p>
        </w:tc>
      </w:tr>
      <w:tr w:rsidR="006001A2" w14:paraId="626375BE" w14:textId="77777777">
        <w:trPr>
          <w:cantSplit/>
          <w:jc w:val="center"/>
          <w:del w:id="1566" w:author="OpenAI Codex" w:date="2026-10-11T06:02:09Z"/>
        </w:trPr>
        <w:tc>
          <w:tcPr>
            <w:tcW w:w="845" w:type="dxa"/>
            <w:tcMar>
              <w:top w:w="60" w:type="dxa"/>
              <w:left w:w="80" w:type="dxa"/>
              <w:bottom w:w="60" w:type="dxa"/>
              <w:right w:w="80" w:type="dxa"/>
            </w:tcMar>
            <w:vAlign w:val="center"/>
          </w:tcPr>
          <w:p w14:paraId="6A31FECC" w14:textId="7348E833" w:rsidR="006001A2" w:rsidRDefault="00EE501D">
            <w:pPr>
              <w:spacing w:after="0" w:line="252" w:lineRule="auto"/>
              <w:rPr>
                <w:del w:id="1404" w:author="OpenAI Codex" w:date="2026-10-11T06:02:09Z"/>
              </w:rPr>
            </w:pPr>
            <w:del w:id="1403" w:author="OpenAI Codex" w:date="2026-10-11T06:02:09Z">
              <w:r>
                <w:lastRenderedPageBreak/>
                <w:delText>Regression Linear</w:delText>
              </w:r>
            </w:del>
          </w:p>
        </w:tc>
        <w:tc>
          <w:tcPr>
            <w:tcW w:w="816" w:type="dxa"/>
            <w:tcMar>
              <w:top w:w="60" w:type="dxa"/>
              <w:left w:w="80" w:type="dxa"/>
              <w:bottom w:w="60" w:type="dxa"/>
              <w:right w:w="80" w:type="dxa"/>
            </w:tcMar>
            <w:vAlign w:val="center"/>
          </w:tcPr>
          <w:p w14:paraId="1B08B985" w14:textId="4F00DE58" w:rsidR="006001A2" w:rsidRDefault="00EE501D">
            <w:pPr>
              <w:spacing w:after="0" w:line="252" w:lineRule="auto"/>
              <w:rPr>
                <w:del w:id="1406" w:author="OpenAI Codex" w:date="2026-10-11T06:02:09Z"/>
              </w:rPr>
            </w:pPr>
            <w:del w:id="1405" w:author="OpenAI Codex" w:date="2026-10-11T06:02:09Z">
              <w:r>
                <w:delText>Regression</w:delText>
              </w:r>
            </w:del>
          </w:p>
        </w:tc>
        <w:tc>
          <w:tcPr>
            <w:tcW w:w="2063" w:type="dxa"/>
            <w:tcMar>
              <w:top w:w="60" w:type="dxa"/>
              <w:left w:w="80" w:type="dxa"/>
              <w:bottom w:w="60" w:type="dxa"/>
              <w:right w:w="80" w:type="dxa"/>
            </w:tcMar>
            <w:vAlign w:val="center"/>
          </w:tcPr>
          <w:p w14:paraId="38C1DBE3" w14:textId="6F5EAC82" w:rsidR="006001A2" w:rsidRDefault="00EE501D">
            <w:pPr>
              <w:spacing w:after="0" w:line="252" w:lineRule="auto"/>
              <w:jc w:val="center"/>
              <w:rPr>
                <w:del w:id="1408" w:author="OpenAI Codex" w:date="2026-10-11T06:02:09Z"/>
              </w:rPr>
            </w:pPr>
            <w:del w:id="1407" w:author="OpenAI Codex" w:date="2026-10-11T06:02:09Z">
              <w:r>
                <w:delText>Linear Baseline: Ridge(α=1.0) + Target Log1p (11 feat)</w:delText>
              </w:r>
            </w:del>
          </w:p>
        </w:tc>
        <w:tc>
          <w:tcPr>
            <w:tcW w:w="755" w:type="dxa"/>
            <w:tcMar>
              <w:top w:w="60" w:type="dxa"/>
              <w:left w:w="80" w:type="dxa"/>
              <w:bottom w:w="60" w:type="dxa"/>
              <w:right w:w="80" w:type="dxa"/>
            </w:tcMar>
            <w:vAlign w:val="center"/>
          </w:tcPr>
          <w:p w14:paraId="001D72A1" w14:textId="1E0CEF90" w:rsidR="006001A2" w:rsidRDefault="00EE501D">
            <w:pPr>
              <w:spacing w:after="0" w:line="252" w:lineRule="auto"/>
              <w:jc w:val="center"/>
              <w:rPr>
                <w:del w:id="1410" w:author="OpenAI Codex" w:date="2026-10-11T06:02:09Z"/>
              </w:rPr>
            </w:pPr>
            <w:del w:id="1409" w:author="OpenAI Codex" w:date="2026-10-11T06:02:09Z">
              <w:r>
                <w:delText>4.4806d</w:delText>
              </w:r>
            </w:del>
          </w:p>
        </w:tc>
        <w:tc>
          <w:tcPr>
            <w:tcW w:w="816" w:type="dxa"/>
            <w:tcMar>
              <w:top w:w="60" w:type="dxa"/>
              <w:left w:w="80" w:type="dxa"/>
              <w:bottom w:w="60" w:type="dxa"/>
              <w:right w:w="80" w:type="dxa"/>
            </w:tcMar>
            <w:vAlign w:val="center"/>
          </w:tcPr>
          <w:p w14:paraId="04C331D4" w14:textId="714F3636" w:rsidR="006001A2" w:rsidRDefault="00EE501D">
            <w:pPr>
              <w:spacing w:after="0" w:line="252" w:lineRule="auto"/>
              <w:jc w:val="center"/>
              <w:rPr>
                <w:del w:id="1412" w:author="OpenAI Codex" w:date="2026-10-11T06:02:09Z"/>
              </w:rPr>
            </w:pPr>
            <w:del w:id="1411" w:author="OpenAI Codex" w:date="2026-10-11T06:02:09Z">
              <w:r>
                <w:delText>5.8696d</w:delText>
              </w:r>
            </w:del>
          </w:p>
        </w:tc>
        <w:tc>
          <w:tcPr>
            <w:tcW w:w="816" w:type="dxa"/>
            <w:tcMar>
              <w:top w:w="60" w:type="dxa"/>
              <w:left w:w="80" w:type="dxa"/>
              <w:bottom w:w="60" w:type="dxa"/>
              <w:right w:w="80" w:type="dxa"/>
            </w:tcMar>
            <w:vAlign w:val="center"/>
          </w:tcPr>
          <w:p w14:paraId="4F5B535B" w14:textId="06DF99BA" w:rsidR="006001A2" w:rsidRDefault="00EE501D">
            <w:pPr>
              <w:spacing w:after="0" w:line="252" w:lineRule="auto"/>
              <w:jc w:val="center"/>
              <w:rPr>
                <w:del w:id="1414" w:author="OpenAI Codex" w:date="2026-10-11T06:02:09Z"/>
              </w:rPr>
            </w:pPr>
            <w:del w:id="1413" w:author="OpenAI Codex" w:date="2026-10-11T06:02:09Z">
              <w:r>
                <w:delText>+0.0062</w:delText>
              </w:r>
            </w:del>
          </w:p>
        </w:tc>
        <w:tc>
          <w:tcPr>
            <w:tcW w:w="1062" w:type="dxa"/>
            <w:tcMar>
              <w:top w:w="60" w:type="dxa"/>
              <w:left w:w="80" w:type="dxa"/>
              <w:bottom w:w="60" w:type="dxa"/>
              <w:right w:w="80" w:type="dxa"/>
            </w:tcMar>
            <w:vAlign w:val="center"/>
          </w:tcPr>
          <w:p w14:paraId="7D999AE4" w14:textId="4B191B75" w:rsidR="006001A2" w:rsidRDefault="00EE501D">
            <w:pPr>
              <w:spacing w:after="0" w:line="252" w:lineRule="auto"/>
              <w:jc w:val="center"/>
              <w:rPr>
                <w:del w:id="1416" w:author="OpenAI Codex" w:date="2026-10-11T06:02:09Z"/>
              </w:rPr>
            </w:pPr>
            <w:del w:id="1415" w:author="OpenAI Codex" w:date="2026-10-11T06:02:09Z">
              <w:r>
                <w:delText>5.1976 ± 1.2015d</w:delText>
              </w:r>
            </w:del>
          </w:p>
        </w:tc>
        <w:tc>
          <w:tcPr>
            <w:tcW w:w="2861" w:type="dxa"/>
            <w:tcMar>
              <w:top w:w="60" w:type="dxa"/>
              <w:left w:w="80" w:type="dxa"/>
              <w:bottom w:w="60" w:type="dxa"/>
              <w:right w:w="80" w:type="dxa"/>
            </w:tcMar>
            <w:vAlign w:val="center"/>
          </w:tcPr>
          <w:p w14:paraId="08D805CE" w14:textId="1DE45CAB" w:rsidR="006001A2" w:rsidRDefault="00EE501D">
            <w:pPr>
              <w:spacing w:after="0" w:line="252" w:lineRule="auto"/>
              <w:jc w:val="center"/>
              <w:rPr>
                <w:del w:id="1418" w:author="OpenAI Codex" w:date="2026-10-11T06:02:09Z"/>
              </w:rPr>
            </w:pPr>
            <w:del w:id="1417" w:author="OpenAI Codex" w:date="2026-10-11T06:02:09Z">
              <w:r>
                <w:delText>Regularized linear reference; terminal R²=0.0062 indicates limited explained variation for this configuration/cohort. Historical core κ=70.7745 is a separate matrix audit.</w:delText>
              </w:r>
            </w:del>
          </w:p>
        </w:tc>
      </w:tr>
      <w:tr w:rsidR="006001A2" w14:paraId="4143CFB1" w14:textId="77777777">
        <w:trPr>
          <w:cantSplit/>
          <w:jc w:val="center"/>
          <w:del w:id="1567" w:author="OpenAI Codex" w:date="2026-10-11T06:02:09Z"/>
        </w:trPr>
        <w:tc>
          <w:tcPr>
            <w:tcW w:w="845" w:type="dxa"/>
            <w:shd w:val="clear" w:color="auto" w:fill="F8FAFC"/>
            <w:tcMar>
              <w:top w:w="60" w:type="dxa"/>
              <w:left w:w="80" w:type="dxa"/>
              <w:bottom w:w="60" w:type="dxa"/>
              <w:right w:w="80" w:type="dxa"/>
            </w:tcMar>
            <w:vAlign w:val="center"/>
          </w:tcPr>
          <w:p w14:paraId="1CA8E5EC" w14:textId="5CC3C1C5" w:rsidR="006001A2" w:rsidRDefault="00EE501D">
            <w:pPr>
              <w:spacing w:after="0" w:line="252" w:lineRule="auto"/>
              <w:rPr>
                <w:del w:id="1420" w:author="OpenAI Codex" w:date="2026-10-11T06:02:09Z"/>
              </w:rPr>
            </w:pPr>
            <w:del w:id="1419" w:author="OpenAI Codex" w:date="2026-10-11T06:02:09Z">
              <w:r>
                <w:delText>Regression Tree</w:delText>
              </w:r>
            </w:del>
          </w:p>
        </w:tc>
        <w:tc>
          <w:tcPr>
            <w:tcW w:w="816" w:type="dxa"/>
            <w:shd w:val="clear" w:color="auto" w:fill="F8FAFC"/>
            <w:tcMar>
              <w:top w:w="60" w:type="dxa"/>
              <w:left w:w="80" w:type="dxa"/>
              <w:bottom w:w="60" w:type="dxa"/>
              <w:right w:w="80" w:type="dxa"/>
            </w:tcMar>
            <w:vAlign w:val="center"/>
          </w:tcPr>
          <w:p w14:paraId="168957CB" w14:textId="5CED7E81" w:rsidR="006001A2" w:rsidRDefault="00EE501D">
            <w:pPr>
              <w:spacing w:after="0" w:line="252" w:lineRule="auto"/>
              <w:rPr>
                <w:del w:id="1422" w:author="OpenAI Codex" w:date="2026-10-11T06:02:09Z"/>
              </w:rPr>
            </w:pPr>
            <w:del w:id="1421" w:author="OpenAI Codex" w:date="2026-10-11T06:02:09Z">
              <w:r>
                <w:delText>Regression</w:delText>
              </w:r>
            </w:del>
          </w:p>
        </w:tc>
        <w:tc>
          <w:tcPr>
            <w:tcW w:w="2063" w:type="dxa"/>
            <w:shd w:val="clear" w:color="auto" w:fill="F8FAFC"/>
            <w:tcMar>
              <w:top w:w="60" w:type="dxa"/>
              <w:left w:w="80" w:type="dxa"/>
              <w:bottom w:w="60" w:type="dxa"/>
              <w:right w:w="80" w:type="dxa"/>
            </w:tcMar>
            <w:vAlign w:val="center"/>
          </w:tcPr>
          <w:p w14:paraId="2DF9BE0B" w14:textId="1E1AEFD6" w:rsidR="006001A2" w:rsidRDefault="00EE501D">
            <w:pPr>
              <w:spacing w:after="0" w:line="252" w:lineRule="auto"/>
              <w:rPr>
                <w:del w:id="1427" w:author="OpenAI Codex" w:date="2026-10-11T06:02:09Z"/>
              </w:rPr>
            </w:pPr>
            <w:del w:id="1423" w:author="OpenAI Codex" w:date="2026-10-11T06:02:09Z">
              <w:r>
                <w:delText xml:space="preserve">Tree Baseline (v3 Historical): </w:delText>
              </w:r>
            </w:del>
            <w:proofErr w:type="spellStart"/>
            <w:proofErr w:type="gramStart"/>
            <w:del w:id="1424" w:author="OpenAI Codex" w:date="2026-10-11T06:02:09Z">
              <w:r>
                <w:delText>DecisionTree</w:delText>
              </w:r>
            </w:del>
            <w:proofErr w:type="spellEnd"/>
            <w:del w:id="1425" w:author="OpenAI Codex" w:date="2026-10-11T06:02:09Z">
              <w:r>
                <w:delText>(</w:delText>
              </w:r>
            </w:del>
            <w:proofErr w:type="gramEnd"/>
            <w:del w:id="1426" w:author="OpenAI Codex" w:date="2026-10-11T06:02:09Z">
              <w:r>
                <w:delText>d=5, L=100) (13 feat, Raw)</w:delText>
              </w:r>
            </w:del>
          </w:p>
        </w:tc>
        <w:tc>
          <w:tcPr>
            <w:tcW w:w="755" w:type="dxa"/>
            <w:shd w:val="clear" w:color="auto" w:fill="F8FAFC"/>
            <w:tcMar>
              <w:top w:w="60" w:type="dxa"/>
              <w:left w:w="80" w:type="dxa"/>
              <w:bottom w:w="60" w:type="dxa"/>
              <w:right w:w="80" w:type="dxa"/>
            </w:tcMar>
            <w:vAlign w:val="center"/>
          </w:tcPr>
          <w:p w14:paraId="60FC87C8" w14:textId="0A6F9779" w:rsidR="006001A2" w:rsidRDefault="00EE501D">
            <w:pPr>
              <w:spacing w:after="0" w:line="252" w:lineRule="auto"/>
              <w:jc w:val="center"/>
              <w:rPr>
                <w:del w:id="1429" w:author="OpenAI Codex" w:date="2026-10-11T06:02:09Z"/>
              </w:rPr>
            </w:pPr>
            <w:del w:id="1428" w:author="OpenAI Codex" w:date="2026-10-11T06:02:09Z">
              <w:r>
                <w:delText>5.5401d</w:delText>
              </w:r>
            </w:del>
          </w:p>
        </w:tc>
        <w:tc>
          <w:tcPr>
            <w:tcW w:w="816" w:type="dxa"/>
            <w:shd w:val="clear" w:color="auto" w:fill="F8FAFC"/>
            <w:tcMar>
              <w:top w:w="60" w:type="dxa"/>
              <w:left w:w="80" w:type="dxa"/>
              <w:bottom w:w="60" w:type="dxa"/>
              <w:right w:w="80" w:type="dxa"/>
            </w:tcMar>
            <w:vAlign w:val="center"/>
          </w:tcPr>
          <w:p w14:paraId="52F1F10D" w14:textId="7612AF4E" w:rsidR="006001A2" w:rsidRDefault="00EE501D">
            <w:pPr>
              <w:spacing w:after="0" w:line="252" w:lineRule="auto"/>
              <w:jc w:val="center"/>
              <w:rPr>
                <w:del w:id="1431" w:author="OpenAI Codex" w:date="2026-10-11T06:02:09Z"/>
              </w:rPr>
            </w:pPr>
            <w:del w:id="1430" w:author="OpenAI Codex" w:date="2026-10-11T06:02:09Z">
              <w:r>
                <w:delText>6.8668d</w:delText>
              </w:r>
            </w:del>
          </w:p>
        </w:tc>
        <w:tc>
          <w:tcPr>
            <w:tcW w:w="816" w:type="dxa"/>
            <w:shd w:val="clear" w:color="auto" w:fill="F8FAFC"/>
            <w:tcMar>
              <w:top w:w="60" w:type="dxa"/>
              <w:left w:w="80" w:type="dxa"/>
              <w:bottom w:w="60" w:type="dxa"/>
              <w:right w:w="80" w:type="dxa"/>
            </w:tcMar>
            <w:vAlign w:val="center"/>
          </w:tcPr>
          <w:p w14:paraId="26B9610E" w14:textId="45DC45F0" w:rsidR="006001A2" w:rsidRDefault="00EE501D">
            <w:pPr>
              <w:spacing w:after="0" w:line="252" w:lineRule="auto"/>
              <w:jc w:val="center"/>
              <w:rPr>
                <w:del w:id="1433" w:author="OpenAI Codex" w:date="2026-10-11T06:02:09Z"/>
              </w:rPr>
            </w:pPr>
            <w:del w:id="1432" w:author="OpenAI Codex" w:date="2026-10-11T06:02:09Z">
              <w:r>
                <w:delText>-0.3602</w:delText>
              </w:r>
            </w:del>
          </w:p>
        </w:tc>
        <w:tc>
          <w:tcPr>
            <w:tcW w:w="1062" w:type="dxa"/>
            <w:shd w:val="clear" w:color="auto" w:fill="F8FAFC"/>
            <w:tcMar>
              <w:top w:w="60" w:type="dxa"/>
              <w:left w:w="80" w:type="dxa"/>
              <w:bottom w:w="60" w:type="dxa"/>
              <w:right w:w="80" w:type="dxa"/>
            </w:tcMar>
            <w:vAlign w:val="center"/>
          </w:tcPr>
          <w:p w14:paraId="30CD2E0E" w14:textId="2E73D2BE" w:rsidR="006001A2" w:rsidRDefault="00EE501D">
            <w:pPr>
              <w:spacing w:after="0" w:line="252" w:lineRule="auto"/>
              <w:jc w:val="center"/>
              <w:rPr>
                <w:del w:id="1435" w:author="OpenAI Codex" w:date="2026-10-11T06:02:09Z"/>
              </w:rPr>
            </w:pPr>
            <w:del w:id="1434" w:author="OpenAI Codex" w:date="2026-10-11T06:02:09Z">
              <w:r>
                <w:delText>5.2041 ± 0.8897d</w:delText>
              </w:r>
            </w:del>
          </w:p>
        </w:tc>
        <w:tc>
          <w:tcPr>
            <w:tcW w:w="2861" w:type="dxa"/>
            <w:shd w:val="clear" w:color="auto" w:fill="F8FAFC"/>
            <w:tcMar>
              <w:top w:w="60" w:type="dxa"/>
              <w:left w:w="80" w:type="dxa"/>
              <w:bottom w:w="60" w:type="dxa"/>
              <w:right w:w="80" w:type="dxa"/>
            </w:tcMar>
            <w:vAlign w:val="center"/>
          </w:tcPr>
          <w:p w14:paraId="4A6C8C01" w14:textId="42CCCDAD" w:rsidR="006001A2" w:rsidRDefault="00EE501D">
            <w:pPr>
              <w:spacing w:after="0" w:line="252" w:lineRule="auto"/>
              <w:rPr>
                <w:del w:id="1437" w:author="OpenAI Codex" w:date="2026-10-11T06:02:09Z"/>
              </w:rPr>
            </w:pPr>
            <w:del w:id="1436" w:author="OpenAI Codex" w:date="2026-10-11T06:02:09Z">
              <w:r>
                <w:delText>Historical v3 tree reference with a different input/target recipe. Negative terminal R² does not establish a general failure of individual trees.</w:delText>
              </w:r>
            </w:del>
          </w:p>
        </w:tc>
      </w:tr>
      <w:tr w:rsidR="006001A2" w14:paraId="23D956AD" w14:textId="77777777">
        <w:trPr>
          <w:cantSplit/>
          <w:jc w:val="center"/>
          <w:del w:id="1568" w:author="OpenAI Codex" w:date="2026-10-11T06:02:09Z"/>
        </w:trPr>
        <w:tc>
          <w:tcPr>
            <w:tcW w:w="845" w:type="dxa"/>
            <w:tcMar>
              <w:top w:w="60" w:type="dxa"/>
              <w:left w:w="80" w:type="dxa"/>
              <w:bottom w:w="60" w:type="dxa"/>
              <w:right w:w="80" w:type="dxa"/>
            </w:tcMar>
            <w:vAlign w:val="center"/>
          </w:tcPr>
          <w:p w14:paraId="61837E28" w14:textId="45FB345F" w:rsidR="006001A2" w:rsidRDefault="00EE501D">
            <w:pPr>
              <w:spacing w:after="0" w:line="252" w:lineRule="auto"/>
              <w:rPr>
                <w:del w:id="1439" w:author="OpenAI Codex" w:date="2026-10-11T06:02:09Z"/>
              </w:rPr>
            </w:pPr>
            <w:del w:id="1438" w:author="OpenAI Codex" w:date="2026-10-11T06:02:09Z">
              <w:r>
                <w:delText>Regression Ensemble</w:delText>
              </w:r>
            </w:del>
          </w:p>
        </w:tc>
        <w:tc>
          <w:tcPr>
            <w:tcW w:w="816" w:type="dxa"/>
            <w:tcMar>
              <w:top w:w="60" w:type="dxa"/>
              <w:left w:w="80" w:type="dxa"/>
              <w:bottom w:w="60" w:type="dxa"/>
              <w:right w:w="80" w:type="dxa"/>
            </w:tcMar>
            <w:vAlign w:val="center"/>
          </w:tcPr>
          <w:p w14:paraId="0C8BC1F7" w14:textId="51150823" w:rsidR="006001A2" w:rsidRDefault="00EE501D">
            <w:pPr>
              <w:spacing w:after="0" w:line="252" w:lineRule="auto"/>
              <w:rPr>
                <w:del w:id="1441" w:author="OpenAI Codex" w:date="2026-10-11T06:02:09Z"/>
              </w:rPr>
            </w:pPr>
            <w:del w:id="1440" w:author="OpenAI Codex" w:date="2026-10-11T06:02:09Z">
              <w:r>
                <w:delText>Regression</w:delText>
              </w:r>
            </w:del>
          </w:p>
        </w:tc>
        <w:tc>
          <w:tcPr>
            <w:tcW w:w="2063" w:type="dxa"/>
            <w:tcMar>
              <w:top w:w="60" w:type="dxa"/>
              <w:left w:w="80" w:type="dxa"/>
              <w:bottom w:w="60" w:type="dxa"/>
              <w:right w:w="80" w:type="dxa"/>
            </w:tcMar>
            <w:vAlign w:val="center"/>
          </w:tcPr>
          <w:p w14:paraId="689CD6C0" w14:textId="2EE60893" w:rsidR="006001A2" w:rsidRDefault="00EE501D">
            <w:pPr>
              <w:spacing w:after="0" w:line="252" w:lineRule="auto"/>
              <w:rPr>
                <w:del w:id="1446" w:author="OpenAI Codex" w:date="2026-10-11T06:02:09Z"/>
              </w:rPr>
            </w:pPr>
            <w:del w:id="1442" w:author="OpenAI Codex" w:date="2026-10-11T06:02:09Z">
              <w:r>
                <w:delText xml:space="preserve">Ensemble Reference: </w:delText>
              </w:r>
            </w:del>
            <w:proofErr w:type="spellStart"/>
            <w:proofErr w:type="gramStart"/>
            <w:del w:id="1443" w:author="OpenAI Codex" w:date="2026-10-11T06:02:09Z">
              <w:r>
                <w:delText>RandomForest</w:delText>
              </w:r>
            </w:del>
            <w:proofErr w:type="spellEnd"/>
            <w:del w:id="1444" w:author="OpenAI Codex" w:date="2026-10-11T06:02:09Z">
              <w:r>
                <w:delText>(</w:delText>
              </w:r>
            </w:del>
            <w:proofErr w:type="gramEnd"/>
            <w:del w:id="1445" w:author="OpenAI Codex" w:date="2026-10-11T06:02:09Z">
              <w:r>
                <w:delText>N=50, d=14, L=20) (11 feat, Raw)</w:delText>
              </w:r>
            </w:del>
          </w:p>
        </w:tc>
        <w:tc>
          <w:tcPr>
            <w:tcW w:w="755" w:type="dxa"/>
            <w:tcMar>
              <w:top w:w="60" w:type="dxa"/>
              <w:left w:w="80" w:type="dxa"/>
              <w:bottom w:w="60" w:type="dxa"/>
              <w:right w:w="80" w:type="dxa"/>
            </w:tcMar>
            <w:vAlign w:val="center"/>
          </w:tcPr>
          <w:p w14:paraId="63E78287" w14:textId="49E3AB6B" w:rsidR="006001A2" w:rsidRDefault="00EE501D">
            <w:pPr>
              <w:spacing w:after="0" w:line="252" w:lineRule="auto"/>
              <w:jc w:val="center"/>
              <w:rPr>
                <w:del w:id="1448" w:author="OpenAI Codex" w:date="2026-10-11T06:02:09Z"/>
              </w:rPr>
            </w:pPr>
            <w:del w:id="1447" w:author="OpenAI Codex" w:date="2026-10-11T06:02:09Z">
              <w:r>
                <w:delText>4.2325d</w:delText>
              </w:r>
            </w:del>
          </w:p>
        </w:tc>
        <w:tc>
          <w:tcPr>
            <w:tcW w:w="816" w:type="dxa"/>
            <w:tcMar>
              <w:top w:w="60" w:type="dxa"/>
              <w:left w:w="80" w:type="dxa"/>
              <w:bottom w:w="60" w:type="dxa"/>
              <w:right w:w="80" w:type="dxa"/>
            </w:tcMar>
            <w:vAlign w:val="center"/>
          </w:tcPr>
          <w:p w14:paraId="43875BC5" w14:textId="3E3414AB" w:rsidR="006001A2" w:rsidRDefault="00EE501D">
            <w:pPr>
              <w:spacing w:after="0" w:line="252" w:lineRule="auto"/>
              <w:jc w:val="center"/>
              <w:rPr>
                <w:del w:id="1450" w:author="OpenAI Codex" w:date="2026-10-11T06:02:09Z"/>
              </w:rPr>
            </w:pPr>
            <w:del w:id="1449" w:author="OpenAI Codex" w:date="2026-10-11T06:02:09Z">
              <w:r>
                <w:delText>5.6616d</w:delText>
              </w:r>
            </w:del>
          </w:p>
        </w:tc>
        <w:tc>
          <w:tcPr>
            <w:tcW w:w="816" w:type="dxa"/>
            <w:tcMar>
              <w:top w:w="60" w:type="dxa"/>
              <w:left w:w="80" w:type="dxa"/>
              <w:bottom w:w="60" w:type="dxa"/>
              <w:right w:w="80" w:type="dxa"/>
            </w:tcMar>
            <w:vAlign w:val="center"/>
          </w:tcPr>
          <w:p w14:paraId="3AD86F88" w14:textId="6F09B411" w:rsidR="006001A2" w:rsidRDefault="00EE501D">
            <w:pPr>
              <w:spacing w:after="0" w:line="252" w:lineRule="auto"/>
              <w:jc w:val="center"/>
              <w:rPr>
                <w:del w:id="1452" w:author="OpenAI Codex" w:date="2026-10-11T06:02:09Z"/>
              </w:rPr>
            </w:pPr>
            <w:del w:id="1451" w:author="OpenAI Codex" w:date="2026-10-11T06:02:09Z">
              <w:r>
                <w:delText>+0.0754</w:delText>
              </w:r>
            </w:del>
          </w:p>
        </w:tc>
        <w:tc>
          <w:tcPr>
            <w:tcW w:w="1062" w:type="dxa"/>
            <w:tcMar>
              <w:top w:w="60" w:type="dxa"/>
              <w:left w:w="80" w:type="dxa"/>
              <w:bottom w:w="60" w:type="dxa"/>
              <w:right w:w="80" w:type="dxa"/>
            </w:tcMar>
            <w:vAlign w:val="center"/>
          </w:tcPr>
          <w:p w14:paraId="1C3B7B84" w14:textId="624DE91C" w:rsidR="006001A2" w:rsidRDefault="00EE501D">
            <w:pPr>
              <w:spacing w:after="0" w:line="252" w:lineRule="auto"/>
              <w:jc w:val="center"/>
              <w:rPr>
                <w:del w:id="1454" w:author="OpenAI Codex" w:date="2026-10-11T06:02:09Z"/>
              </w:rPr>
            </w:pPr>
            <w:del w:id="1453" w:author="OpenAI Codex" w:date="2026-10-11T06:02:09Z">
              <w:r>
                <w:delText>—*</w:delText>
              </w:r>
            </w:del>
          </w:p>
        </w:tc>
        <w:tc>
          <w:tcPr>
            <w:tcW w:w="2861" w:type="dxa"/>
            <w:tcMar>
              <w:top w:w="60" w:type="dxa"/>
              <w:left w:w="80" w:type="dxa"/>
              <w:bottom w:w="60" w:type="dxa"/>
              <w:right w:w="80" w:type="dxa"/>
            </w:tcMar>
            <w:vAlign w:val="center"/>
          </w:tcPr>
          <w:p w14:paraId="30FE38E4" w14:textId="042EC6A5" w:rsidR="006001A2" w:rsidRDefault="00EE501D">
            <w:pPr>
              <w:spacing w:after="0" w:line="252" w:lineRule="auto"/>
              <w:rPr>
                <w:del w:id="1457" w:author="OpenAI Codex" w:date="2026-10-11T06:02:09Z"/>
              </w:rPr>
            </w:pPr>
            <w:proofErr w:type="gramStart"/>
            <w:del w:id="1455" w:author="OpenAI Codex" w:date="2026-10-11T06:02:09Z">
              <w:r>
                <w:delText>Raw-target forest</w:delText>
              </w:r>
            </w:del>
            <w:proofErr w:type="gramEnd"/>
            <w:del w:id="1456" w:author="OpenAI Codex" w:date="2026-10-11T06:02:09Z">
              <w:r>
                <w:delText xml:space="preserve"> reference: observed MAE 4.2325d (-5.5% versus Ridge). No separate variance or raw-skew ceiling mechanism is established. Chronological CV was not recorded for this raw-target recipe; 5.2458 ± 1.1450d in C.2 uses unclipped log1p targets.</w:delText>
              </w:r>
            </w:del>
          </w:p>
        </w:tc>
      </w:tr>
      <w:tr w:rsidR="006001A2" w14:paraId="0675A009" w14:textId="77777777">
        <w:trPr>
          <w:cantSplit/>
          <w:jc w:val="center"/>
          <w:del w:id="1569" w:author="OpenAI Codex" w:date="2026-10-11T06:02:09Z"/>
        </w:trPr>
        <w:tc>
          <w:tcPr>
            <w:tcW w:w="845" w:type="dxa"/>
            <w:shd w:val="clear" w:color="auto" w:fill="F8FAFC"/>
            <w:tcMar>
              <w:top w:w="60" w:type="dxa"/>
              <w:left w:w="80" w:type="dxa"/>
              <w:bottom w:w="60" w:type="dxa"/>
              <w:right w:w="80" w:type="dxa"/>
            </w:tcMar>
            <w:vAlign w:val="center"/>
          </w:tcPr>
          <w:p w14:paraId="63DEE823" w14:textId="0F5AFA1A" w:rsidR="006001A2" w:rsidRDefault="00EE501D">
            <w:pPr>
              <w:spacing w:after="0" w:line="252" w:lineRule="auto"/>
              <w:rPr>
                <w:del w:id="1459" w:author="OpenAI Codex" w:date="2026-10-11T06:02:09Z"/>
              </w:rPr>
            </w:pPr>
            <w:del w:id="1458" w:author="OpenAI Codex" w:date="2026-10-11T06:02:09Z">
              <w:r>
                <w:delText>Regression Retained Recipe</w:delText>
              </w:r>
            </w:del>
          </w:p>
        </w:tc>
        <w:tc>
          <w:tcPr>
            <w:tcW w:w="816" w:type="dxa"/>
            <w:shd w:val="clear" w:color="auto" w:fill="F8FAFC"/>
            <w:tcMar>
              <w:top w:w="60" w:type="dxa"/>
              <w:left w:w="80" w:type="dxa"/>
              <w:bottom w:w="60" w:type="dxa"/>
              <w:right w:w="80" w:type="dxa"/>
            </w:tcMar>
            <w:vAlign w:val="center"/>
          </w:tcPr>
          <w:p w14:paraId="797C76E1" w14:textId="303960E2" w:rsidR="006001A2" w:rsidRDefault="00EE501D">
            <w:pPr>
              <w:spacing w:after="0" w:line="252" w:lineRule="auto"/>
              <w:rPr>
                <w:del w:id="1461" w:author="OpenAI Codex" w:date="2026-10-11T06:02:09Z"/>
              </w:rPr>
            </w:pPr>
            <w:del w:id="1460" w:author="OpenAI Codex" w:date="2026-10-11T06:02:09Z">
              <w:r>
                <w:delText>Regression</w:delText>
              </w:r>
            </w:del>
          </w:p>
        </w:tc>
        <w:tc>
          <w:tcPr>
            <w:tcW w:w="2063" w:type="dxa"/>
            <w:shd w:val="clear" w:color="auto" w:fill="F8FAFC"/>
            <w:tcMar>
              <w:top w:w="60" w:type="dxa"/>
              <w:left w:w="80" w:type="dxa"/>
              <w:bottom w:w="60" w:type="dxa"/>
              <w:right w:w="80" w:type="dxa"/>
            </w:tcMar>
            <w:vAlign w:val="center"/>
          </w:tcPr>
          <w:p w14:paraId="36E992B8" w14:textId="40124ED2" w:rsidR="006001A2" w:rsidRDefault="00EE501D">
            <w:pPr>
              <w:spacing w:after="0" w:line="252" w:lineRule="auto"/>
              <w:rPr>
                <w:del w:id="1463" w:author="OpenAI Codex" w:date="2026-10-11T06:02:09Z"/>
              </w:rPr>
            </w:pPr>
            <w:del w:id="1462" w:author="OpenAI Codex" w:date="2026-10-11T06:02:09Z">
              <w:r>
                <w:delText>Retained Recipe Ensemble: Tuned RF + Target Log1p (N=50, d=14, L=20, 60d clip)</w:delText>
              </w:r>
            </w:del>
          </w:p>
        </w:tc>
        <w:tc>
          <w:tcPr>
            <w:tcW w:w="755" w:type="dxa"/>
            <w:shd w:val="clear" w:color="auto" w:fill="F8FAFC"/>
            <w:tcMar>
              <w:top w:w="60" w:type="dxa"/>
              <w:left w:w="80" w:type="dxa"/>
              <w:bottom w:w="60" w:type="dxa"/>
              <w:right w:w="80" w:type="dxa"/>
            </w:tcMar>
            <w:vAlign w:val="center"/>
          </w:tcPr>
          <w:p w14:paraId="39AE75C9" w14:textId="1966B70B" w:rsidR="006001A2" w:rsidRDefault="00EE501D">
            <w:pPr>
              <w:spacing w:after="0" w:line="252" w:lineRule="auto"/>
              <w:jc w:val="center"/>
              <w:rPr>
                <w:del w:id="1465" w:author="OpenAI Codex" w:date="2026-10-11T06:02:09Z"/>
              </w:rPr>
            </w:pPr>
            <w:del w:id="1464" w:author="OpenAI Codex" w:date="2026-10-11T06:02:09Z">
              <w:r>
                <w:delText>3.7185d</w:delText>
              </w:r>
            </w:del>
          </w:p>
        </w:tc>
        <w:tc>
          <w:tcPr>
            <w:tcW w:w="816" w:type="dxa"/>
            <w:shd w:val="clear" w:color="auto" w:fill="F8FAFC"/>
            <w:tcMar>
              <w:top w:w="60" w:type="dxa"/>
              <w:left w:w="80" w:type="dxa"/>
              <w:bottom w:w="60" w:type="dxa"/>
              <w:right w:w="80" w:type="dxa"/>
            </w:tcMar>
            <w:vAlign w:val="center"/>
          </w:tcPr>
          <w:p w14:paraId="74E96ACC" w14:textId="1488D1ED" w:rsidR="006001A2" w:rsidRDefault="00EE501D">
            <w:pPr>
              <w:spacing w:after="0" w:line="252" w:lineRule="auto"/>
              <w:jc w:val="center"/>
              <w:rPr>
                <w:del w:id="1467" w:author="OpenAI Codex" w:date="2026-10-11T06:02:09Z"/>
              </w:rPr>
            </w:pPr>
            <w:del w:id="1466" w:author="OpenAI Codex" w:date="2026-10-11T06:02:09Z">
              <w:r>
                <w:delText>5.3085d</w:delText>
              </w:r>
            </w:del>
          </w:p>
        </w:tc>
        <w:tc>
          <w:tcPr>
            <w:tcW w:w="816" w:type="dxa"/>
            <w:shd w:val="clear" w:color="auto" w:fill="F8FAFC"/>
            <w:tcMar>
              <w:top w:w="60" w:type="dxa"/>
              <w:left w:w="80" w:type="dxa"/>
              <w:bottom w:w="60" w:type="dxa"/>
              <w:right w:w="80" w:type="dxa"/>
            </w:tcMar>
            <w:vAlign w:val="center"/>
          </w:tcPr>
          <w:p w14:paraId="39B2F897" w14:textId="5FEA3C06" w:rsidR="006001A2" w:rsidRDefault="00EE501D">
            <w:pPr>
              <w:spacing w:after="0" w:line="252" w:lineRule="auto"/>
              <w:jc w:val="center"/>
              <w:rPr>
                <w:del w:id="1469" w:author="OpenAI Codex" w:date="2026-10-11T06:02:09Z"/>
              </w:rPr>
            </w:pPr>
            <w:del w:id="1468" w:author="OpenAI Codex" w:date="2026-10-11T06:02:09Z">
              <w:r>
                <w:delText>+0.1871</w:delText>
              </w:r>
            </w:del>
          </w:p>
        </w:tc>
        <w:tc>
          <w:tcPr>
            <w:tcW w:w="1062" w:type="dxa"/>
            <w:shd w:val="clear" w:color="auto" w:fill="F8FAFC"/>
            <w:tcMar>
              <w:top w:w="60" w:type="dxa"/>
              <w:left w:w="80" w:type="dxa"/>
              <w:bottom w:w="60" w:type="dxa"/>
              <w:right w:w="80" w:type="dxa"/>
            </w:tcMar>
            <w:vAlign w:val="center"/>
          </w:tcPr>
          <w:p w14:paraId="21F782A9" w14:textId="380DA499" w:rsidR="006001A2" w:rsidRDefault="00EE501D">
            <w:pPr>
              <w:spacing w:after="0" w:line="252" w:lineRule="auto"/>
              <w:jc w:val="center"/>
              <w:rPr>
                <w:del w:id="1471" w:author="OpenAI Codex" w:date="2026-10-11T06:02:09Z"/>
              </w:rPr>
            </w:pPr>
            <w:del w:id="1470" w:author="OpenAI Codex" w:date="2026-10-11T06:02:09Z">
              <w:r>
                <w:delText>5.2436 ± 1.1500d</w:delText>
              </w:r>
            </w:del>
          </w:p>
        </w:tc>
        <w:tc>
          <w:tcPr>
            <w:tcW w:w="2861" w:type="dxa"/>
            <w:shd w:val="clear" w:color="auto" w:fill="F8FAFC"/>
            <w:tcMar>
              <w:top w:w="60" w:type="dxa"/>
              <w:left w:w="80" w:type="dxa"/>
              <w:bottom w:w="60" w:type="dxa"/>
              <w:right w:w="80" w:type="dxa"/>
            </w:tcMar>
            <w:vAlign w:val="center"/>
          </w:tcPr>
          <w:p w14:paraId="2F5C6403" w14:textId="33C9D9F0" w:rsidR="006001A2" w:rsidRDefault="00EE501D">
            <w:pPr>
              <w:spacing w:after="0" w:line="252" w:lineRule="auto"/>
              <w:rPr>
                <w:del w:id="1473" w:author="OpenAI Codex" w:date="2026-10-11T06:02:09Z"/>
              </w:rPr>
            </w:pPr>
            <w:del w:id="1472" w:author="OpenAI Codex" w:date="2026-10-11T06:02:09Z">
              <w:r>
                <w:delText>Retained clipped/log1p recipe: observed terminal MAE improvements over the listed references. Chronological validation does not establish it as the lowest-MAE recipe.</w:delText>
              </w:r>
            </w:del>
          </w:p>
        </w:tc>
      </w:tr>
      <w:tr w:rsidR="006001A2" w14:paraId="12239235" w14:textId="77777777">
        <w:trPr>
          <w:cantSplit/>
          <w:jc w:val="center"/>
          <w:del w:id="1570" w:author="OpenAI Codex" w:date="2026-10-11T06:02:09Z"/>
        </w:trPr>
        <w:tc>
          <w:tcPr>
            <w:tcW w:w="845" w:type="dxa"/>
            <w:tcMar>
              <w:top w:w="60" w:type="dxa"/>
              <w:left w:w="80" w:type="dxa"/>
              <w:bottom w:w="60" w:type="dxa"/>
              <w:right w:w="80" w:type="dxa"/>
            </w:tcMar>
            <w:vAlign w:val="center"/>
          </w:tcPr>
          <w:p w14:paraId="69891DAF" w14:textId="61BAA247" w:rsidR="006001A2" w:rsidRDefault="00EE501D">
            <w:pPr>
              <w:spacing w:after="0" w:line="252" w:lineRule="auto"/>
              <w:rPr>
                <w:del w:id="1475" w:author="OpenAI Codex" w:date="2026-10-11T06:02:09Z"/>
              </w:rPr>
            </w:pPr>
            <w:del w:id="1474" w:author="OpenAI Codex" w:date="2026-10-11T06:02:09Z">
              <w:r>
                <w:delText>Classification Floor</w:delText>
              </w:r>
            </w:del>
          </w:p>
        </w:tc>
        <w:tc>
          <w:tcPr>
            <w:tcW w:w="816" w:type="dxa"/>
            <w:tcMar>
              <w:top w:w="60" w:type="dxa"/>
              <w:left w:w="80" w:type="dxa"/>
              <w:bottom w:w="60" w:type="dxa"/>
              <w:right w:w="80" w:type="dxa"/>
            </w:tcMar>
            <w:vAlign w:val="center"/>
          </w:tcPr>
          <w:p w14:paraId="4C44A70D" w14:textId="4FF072AE" w:rsidR="006001A2" w:rsidRDefault="00EE501D">
            <w:pPr>
              <w:spacing w:after="0" w:line="252" w:lineRule="auto"/>
              <w:rPr>
                <w:del w:id="1477" w:author="OpenAI Codex" w:date="2026-10-11T06:02:09Z"/>
              </w:rPr>
            </w:pPr>
            <w:del w:id="1476" w:author="OpenAI Codex" w:date="2026-10-11T06:02:09Z">
              <w:r>
                <w:delText>Classification</w:delText>
              </w:r>
            </w:del>
          </w:p>
        </w:tc>
        <w:tc>
          <w:tcPr>
            <w:tcW w:w="2063" w:type="dxa"/>
            <w:tcMar>
              <w:top w:w="60" w:type="dxa"/>
              <w:left w:w="80" w:type="dxa"/>
              <w:bottom w:w="60" w:type="dxa"/>
              <w:right w:w="80" w:type="dxa"/>
            </w:tcMar>
            <w:vAlign w:val="center"/>
          </w:tcPr>
          <w:p w14:paraId="00C98DD2" w14:textId="566C64D6" w:rsidR="006001A2" w:rsidRDefault="00EE501D">
            <w:pPr>
              <w:spacing w:after="0" w:line="252" w:lineRule="auto"/>
              <w:jc w:val="center"/>
              <w:rPr>
                <w:del w:id="1481" w:author="OpenAI Codex" w:date="2026-10-11T06:02:09Z"/>
              </w:rPr>
            </w:pPr>
            <w:del w:id="1478" w:author="OpenAI Codex" w:date="2026-10-11T06:02:09Z">
              <w:r>
                <w:delText xml:space="preserve">Naive Baseline: </w:delText>
              </w:r>
            </w:del>
            <w:proofErr w:type="spellStart"/>
            <w:del w:id="1479" w:author="OpenAI Codex" w:date="2026-10-11T06:02:09Z">
              <w:r>
                <w:delText>DummyClassifier</w:delText>
              </w:r>
            </w:del>
            <w:proofErr w:type="spellEnd"/>
            <w:del w:id="1480" w:author="OpenAI Codex" w:date="2026-10-11T06:02:09Z">
              <w:r>
                <w:delText>(strategy='prior')</w:delText>
              </w:r>
            </w:del>
          </w:p>
        </w:tc>
        <w:tc>
          <w:tcPr>
            <w:tcW w:w="755" w:type="dxa"/>
            <w:tcMar>
              <w:top w:w="60" w:type="dxa"/>
              <w:left w:w="80" w:type="dxa"/>
              <w:bottom w:w="60" w:type="dxa"/>
              <w:right w:w="80" w:type="dxa"/>
            </w:tcMar>
            <w:vAlign w:val="center"/>
          </w:tcPr>
          <w:p w14:paraId="4F525A93" w14:textId="1765479A" w:rsidR="006001A2" w:rsidRDefault="00EE501D">
            <w:pPr>
              <w:spacing w:after="0" w:line="252" w:lineRule="auto"/>
              <w:jc w:val="center"/>
              <w:rPr>
                <w:del w:id="1483" w:author="OpenAI Codex" w:date="2026-10-11T06:02:09Z"/>
              </w:rPr>
            </w:pPr>
            <w:del w:id="1482" w:author="OpenAI Codex" w:date="2026-10-11T06:02:09Z">
              <w:r>
                <w:delText>0.1083</w:delText>
              </w:r>
            </w:del>
          </w:p>
        </w:tc>
        <w:tc>
          <w:tcPr>
            <w:tcW w:w="816" w:type="dxa"/>
            <w:tcMar>
              <w:top w:w="60" w:type="dxa"/>
              <w:left w:w="80" w:type="dxa"/>
              <w:bottom w:w="60" w:type="dxa"/>
              <w:right w:w="80" w:type="dxa"/>
            </w:tcMar>
            <w:vAlign w:val="center"/>
          </w:tcPr>
          <w:p w14:paraId="25699677" w14:textId="23789AF7" w:rsidR="006001A2" w:rsidRDefault="00EE501D">
            <w:pPr>
              <w:spacing w:after="0" w:line="252" w:lineRule="auto"/>
              <w:jc w:val="center"/>
              <w:rPr>
                <w:del w:id="1485" w:author="OpenAI Codex" w:date="2026-10-11T06:02:09Z"/>
              </w:rPr>
            </w:pPr>
            <w:del w:id="1484" w:author="OpenAI Codex" w:date="2026-10-11T06:02:09Z">
              <w:r>
                <w:delText>0.5000</w:delText>
              </w:r>
            </w:del>
          </w:p>
        </w:tc>
        <w:tc>
          <w:tcPr>
            <w:tcW w:w="816" w:type="dxa"/>
            <w:tcMar>
              <w:top w:w="60" w:type="dxa"/>
              <w:left w:w="80" w:type="dxa"/>
              <w:bottom w:w="60" w:type="dxa"/>
              <w:right w:w="80" w:type="dxa"/>
            </w:tcMar>
            <w:vAlign w:val="center"/>
          </w:tcPr>
          <w:p w14:paraId="5EBE2919" w14:textId="64DDBC29" w:rsidR="006001A2" w:rsidRDefault="00EE501D">
            <w:pPr>
              <w:spacing w:after="0" w:line="252" w:lineRule="auto"/>
              <w:jc w:val="center"/>
              <w:rPr>
                <w:del w:id="1487" w:author="OpenAI Codex" w:date="2026-10-11T06:02:09Z"/>
              </w:rPr>
            </w:pPr>
            <w:del w:id="1486" w:author="OpenAI Codex" w:date="2026-10-11T06:02:09Z">
              <w:r>
                <w:delText>0.0983</w:delText>
              </w:r>
            </w:del>
          </w:p>
        </w:tc>
        <w:tc>
          <w:tcPr>
            <w:tcW w:w="1062" w:type="dxa"/>
            <w:tcMar>
              <w:top w:w="60" w:type="dxa"/>
              <w:left w:w="80" w:type="dxa"/>
              <w:bottom w:w="60" w:type="dxa"/>
              <w:right w:w="80" w:type="dxa"/>
            </w:tcMar>
            <w:vAlign w:val="center"/>
          </w:tcPr>
          <w:p w14:paraId="403B8411" w14:textId="29886735" w:rsidR="006001A2" w:rsidRDefault="00EE501D">
            <w:pPr>
              <w:spacing w:after="0" w:line="252" w:lineRule="auto"/>
              <w:jc w:val="center"/>
              <w:rPr>
                <w:del w:id="1489" w:author="OpenAI Codex" w:date="2026-10-11T06:02:09Z"/>
              </w:rPr>
            </w:pPr>
            <w:del w:id="1488" w:author="OpenAI Codex" w:date="2026-10-11T06:02:09Z">
              <w:r>
                <w:delText>0.1449 ± 0.0279</w:delText>
              </w:r>
            </w:del>
          </w:p>
        </w:tc>
        <w:tc>
          <w:tcPr>
            <w:tcW w:w="2861" w:type="dxa"/>
            <w:tcMar>
              <w:top w:w="60" w:type="dxa"/>
              <w:left w:w="80" w:type="dxa"/>
              <w:bottom w:w="60" w:type="dxa"/>
              <w:right w:w="80" w:type="dxa"/>
            </w:tcMar>
            <w:vAlign w:val="center"/>
          </w:tcPr>
          <w:p w14:paraId="46464DCD" w14:textId="70EC2ED2" w:rsidR="006001A2" w:rsidRDefault="00EE501D">
            <w:pPr>
              <w:spacing w:after="0" w:line="252" w:lineRule="auto"/>
              <w:jc w:val="center"/>
              <w:rPr>
                <w:del w:id="1491" w:author="OpenAI Codex" w:date="2026-10-11T06:02:09Z"/>
              </w:rPr>
            </w:pPr>
            <w:del w:id="1490" w:author="OpenAI Codex" w:date="2026-10-11T06:02:09Z">
              <w:r>
                <w:delText>Base rate prevalence (10.83% holdout); zero ranking discrimination across classes.</w:delText>
              </w:r>
            </w:del>
          </w:p>
        </w:tc>
      </w:tr>
      <w:tr w:rsidR="006001A2" w14:paraId="1319598A" w14:textId="77777777">
        <w:trPr>
          <w:cantSplit/>
          <w:jc w:val="center"/>
          <w:del w:id="1571" w:author="OpenAI Codex" w:date="2026-10-11T06:02:09Z"/>
        </w:trPr>
        <w:tc>
          <w:tcPr>
            <w:tcW w:w="845" w:type="dxa"/>
            <w:shd w:val="clear" w:color="auto" w:fill="F8FAFC"/>
            <w:tcMar>
              <w:top w:w="60" w:type="dxa"/>
              <w:left w:w="80" w:type="dxa"/>
              <w:bottom w:w="60" w:type="dxa"/>
              <w:right w:w="80" w:type="dxa"/>
            </w:tcMar>
            <w:vAlign w:val="center"/>
          </w:tcPr>
          <w:p w14:paraId="79ACC1D5" w14:textId="2FCD34F0" w:rsidR="006001A2" w:rsidRDefault="00EE501D">
            <w:pPr>
              <w:spacing w:after="0" w:line="252" w:lineRule="auto"/>
              <w:rPr>
                <w:del w:id="1493" w:author="OpenAI Codex" w:date="2026-10-11T06:02:09Z"/>
              </w:rPr>
            </w:pPr>
            <w:del w:id="1492" w:author="OpenAI Codex" w:date="2026-10-11T06:02:09Z">
              <w:r>
                <w:delText>Classification Linear</w:delText>
              </w:r>
            </w:del>
          </w:p>
        </w:tc>
        <w:tc>
          <w:tcPr>
            <w:tcW w:w="816" w:type="dxa"/>
            <w:shd w:val="clear" w:color="auto" w:fill="F8FAFC"/>
            <w:tcMar>
              <w:top w:w="60" w:type="dxa"/>
              <w:left w:w="80" w:type="dxa"/>
              <w:bottom w:w="60" w:type="dxa"/>
              <w:right w:w="80" w:type="dxa"/>
            </w:tcMar>
            <w:vAlign w:val="center"/>
          </w:tcPr>
          <w:p w14:paraId="73950CA0" w14:textId="6E749E65" w:rsidR="006001A2" w:rsidRDefault="00EE501D">
            <w:pPr>
              <w:spacing w:after="0" w:line="252" w:lineRule="auto"/>
              <w:rPr>
                <w:del w:id="1495" w:author="OpenAI Codex" w:date="2026-10-11T06:02:09Z"/>
              </w:rPr>
            </w:pPr>
            <w:del w:id="1494" w:author="OpenAI Codex" w:date="2026-10-11T06:02:09Z">
              <w:r>
                <w:delText>Classification</w:delText>
              </w:r>
            </w:del>
          </w:p>
        </w:tc>
        <w:tc>
          <w:tcPr>
            <w:tcW w:w="2063" w:type="dxa"/>
            <w:shd w:val="clear" w:color="auto" w:fill="F8FAFC"/>
            <w:tcMar>
              <w:top w:w="60" w:type="dxa"/>
              <w:left w:w="80" w:type="dxa"/>
              <w:bottom w:w="60" w:type="dxa"/>
              <w:right w:w="80" w:type="dxa"/>
            </w:tcMar>
            <w:vAlign w:val="center"/>
          </w:tcPr>
          <w:p w14:paraId="381246E5" w14:textId="0AED8646" w:rsidR="006001A2" w:rsidRDefault="00EE501D">
            <w:pPr>
              <w:spacing w:after="0" w:line="252" w:lineRule="auto"/>
              <w:rPr>
                <w:del w:id="1499" w:author="OpenAI Codex" w:date="2026-10-11T06:02:09Z"/>
              </w:rPr>
            </w:pPr>
            <w:del w:id="1496" w:author="OpenAI Codex" w:date="2026-10-11T06:02:09Z">
              <w:r>
                <w:delText xml:space="preserve">Linear Baseline: </w:delText>
              </w:r>
            </w:del>
            <w:proofErr w:type="spellStart"/>
            <w:del w:id="1497" w:author="OpenAI Codex" w:date="2026-10-11T06:02:09Z">
              <w:r>
                <w:delText>LogisticRegression</w:delText>
              </w:r>
            </w:del>
            <w:proofErr w:type="spellEnd"/>
            <w:del w:id="1498" w:author="OpenAI Codex" w:date="2026-10-11T06:02:09Z">
              <w:r>
                <w:delText>(C=0.01) (12 feat)</w:delText>
              </w:r>
            </w:del>
          </w:p>
        </w:tc>
        <w:tc>
          <w:tcPr>
            <w:tcW w:w="755" w:type="dxa"/>
            <w:shd w:val="clear" w:color="auto" w:fill="F8FAFC"/>
            <w:tcMar>
              <w:top w:w="60" w:type="dxa"/>
              <w:left w:w="80" w:type="dxa"/>
              <w:bottom w:w="60" w:type="dxa"/>
              <w:right w:w="80" w:type="dxa"/>
            </w:tcMar>
            <w:vAlign w:val="center"/>
          </w:tcPr>
          <w:p w14:paraId="303680E8" w14:textId="5544EF64" w:rsidR="006001A2" w:rsidRDefault="00EE501D">
            <w:pPr>
              <w:spacing w:after="0" w:line="252" w:lineRule="auto"/>
              <w:jc w:val="center"/>
              <w:rPr>
                <w:del w:id="1501" w:author="OpenAI Codex" w:date="2026-10-11T06:02:09Z"/>
              </w:rPr>
            </w:pPr>
            <w:del w:id="1500" w:author="OpenAI Codex" w:date="2026-10-11T06:02:09Z">
              <w:r>
                <w:delText>0.1752</w:delText>
              </w:r>
            </w:del>
          </w:p>
        </w:tc>
        <w:tc>
          <w:tcPr>
            <w:tcW w:w="816" w:type="dxa"/>
            <w:shd w:val="clear" w:color="auto" w:fill="F8FAFC"/>
            <w:tcMar>
              <w:top w:w="60" w:type="dxa"/>
              <w:left w:w="80" w:type="dxa"/>
              <w:bottom w:w="60" w:type="dxa"/>
              <w:right w:w="80" w:type="dxa"/>
            </w:tcMar>
            <w:vAlign w:val="center"/>
          </w:tcPr>
          <w:p w14:paraId="35FC0339" w14:textId="50A09F80" w:rsidR="006001A2" w:rsidRDefault="00EE501D">
            <w:pPr>
              <w:spacing w:after="0" w:line="252" w:lineRule="auto"/>
              <w:jc w:val="center"/>
              <w:rPr>
                <w:del w:id="1503" w:author="OpenAI Codex" w:date="2026-10-11T06:02:09Z"/>
              </w:rPr>
            </w:pPr>
            <w:del w:id="1502" w:author="OpenAI Codex" w:date="2026-10-11T06:02:09Z">
              <w:r>
                <w:delText>0.5724</w:delText>
              </w:r>
            </w:del>
          </w:p>
        </w:tc>
        <w:tc>
          <w:tcPr>
            <w:tcW w:w="816" w:type="dxa"/>
            <w:shd w:val="clear" w:color="auto" w:fill="F8FAFC"/>
            <w:tcMar>
              <w:top w:w="60" w:type="dxa"/>
              <w:left w:w="80" w:type="dxa"/>
              <w:bottom w:w="60" w:type="dxa"/>
              <w:right w:w="80" w:type="dxa"/>
            </w:tcMar>
            <w:vAlign w:val="center"/>
          </w:tcPr>
          <w:p w14:paraId="20146B5D" w14:textId="3D13D8FA" w:rsidR="006001A2" w:rsidRDefault="00EE501D">
            <w:pPr>
              <w:spacing w:after="0" w:line="252" w:lineRule="auto"/>
              <w:jc w:val="center"/>
              <w:rPr>
                <w:del w:id="1505" w:author="OpenAI Codex" w:date="2026-10-11T06:02:09Z"/>
              </w:rPr>
            </w:pPr>
            <w:del w:id="1504" w:author="OpenAI Codex" w:date="2026-10-11T06:02:09Z">
              <w:r>
                <w:delText>0.0969</w:delText>
              </w:r>
            </w:del>
          </w:p>
        </w:tc>
        <w:tc>
          <w:tcPr>
            <w:tcW w:w="1062" w:type="dxa"/>
            <w:shd w:val="clear" w:color="auto" w:fill="F8FAFC"/>
            <w:tcMar>
              <w:top w:w="60" w:type="dxa"/>
              <w:left w:w="80" w:type="dxa"/>
              <w:bottom w:w="60" w:type="dxa"/>
              <w:right w:w="80" w:type="dxa"/>
            </w:tcMar>
            <w:vAlign w:val="center"/>
          </w:tcPr>
          <w:p w14:paraId="4A679777" w14:textId="3D77C2BE" w:rsidR="006001A2" w:rsidRDefault="00EE501D">
            <w:pPr>
              <w:spacing w:after="0" w:line="252" w:lineRule="auto"/>
              <w:jc w:val="center"/>
              <w:rPr>
                <w:del w:id="1507" w:author="OpenAI Codex" w:date="2026-10-11T06:02:09Z"/>
              </w:rPr>
            </w:pPr>
            <w:del w:id="1506" w:author="OpenAI Codex" w:date="2026-10-11T06:02:09Z">
              <w:r>
                <w:delText>0.2349 ± 0.0617</w:delText>
              </w:r>
            </w:del>
          </w:p>
        </w:tc>
        <w:tc>
          <w:tcPr>
            <w:tcW w:w="2861" w:type="dxa"/>
            <w:shd w:val="clear" w:color="auto" w:fill="F8FAFC"/>
            <w:tcMar>
              <w:top w:w="60" w:type="dxa"/>
              <w:left w:w="80" w:type="dxa"/>
              <w:bottom w:w="60" w:type="dxa"/>
              <w:right w:w="80" w:type="dxa"/>
            </w:tcMar>
            <w:vAlign w:val="center"/>
          </w:tcPr>
          <w:p w14:paraId="032A916B" w14:textId="69066EE1" w:rsidR="006001A2" w:rsidRDefault="00EE501D">
            <w:pPr>
              <w:spacing w:after="0" w:line="252" w:lineRule="auto"/>
              <w:jc w:val="center"/>
              <w:rPr>
                <w:del w:id="1509" w:author="OpenAI Codex" w:date="2026-10-11T06:02:09Z"/>
              </w:rPr>
            </w:pPr>
            <w:del w:id="1508" w:author="OpenAI Codex" w:date="2026-10-11T06:02:09Z">
              <w:r>
                <w:delText>Regularized linear reference; chronological AP 0.2349 exceeds the retained forest’s 0.2192. Matched plain unpenalized chronological baseline is absent.</w:delText>
              </w:r>
            </w:del>
          </w:p>
        </w:tc>
      </w:tr>
      <w:tr w:rsidR="006001A2" w14:paraId="68497436" w14:textId="77777777">
        <w:trPr>
          <w:cantSplit/>
          <w:jc w:val="center"/>
          <w:del w:id="1572" w:author="OpenAI Codex" w:date="2026-10-11T06:02:09Z"/>
        </w:trPr>
        <w:tc>
          <w:tcPr>
            <w:tcW w:w="845" w:type="dxa"/>
            <w:tcMar>
              <w:top w:w="60" w:type="dxa"/>
              <w:left w:w="80" w:type="dxa"/>
              <w:bottom w:w="60" w:type="dxa"/>
              <w:right w:w="80" w:type="dxa"/>
            </w:tcMar>
            <w:vAlign w:val="center"/>
          </w:tcPr>
          <w:p w14:paraId="4E8CC84B" w14:textId="36D8A985" w:rsidR="006001A2" w:rsidRDefault="00EE501D">
            <w:pPr>
              <w:spacing w:after="0" w:line="252" w:lineRule="auto"/>
              <w:rPr>
                <w:del w:id="1511" w:author="OpenAI Codex" w:date="2026-10-11T06:02:09Z"/>
              </w:rPr>
            </w:pPr>
            <w:del w:id="1510" w:author="OpenAI Codex" w:date="2026-10-11T06:02:09Z">
              <w:r>
                <w:delText>Classification Tree</w:delText>
              </w:r>
            </w:del>
          </w:p>
        </w:tc>
        <w:tc>
          <w:tcPr>
            <w:tcW w:w="816" w:type="dxa"/>
            <w:tcMar>
              <w:top w:w="60" w:type="dxa"/>
              <w:left w:w="80" w:type="dxa"/>
              <w:bottom w:w="60" w:type="dxa"/>
              <w:right w:w="80" w:type="dxa"/>
            </w:tcMar>
            <w:vAlign w:val="center"/>
          </w:tcPr>
          <w:p w14:paraId="09ECC8D4" w14:textId="30EC2FDB" w:rsidR="006001A2" w:rsidRDefault="00EE501D">
            <w:pPr>
              <w:spacing w:after="0" w:line="252" w:lineRule="auto"/>
              <w:rPr>
                <w:del w:id="1513" w:author="OpenAI Codex" w:date="2026-10-11T06:02:09Z"/>
              </w:rPr>
            </w:pPr>
            <w:del w:id="1512" w:author="OpenAI Codex" w:date="2026-10-11T06:02:09Z">
              <w:r>
                <w:delText>Classification</w:delText>
              </w:r>
            </w:del>
          </w:p>
        </w:tc>
        <w:tc>
          <w:tcPr>
            <w:tcW w:w="2063" w:type="dxa"/>
            <w:tcMar>
              <w:top w:w="60" w:type="dxa"/>
              <w:left w:w="80" w:type="dxa"/>
              <w:bottom w:w="60" w:type="dxa"/>
              <w:right w:w="80" w:type="dxa"/>
            </w:tcMar>
            <w:vAlign w:val="center"/>
          </w:tcPr>
          <w:p w14:paraId="5BE12FDA" w14:textId="6FF4A48B" w:rsidR="006001A2" w:rsidRDefault="00EE501D">
            <w:pPr>
              <w:spacing w:after="0" w:line="252" w:lineRule="auto"/>
              <w:rPr>
                <w:del w:id="1518" w:author="OpenAI Codex" w:date="2026-10-11T06:02:09Z"/>
              </w:rPr>
            </w:pPr>
            <w:del w:id="1514" w:author="OpenAI Codex" w:date="2026-10-11T06:02:09Z">
              <w:r>
                <w:delText xml:space="preserve">Tree Baseline: </w:delText>
              </w:r>
            </w:del>
            <w:proofErr w:type="spellStart"/>
            <w:proofErr w:type="gramStart"/>
            <w:del w:id="1515" w:author="OpenAI Codex" w:date="2026-10-11T06:02:09Z">
              <w:r>
                <w:delText>DecisionTreeClassifier</w:delText>
              </w:r>
            </w:del>
            <w:proofErr w:type="spellEnd"/>
            <w:del w:id="1516" w:author="OpenAI Codex" w:date="2026-10-11T06:02:09Z">
              <w:r>
                <w:delText>(</w:delText>
              </w:r>
            </w:del>
            <w:proofErr w:type="gramEnd"/>
            <w:del w:id="1517" w:author="OpenAI Codex" w:date="2026-10-11T06:02:09Z">
              <w:r>
                <w:delText>d=5, L=100) (12 feat)</w:delText>
              </w:r>
            </w:del>
          </w:p>
        </w:tc>
        <w:tc>
          <w:tcPr>
            <w:tcW w:w="755" w:type="dxa"/>
            <w:tcMar>
              <w:top w:w="60" w:type="dxa"/>
              <w:left w:w="80" w:type="dxa"/>
              <w:bottom w:w="60" w:type="dxa"/>
              <w:right w:w="80" w:type="dxa"/>
            </w:tcMar>
            <w:vAlign w:val="center"/>
          </w:tcPr>
          <w:p w14:paraId="68F598EE" w14:textId="17596D59" w:rsidR="006001A2" w:rsidRDefault="00EE501D">
            <w:pPr>
              <w:spacing w:after="0" w:line="252" w:lineRule="auto"/>
              <w:jc w:val="center"/>
              <w:rPr>
                <w:del w:id="1520" w:author="OpenAI Codex" w:date="2026-10-11T06:02:09Z"/>
              </w:rPr>
            </w:pPr>
            <w:del w:id="1519" w:author="OpenAI Codex" w:date="2026-10-11T06:02:09Z">
              <w:r>
                <w:delText>0.1630</w:delText>
              </w:r>
            </w:del>
          </w:p>
        </w:tc>
        <w:tc>
          <w:tcPr>
            <w:tcW w:w="816" w:type="dxa"/>
            <w:tcMar>
              <w:top w:w="60" w:type="dxa"/>
              <w:left w:w="80" w:type="dxa"/>
              <w:bottom w:w="60" w:type="dxa"/>
              <w:right w:w="80" w:type="dxa"/>
            </w:tcMar>
            <w:vAlign w:val="center"/>
          </w:tcPr>
          <w:p w14:paraId="30F8E164" w14:textId="5CC4A4C1" w:rsidR="006001A2" w:rsidRDefault="00EE501D">
            <w:pPr>
              <w:spacing w:after="0" w:line="252" w:lineRule="auto"/>
              <w:jc w:val="center"/>
              <w:rPr>
                <w:del w:id="1522" w:author="OpenAI Codex" w:date="2026-10-11T06:02:09Z"/>
              </w:rPr>
            </w:pPr>
            <w:del w:id="1521" w:author="OpenAI Codex" w:date="2026-10-11T06:02:09Z">
              <w:r>
                <w:delText>0.5685</w:delText>
              </w:r>
            </w:del>
          </w:p>
        </w:tc>
        <w:tc>
          <w:tcPr>
            <w:tcW w:w="816" w:type="dxa"/>
            <w:tcMar>
              <w:top w:w="60" w:type="dxa"/>
              <w:left w:w="80" w:type="dxa"/>
              <w:bottom w:w="60" w:type="dxa"/>
              <w:right w:w="80" w:type="dxa"/>
            </w:tcMar>
            <w:vAlign w:val="center"/>
          </w:tcPr>
          <w:p w14:paraId="56EB87A1" w14:textId="7EF16D81" w:rsidR="006001A2" w:rsidRDefault="00EE501D">
            <w:pPr>
              <w:spacing w:after="0" w:line="252" w:lineRule="auto"/>
              <w:jc w:val="center"/>
              <w:rPr>
                <w:del w:id="1524" w:author="OpenAI Codex" w:date="2026-10-11T06:02:09Z"/>
              </w:rPr>
            </w:pPr>
            <w:del w:id="1523" w:author="OpenAI Codex" w:date="2026-10-11T06:02:09Z">
              <w:r>
                <w:delText>0.0946</w:delText>
              </w:r>
            </w:del>
          </w:p>
        </w:tc>
        <w:tc>
          <w:tcPr>
            <w:tcW w:w="1062" w:type="dxa"/>
            <w:tcMar>
              <w:top w:w="60" w:type="dxa"/>
              <w:left w:w="80" w:type="dxa"/>
              <w:bottom w:w="60" w:type="dxa"/>
              <w:right w:w="80" w:type="dxa"/>
            </w:tcMar>
            <w:vAlign w:val="center"/>
          </w:tcPr>
          <w:p w14:paraId="24BEFE36" w14:textId="0F02F590" w:rsidR="006001A2" w:rsidRDefault="00EE501D">
            <w:pPr>
              <w:spacing w:after="0" w:line="252" w:lineRule="auto"/>
              <w:jc w:val="center"/>
              <w:rPr>
                <w:del w:id="1526" w:author="OpenAI Codex" w:date="2026-10-11T06:02:09Z"/>
              </w:rPr>
            </w:pPr>
            <w:del w:id="1525" w:author="OpenAI Codex" w:date="2026-10-11T06:02:09Z">
              <w:r>
                <w:delText>—</w:delText>
              </w:r>
            </w:del>
          </w:p>
        </w:tc>
        <w:tc>
          <w:tcPr>
            <w:tcW w:w="2861" w:type="dxa"/>
            <w:tcMar>
              <w:top w:w="60" w:type="dxa"/>
              <w:left w:w="80" w:type="dxa"/>
              <w:bottom w:w="60" w:type="dxa"/>
              <w:right w:w="80" w:type="dxa"/>
            </w:tcMar>
            <w:vAlign w:val="center"/>
          </w:tcPr>
          <w:p w14:paraId="4E2B2579" w14:textId="50174228" w:rsidR="006001A2" w:rsidRDefault="00EE501D">
            <w:pPr>
              <w:spacing w:after="0" w:line="252" w:lineRule="auto"/>
              <w:jc w:val="center"/>
              <w:rPr>
                <w:del w:id="1528" w:author="OpenAI Codex" w:date="2026-10-11T06:02:09Z"/>
              </w:rPr>
            </w:pPr>
            <w:del w:id="1527" w:author="OpenAI Codex" w:date="2026-10-11T06:02:09Z">
              <w:r>
                <w:delText>Single-tree reference; recorded terminal AP 0.1630 and Brier 0.0946. No isolated partitioning mechanism is established.</w:delText>
              </w:r>
            </w:del>
          </w:p>
        </w:tc>
      </w:tr>
      <w:tr w:rsidR="006001A2" w14:paraId="45A1F78E" w14:textId="77777777">
        <w:trPr>
          <w:cantSplit/>
          <w:jc w:val="center"/>
          <w:del w:id="1573" w:author="OpenAI Codex" w:date="2026-10-11T06:02:09Z"/>
        </w:trPr>
        <w:tc>
          <w:tcPr>
            <w:tcW w:w="845" w:type="dxa"/>
            <w:shd w:val="clear" w:color="auto" w:fill="F8FAFC"/>
            <w:tcMar>
              <w:top w:w="60" w:type="dxa"/>
              <w:left w:w="80" w:type="dxa"/>
              <w:bottom w:w="60" w:type="dxa"/>
              <w:right w:w="80" w:type="dxa"/>
            </w:tcMar>
            <w:vAlign w:val="center"/>
          </w:tcPr>
          <w:p w14:paraId="64FC32FA" w14:textId="2751E81A" w:rsidR="006001A2" w:rsidRDefault="00EE501D">
            <w:pPr>
              <w:spacing w:after="0" w:line="252" w:lineRule="auto"/>
              <w:rPr>
                <w:del w:id="1530" w:author="OpenAI Codex" w:date="2026-10-11T06:02:09Z"/>
              </w:rPr>
            </w:pPr>
            <w:del w:id="1529" w:author="OpenAI Codex" w:date="2026-10-11T06:02:09Z">
              <w:r>
                <w:delText>Classification Ensemble</w:delText>
              </w:r>
            </w:del>
          </w:p>
        </w:tc>
        <w:tc>
          <w:tcPr>
            <w:tcW w:w="816" w:type="dxa"/>
            <w:shd w:val="clear" w:color="auto" w:fill="F8FAFC"/>
            <w:tcMar>
              <w:top w:w="60" w:type="dxa"/>
              <w:left w:w="80" w:type="dxa"/>
              <w:bottom w:w="60" w:type="dxa"/>
              <w:right w:w="80" w:type="dxa"/>
            </w:tcMar>
            <w:vAlign w:val="center"/>
          </w:tcPr>
          <w:p w14:paraId="3A3C8839" w14:textId="0C41F2AF" w:rsidR="006001A2" w:rsidRDefault="00EE501D">
            <w:pPr>
              <w:spacing w:after="0" w:line="252" w:lineRule="auto"/>
              <w:rPr>
                <w:del w:id="1532" w:author="OpenAI Codex" w:date="2026-10-11T06:02:09Z"/>
              </w:rPr>
            </w:pPr>
            <w:del w:id="1531" w:author="OpenAI Codex" w:date="2026-10-11T06:02:09Z">
              <w:r>
                <w:delText>Classification</w:delText>
              </w:r>
            </w:del>
          </w:p>
        </w:tc>
        <w:tc>
          <w:tcPr>
            <w:tcW w:w="2063" w:type="dxa"/>
            <w:shd w:val="clear" w:color="auto" w:fill="F8FAFC"/>
            <w:tcMar>
              <w:top w:w="60" w:type="dxa"/>
              <w:left w:w="80" w:type="dxa"/>
              <w:bottom w:w="60" w:type="dxa"/>
              <w:right w:w="80" w:type="dxa"/>
            </w:tcMar>
            <w:vAlign w:val="center"/>
          </w:tcPr>
          <w:p w14:paraId="3F42BFA9" w14:textId="5907D0C1" w:rsidR="006001A2" w:rsidRDefault="00EE501D">
            <w:pPr>
              <w:spacing w:after="0" w:line="252" w:lineRule="auto"/>
              <w:rPr>
                <w:del w:id="1537" w:author="OpenAI Codex" w:date="2026-10-11T06:02:09Z"/>
              </w:rPr>
            </w:pPr>
            <w:del w:id="1533" w:author="OpenAI Codex" w:date="2026-10-11T06:02:09Z">
              <w:r>
                <w:delText xml:space="preserve">Ensemble Reference: </w:delText>
              </w:r>
            </w:del>
            <w:proofErr w:type="spellStart"/>
            <w:proofErr w:type="gramStart"/>
            <w:del w:id="1534" w:author="OpenAI Codex" w:date="2026-10-11T06:02:09Z">
              <w:r>
                <w:delText>RandomForest</w:delText>
              </w:r>
            </w:del>
            <w:proofErr w:type="spellEnd"/>
            <w:del w:id="1535" w:author="OpenAI Codex" w:date="2026-10-11T06:02:09Z">
              <w:r>
                <w:delText>(</w:delText>
              </w:r>
            </w:del>
            <w:proofErr w:type="gramEnd"/>
            <w:del w:id="1536" w:author="OpenAI Codex" w:date="2026-10-11T06:02:09Z">
              <w:r>
                <w:delText>N=50, d=14, L=20) (12 feat, τ=0.50)</w:delText>
              </w:r>
            </w:del>
          </w:p>
        </w:tc>
        <w:tc>
          <w:tcPr>
            <w:tcW w:w="755" w:type="dxa"/>
            <w:shd w:val="clear" w:color="auto" w:fill="F8FAFC"/>
            <w:tcMar>
              <w:top w:w="60" w:type="dxa"/>
              <w:left w:w="80" w:type="dxa"/>
              <w:bottom w:w="60" w:type="dxa"/>
              <w:right w:w="80" w:type="dxa"/>
            </w:tcMar>
            <w:vAlign w:val="center"/>
          </w:tcPr>
          <w:p w14:paraId="7EBF7EC6" w14:textId="1BE06A43" w:rsidR="006001A2" w:rsidRDefault="00EE501D">
            <w:pPr>
              <w:spacing w:after="0" w:line="252" w:lineRule="auto"/>
              <w:jc w:val="center"/>
              <w:rPr>
                <w:del w:id="1539" w:author="OpenAI Codex" w:date="2026-10-11T06:02:09Z"/>
              </w:rPr>
            </w:pPr>
            <w:del w:id="1538" w:author="OpenAI Codex" w:date="2026-10-11T06:02:09Z">
              <w:r>
                <w:delText>0.1823</w:delText>
              </w:r>
            </w:del>
          </w:p>
        </w:tc>
        <w:tc>
          <w:tcPr>
            <w:tcW w:w="816" w:type="dxa"/>
            <w:shd w:val="clear" w:color="auto" w:fill="F8FAFC"/>
            <w:tcMar>
              <w:top w:w="60" w:type="dxa"/>
              <w:left w:w="80" w:type="dxa"/>
              <w:bottom w:w="60" w:type="dxa"/>
              <w:right w:w="80" w:type="dxa"/>
            </w:tcMar>
            <w:vAlign w:val="center"/>
          </w:tcPr>
          <w:p w14:paraId="136F5D9B" w14:textId="0B594045" w:rsidR="006001A2" w:rsidRDefault="00EE501D">
            <w:pPr>
              <w:spacing w:after="0" w:line="252" w:lineRule="auto"/>
              <w:jc w:val="center"/>
              <w:rPr>
                <w:del w:id="1541" w:author="OpenAI Codex" w:date="2026-10-11T06:02:09Z"/>
              </w:rPr>
            </w:pPr>
            <w:del w:id="1540" w:author="OpenAI Codex" w:date="2026-10-11T06:02:09Z">
              <w:r>
                <w:delText>0.5864</w:delText>
              </w:r>
            </w:del>
          </w:p>
        </w:tc>
        <w:tc>
          <w:tcPr>
            <w:tcW w:w="816" w:type="dxa"/>
            <w:shd w:val="clear" w:color="auto" w:fill="F8FAFC"/>
            <w:tcMar>
              <w:top w:w="60" w:type="dxa"/>
              <w:left w:w="80" w:type="dxa"/>
              <w:bottom w:w="60" w:type="dxa"/>
              <w:right w:w="80" w:type="dxa"/>
            </w:tcMar>
            <w:vAlign w:val="center"/>
          </w:tcPr>
          <w:p w14:paraId="3266B789" w14:textId="7A0345D2" w:rsidR="006001A2" w:rsidRDefault="00EE501D">
            <w:pPr>
              <w:spacing w:after="0" w:line="252" w:lineRule="auto"/>
              <w:jc w:val="center"/>
              <w:rPr>
                <w:del w:id="1543" w:author="OpenAI Codex" w:date="2026-10-11T06:02:09Z"/>
              </w:rPr>
            </w:pPr>
            <w:del w:id="1542" w:author="OpenAI Codex" w:date="2026-10-11T06:02:09Z">
              <w:r>
                <w:delText>0.0949</w:delText>
              </w:r>
            </w:del>
          </w:p>
        </w:tc>
        <w:tc>
          <w:tcPr>
            <w:tcW w:w="1062" w:type="dxa"/>
            <w:shd w:val="clear" w:color="auto" w:fill="F8FAFC"/>
            <w:tcMar>
              <w:top w:w="60" w:type="dxa"/>
              <w:left w:w="80" w:type="dxa"/>
              <w:bottom w:w="60" w:type="dxa"/>
              <w:right w:w="80" w:type="dxa"/>
            </w:tcMar>
            <w:vAlign w:val="center"/>
          </w:tcPr>
          <w:p w14:paraId="299BCD66" w14:textId="6A9A7050" w:rsidR="006001A2" w:rsidRDefault="00EE501D">
            <w:pPr>
              <w:spacing w:after="0" w:line="252" w:lineRule="auto"/>
              <w:jc w:val="center"/>
              <w:rPr>
                <w:del w:id="1545" w:author="OpenAI Codex" w:date="2026-10-11T06:02:09Z"/>
              </w:rPr>
            </w:pPr>
            <w:del w:id="1544" w:author="OpenAI Codex" w:date="2026-10-11T06:02:09Z">
              <w:r>
                <w:delText>0.2192 ± 0.0587</w:delText>
              </w:r>
            </w:del>
          </w:p>
        </w:tc>
        <w:tc>
          <w:tcPr>
            <w:tcW w:w="2861" w:type="dxa"/>
            <w:shd w:val="clear" w:color="auto" w:fill="F8FAFC"/>
            <w:tcMar>
              <w:top w:w="60" w:type="dxa"/>
              <w:left w:w="80" w:type="dxa"/>
              <w:bottom w:w="60" w:type="dxa"/>
              <w:right w:w="80" w:type="dxa"/>
            </w:tcMar>
            <w:vAlign w:val="center"/>
          </w:tcPr>
          <w:p w14:paraId="59239898" w14:textId="6F466B69" w:rsidR="006001A2" w:rsidRDefault="00EE501D">
            <w:pPr>
              <w:spacing w:after="0" w:line="252" w:lineRule="auto"/>
              <w:jc w:val="center"/>
              <w:rPr>
                <w:del w:id="1547" w:author="OpenAI Codex" w:date="2026-10-11T06:02:09Z"/>
              </w:rPr>
            </w:pPr>
            <w:del w:id="1546" w:author="OpenAI Codex" w:date="2026-10-11T06:02:09Z">
              <w:r>
                <w:delText>Same ranking as the retained policy recipe, at default threshold 0.50. Terminal AP exceeds Logistic, but chronological validation favors Logistic; default terminal loss is 8,532.</w:delText>
              </w:r>
            </w:del>
          </w:p>
        </w:tc>
      </w:tr>
      <w:tr w:rsidR="006001A2" w14:paraId="3F5D4E7E" w14:textId="77777777">
        <w:trPr>
          <w:cantSplit/>
          <w:jc w:val="center"/>
          <w:del w:id="1574" w:author="OpenAI Codex" w:date="2026-10-11T06:02:09Z"/>
        </w:trPr>
        <w:tc>
          <w:tcPr>
            <w:tcW w:w="845" w:type="dxa"/>
            <w:tcMar>
              <w:top w:w="60" w:type="dxa"/>
              <w:left w:w="80" w:type="dxa"/>
              <w:bottom w:w="60" w:type="dxa"/>
              <w:right w:w="80" w:type="dxa"/>
            </w:tcMar>
            <w:vAlign w:val="center"/>
          </w:tcPr>
          <w:p w14:paraId="71A2D17C" w14:textId="64C1E4DC" w:rsidR="006001A2" w:rsidRDefault="00EE501D">
            <w:pPr>
              <w:spacing w:after="0" w:line="252" w:lineRule="auto"/>
              <w:rPr>
                <w:del w:id="1549" w:author="OpenAI Codex" w:date="2026-10-11T06:02:09Z"/>
              </w:rPr>
            </w:pPr>
            <w:del w:id="1548" w:author="OpenAI Codex" w:date="2026-10-11T06:02:09Z">
              <w:r>
                <w:lastRenderedPageBreak/>
                <w:delText>Classification Retained Recipe</w:delText>
              </w:r>
            </w:del>
          </w:p>
        </w:tc>
        <w:tc>
          <w:tcPr>
            <w:tcW w:w="816" w:type="dxa"/>
            <w:tcMar>
              <w:top w:w="60" w:type="dxa"/>
              <w:left w:w="80" w:type="dxa"/>
              <w:bottom w:w="60" w:type="dxa"/>
              <w:right w:w="80" w:type="dxa"/>
            </w:tcMar>
            <w:vAlign w:val="center"/>
          </w:tcPr>
          <w:p w14:paraId="0E4B6628" w14:textId="7D75AD66" w:rsidR="006001A2" w:rsidRDefault="00EE501D">
            <w:pPr>
              <w:spacing w:after="0" w:line="252" w:lineRule="auto"/>
              <w:rPr>
                <w:del w:id="1551" w:author="OpenAI Codex" w:date="2026-10-11T06:02:09Z"/>
              </w:rPr>
            </w:pPr>
            <w:del w:id="1550" w:author="OpenAI Codex" w:date="2026-10-11T06:02:09Z">
              <w:r>
                <w:delText>Classification</w:delText>
              </w:r>
            </w:del>
          </w:p>
        </w:tc>
        <w:tc>
          <w:tcPr>
            <w:tcW w:w="2063" w:type="dxa"/>
            <w:tcMar>
              <w:top w:w="60" w:type="dxa"/>
              <w:left w:w="80" w:type="dxa"/>
              <w:bottom w:w="60" w:type="dxa"/>
              <w:right w:w="80" w:type="dxa"/>
            </w:tcMar>
            <w:vAlign w:val="center"/>
          </w:tcPr>
          <w:p w14:paraId="7D9AB36A" w14:textId="1E1FDAD4" w:rsidR="006001A2" w:rsidRDefault="00EE501D">
            <w:pPr>
              <w:spacing w:after="0" w:line="252" w:lineRule="auto"/>
              <w:jc w:val="center"/>
              <w:rPr>
                <w:del w:id="1553" w:author="OpenAI Codex" w:date="2026-10-11T06:02:09Z"/>
              </w:rPr>
            </w:pPr>
            <w:del w:id="1552" w:author="OpenAI Codex" w:date="2026-10-11T06:02:09Z">
              <w:r>
                <w:delText>Retained Recipe Ensemble: Tuned RF + Operating Policy (12 feat, τ=0.17)</w:delText>
              </w:r>
            </w:del>
          </w:p>
        </w:tc>
        <w:tc>
          <w:tcPr>
            <w:tcW w:w="755" w:type="dxa"/>
            <w:tcMar>
              <w:top w:w="60" w:type="dxa"/>
              <w:left w:w="80" w:type="dxa"/>
              <w:bottom w:w="60" w:type="dxa"/>
              <w:right w:w="80" w:type="dxa"/>
            </w:tcMar>
            <w:vAlign w:val="center"/>
          </w:tcPr>
          <w:p w14:paraId="32E1F420" w14:textId="471AC517" w:rsidR="006001A2" w:rsidRDefault="00EE501D">
            <w:pPr>
              <w:spacing w:after="0" w:line="252" w:lineRule="auto"/>
              <w:jc w:val="center"/>
              <w:rPr>
                <w:del w:id="1555" w:author="OpenAI Codex" w:date="2026-10-11T06:02:09Z"/>
              </w:rPr>
            </w:pPr>
            <w:del w:id="1554" w:author="OpenAI Codex" w:date="2026-10-11T06:02:09Z">
              <w:r>
                <w:delText>0.1823</w:delText>
              </w:r>
            </w:del>
          </w:p>
        </w:tc>
        <w:tc>
          <w:tcPr>
            <w:tcW w:w="816" w:type="dxa"/>
            <w:tcMar>
              <w:top w:w="60" w:type="dxa"/>
              <w:left w:w="80" w:type="dxa"/>
              <w:bottom w:w="60" w:type="dxa"/>
              <w:right w:w="80" w:type="dxa"/>
            </w:tcMar>
            <w:vAlign w:val="center"/>
          </w:tcPr>
          <w:p w14:paraId="215F4AD1" w14:textId="6907E788" w:rsidR="006001A2" w:rsidRDefault="00EE501D">
            <w:pPr>
              <w:spacing w:after="0" w:line="252" w:lineRule="auto"/>
              <w:jc w:val="center"/>
              <w:rPr>
                <w:del w:id="1557" w:author="OpenAI Codex" w:date="2026-10-11T06:02:09Z"/>
              </w:rPr>
            </w:pPr>
            <w:del w:id="1556" w:author="OpenAI Codex" w:date="2026-10-11T06:02:09Z">
              <w:r>
                <w:delText>0.5864</w:delText>
              </w:r>
            </w:del>
          </w:p>
        </w:tc>
        <w:tc>
          <w:tcPr>
            <w:tcW w:w="816" w:type="dxa"/>
            <w:tcMar>
              <w:top w:w="60" w:type="dxa"/>
              <w:left w:w="80" w:type="dxa"/>
              <w:bottom w:w="60" w:type="dxa"/>
              <w:right w:w="80" w:type="dxa"/>
            </w:tcMar>
            <w:vAlign w:val="center"/>
          </w:tcPr>
          <w:p w14:paraId="5FC5E993" w14:textId="6F4A46FD" w:rsidR="006001A2" w:rsidRDefault="00EE501D">
            <w:pPr>
              <w:spacing w:after="0" w:line="252" w:lineRule="auto"/>
              <w:jc w:val="center"/>
              <w:rPr>
                <w:del w:id="1559" w:author="OpenAI Codex" w:date="2026-10-11T06:02:09Z"/>
              </w:rPr>
            </w:pPr>
            <w:del w:id="1558" w:author="OpenAI Codex" w:date="2026-10-11T06:02:09Z">
              <w:r>
                <w:delText>0.0949</w:delText>
              </w:r>
            </w:del>
          </w:p>
        </w:tc>
        <w:tc>
          <w:tcPr>
            <w:tcW w:w="1062" w:type="dxa"/>
            <w:tcMar>
              <w:top w:w="60" w:type="dxa"/>
              <w:left w:w="80" w:type="dxa"/>
              <w:bottom w:w="60" w:type="dxa"/>
              <w:right w:w="80" w:type="dxa"/>
            </w:tcMar>
            <w:vAlign w:val="center"/>
          </w:tcPr>
          <w:p w14:paraId="469E8857" w14:textId="0F92380C" w:rsidR="006001A2" w:rsidRDefault="00EE501D">
            <w:pPr>
              <w:spacing w:after="0" w:line="252" w:lineRule="auto"/>
              <w:jc w:val="center"/>
              <w:rPr>
                <w:del w:id="1561" w:author="OpenAI Codex" w:date="2026-10-11T06:02:09Z"/>
              </w:rPr>
            </w:pPr>
            <w:del w:id="1560" w:author="OpenAI Codex" w:date="2026-10-11T06:02:09Z">
              <w:r>
                <w:delText>0.2192 ± 0.0587</w:delText>
              </w:r>
            </w:del>
          </w:p>
        </w:tc>
        <w:tc>
          <w:tcPr>
            <w:tcW w:w="2861" w:type="dxa"/>
            <w:tcMar>
              <w:top w:w="60" w:type="dxa"/>
              <w:left w:w="80" w:type="dxa"/>
              <w:bottom w:w="60" w:type="dxa"/>
              <w:right w:w="80" w:type="dxa"/>
            </w:tcMar>
            <w:vAlign w:val="center"/>
          </w:tcPr>
          <w:p w14:paraId="4AE14693" w14:textId="0BB5FB50" w:rsidR="006001A2" w:rsidRDefault="00EE501D">
            <w:pPr>
              <w:spacing w:after="0" w:line="252" w:lineRule="auto"/>
              <w:rPr>
                <w:del w:id="1563" w:author="OpenAI Codex" w:date="2026-10-11T06:02:09Z"/>
              </w:rPr>
            </w:pPr>
            <w:del w:id="1562" w:author="OpenAI Codex" w:date="2026-10-11T06:02:09Z">
              <w:r>
                <w:delText>Retained forest policy at 0.17: terminal AP 0.1823, 456 flagged detractors, precision 19.70%, recall 26.71%, illustrative loss 8,114. Not the chronological validation winner.</w:delText>
              </w:r>
            </w:del>
          </w:p>
        </w:tc>
      </w:tr>
    </w:tbl>
    <w:p w14:paraId="0856326E" w14:textId="77777777" w:rsidR="006001A2" w:rsidRDefault="006001A2">
      <w:pPr>
        <w:spacing w:before="40" w:after="40" w:line="40" w:lineRule="exact"/>
        <w:rPr>
          <w:del w:id="1575" w:author="OpenAI Codex" w:date="2026-10-11T06:02:09Z"/>
        </w:rPr>
      </w:pPr>
    </w:p>
    <w:p w14:paraId="6DD96293" w14:textId="5F76EF46" w:rsidR="006001A2" w:rsidRDefault="00EE501D">
      <w:pPr>
        <w:pStyle w:val="Heading2"/>
        <w:rPr>
          <w:del w:id="1577" w:author="OpenAI Codex" w:date="2026-10-11T06:02:09Z"/>
        </w:rPr>
      </w:pPr>
      <w:del w:id="1576" w:author="OpenAI Codex" w:date="2026-10-11T06:02:09Z">
        <w:r>
          <w:delText>Historical supporting record — Table E.3: Decision Threshold Policy Comparison Matrix</w:delText>
        </w:r>
      </w:del>
    </w:p>
    <w:p w14:paraId="47A79F95" w14:textId="77777777" w:rsidR="006001A2" w:rsidRDefault="00EE501D">
      <w:pPr>
        <w:rPr>
          <w:del w:id="1581" w:author="OpenAI Codex" w:date="2026-10-11T06:02:09Z"/>
        </w:rPr>
      </w:pPr>
      <w:del w:id="1578" w:author="OpenAI Codex" w:date="2026-10-11T06:02:09Z">
        <w:r>
          <w:rPr>
            <w:i/>
          </w:rPr>
          <w:delText>Source</w:delText>
        </w:r>
      </w:del>
      <w:del w:id="1579" w:author="OpenAI Codex" w:date="2026-10-11T06:02:09Z">
        <w:r>
          <w:delText xml:space="preserve">: </w:delText>
        </w:r>
      </w:del>
      <w:del w:id="1580" w:author="OpenAI Codex" w:date="2026-10-11T06:02:09Z">
        <w:r>
          <w:rPr>
            <w:rFonts w:ascii="Consolas" w:hAnsi="Consolas"/>
            <w:color w:val="8A1E38"/>
            <w:sz w:val="21"/>
          </w:rPr>
          <w:delText>artifacts/metrics/refinement-selected-v4/terminal/classification_policy_comparison.json</w:delText>
        </w:r>
      </w:del>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610"/>
        <w:gridCol w:w="1105"/>
        <w:gridCol w:w="1137"/>
        <w:gridCol w:w="1314"/>
        <w:gridCol w:w="684"/>
        <w:gridCol w:w="873"/>
        <w:gridCol w:w="647"/>
        <w:gridCol w:w="976"/>
        <w:gridCol w:w="1686"/>
      </w:tblGrid>
      <w:tr w:rsidR="006001A2" w14:paraId="7D68513E" w14:textId="77777777">
        <w:trPr>
          <w:cantSplit/>
          <w:tblHeader/>
          <w:jc w:val="center"/>
          <w:del w:id="1658" w:author="OpenAI Codex" w:date="2026-10-11T06:02:09Z"/>
        </w:trPr>
        <w:tc>
          <w:tcPr>
            <w:tcW w:w="1610" w:type="dxa"/>
            <w:shd w:val="clear" w:color="auto" w:fill="E8EEF5"/>
            <w:tcMar>
              <w:top w:w="60" w:type="dxa"/>
              <w:left w:w="80" w:type="dxa"/>
              <w:bottom w:w="60" w:type="dxa"/>
              <w:right w:w="80" w:type="dxa"/>
            </w:tcMar>
            <w:vAlign w:val="center"/>
          </w:tcPr>
          <w:p w14:paraId="04A1EC7A" w14:textId="77777777" w:rsidR="006001A2" w:rsidRDefault="00EE501D">
            <w:pPr>
              <w:spacing w:after="0" w:line="252" w:lineRule="auto"/>
              <w:rPr>
                <w:del w:id="1583" w:author="OpenAI Codex" w:date="2026-10-11T06:02:09Z"/>
              </w:rPr>
            </w:pPr>
            <w:del w:id="1582" w:author="OpenAI Codex" w:date="2026-10-11T06:02:09Z">
              <w:r>
                <w:rPr>
                  <w:b/>
                  <w:sz w:val="16"/>
                </w:rPr>
                <w:delText>Threshold Policy</w:delText>
              </w:r>
            </w:del>
          </w:p>
        </w:tc>
        <w:tc>
          <w:tcPr>
            <w:tcW w:w="1105" w:type="dxa"/>
            <w:shd w:val="clear" w:color="auto" w:fill="E8EEF5"/>
            <w:tcMar>
              <w:top w:w="60" w:type="dxa"/>
              <w:left w:w="80" w:type="dxa"/>
              <w:bottom w:w="60" w:type="dxa"/>
              <w:right w:w="80" w:type="dxa"/>
            </w:tcMar>
            <w:vAlign w:val="center"/>
          </w:tcPr>
          <w:p w14:paraId="52F9B386" w14:textId="77777777" w:rsidR="006001A2" w:rsidRDefault="00EE501D">
            <w:pPr>
              <w:spacing w:after="0" w:line="252" w:lineRule="auto"/>
              <w:rPr>
                <w:del w:id="1585" w:author="OpenAI Codex" w:date="2026-10-11T06:02:09Z"/>
              </w:rPr>
            </w:pPr>
            <w:del w:id="1584" w:author="OpenAI Codex" w:date="2026-10-11T06:02:09Z">
              <w:r>
                <w:rPr>
                  <w:b/>
                  <w:sz w:val="16"/>
                </w:rPr>
                <w:delText>True Positives (Caught)</w:delText>
              </w:r>
            </w:del>
          </w:p>
        </w:tc>
        <w:tc>
          <w:tcPr>
            <w:tcW w:w="1137" w:type="dxa"/>
            <w:shd w:val="clear" w:color="auto" w:fill="E8EEF5"/>
            <w:tcMar>
              <w:top w:w="60" w:type="dxa"/>
              <w:left w:w="80" w:type="dxa"/>
              <w:bottom w:w="60" w:type="dxa"/>
              <w:right w:w="80" w:type="dxa"/>
            </w:tcMar>
            <w:vAlign w:val="center"/>
          </w:tcPr>
          <w:p w14:paraId="50690627" w14:textId="77777777" w:rsidR="006001A2" w:rsidRDefault="00EE501D">
            <w:pPr>
              <w:spacing w:after="0" w:line="252" w:lineRule="auto"/>
              <w:rPr>
                <w:del w:id="1587" w:author="OpenAI Codex" w:date="2026-10-11T06:02:09Z"/>
              </w:rPr>
            </w:pPr>
            <w:del w:id="1586" w:author="OpenAI Codex" w:date="2026-10-11T06:02:09Z">
              <w:r>
                <w:rPr>
                  <w:b/>
                  <w:sz w:val="16"/>
                </w:rPr>
                <w:delText>False Negatives (Missed)</w:delText>
              </w:r>
            </w:del>
          </w:p>
        </w:tc>
        <w:tc>
          <w:tcPr>
            <w:tcW w:w="1314" w:type="dxa"/>
            <w:shd w:val="clear" w:color="auto" w:fill="E8EEF5"/>
            <w:tcMar>
              <w:top w:w="60" w:type="dxa"/>
              <w:left w:w="80" w:type="dxa"/>
              <w:bottom w:w="60" w:type="dxa"/>
              <w:right w:w="80" w:type="dxa"/>
            </w:tcMar>
            <w:vAlign w:val="center"/>
          </w:tcPr>
          <w:p w14:paraId="681DE447" w14:textId="77777777" w:rsidR="006001A2" w:rsidRDefault="00EE501D">
            <w:pPr>
              <w:spacing w:after="0" w:line="252" w:lineRule="auto"/>
              <w:rPr>
                <w:del w:id="1589" w:author="OpenAI Codex" w:date="2026-10-11T06:02:09Z"/>
              </w:rPr>
            </w:pPr>
            <w:del w:id="1588" w:author="OpenAI Codex" w:date="2026-10-11T06:02:09Z">
              <w:r>
                <w:rPr>
                  <w:b/>
                  <w:sz w:val="16"/>
                </w:rPr>
                <w:delText>False Positives (False Alarms)</w:delText>
              </w:r>
            </w:del>
          </w:p>
        </w:tc>
        <w:tc>
          <w:tcPr>
            <w:tcW w:w="684" w:type="dxa"/>
            <w:shd w:val="clear" w:color="auto" w:fill="E8EEF5"/>
            <w:tcMar>
              <w:top w:w="60" w:type="dxa"/>
              <w:left w:w="80" w:type="dxa"/>
              <w:bottom w:w="60" w:type="dxa"/>
              <w:right w:w="80" w:type="dxa"/>
            </w:tcMar>
            <w:vAlign w:val="center"/>
          </w:tcPr>
          <w:p w14:paraId="5DCB5706" w14:textId="77777777" w:rsidR="006001A2" w:rsidRDefault="00EE501D">
            <w:pPr>
              <w:spacing w:after="0" w:line="252" w:lineRule="auto"/>
              <w:rPr>
                <w:del w:id="1591" w:author="OpenAI Codex" w:date="2026-10-11T06:02:09Z"/>
              </w:rPr>
            </w:pPr>
            <w:del w:id="1590" w:author="OpenAI Codex" w:date="2026-10-11T06:02:09Z">
              <w:r>
                <w:rPr>
                  <w:b/>
                  <w:sz w:val="16"/>
                </w:rPr>
                <w:delText>Precision</w:delText>
              </w:r>
            </w:del>
          </w:p>
        </w:tc>
        <w:tc>
          <w:tcPr>
            <w:tcW w:w="873" w:type="dxa"/>
            <w:shd w:val="clear" w:color="auto" w:fill="E8EEF5"/>
            <w:tcMar>
              <w:top w:w="60" w:type="dxa"/>
              <w:left w:w="80" w:type="dxa"/>
              <w:bottom w:w="60" w:type="dxa"/>
              <w:right w:w="80" w:type="dxa"/>
            </w:tcMar>
            <w:vAlign w:val="center"/>
          </w:tcPr>
          <w:p w14:paraId="5CD67C36" w14:textId="77777777" w:rsidR="006001A2" w:rsidRDefault="00EE501D">
            <w:pPr>
              <w:spacing w:after="0" w:line="252" w:lineRule="auto"/>
              <w:rPr>
                <w:del w:id="1593" w:author="OpenAI Codex" w:date="2026-10-11T06:02:09Z"/>
              </w:rPr>
            </w:pPr>
            <w:del w:id="1592" w:author="OpenAI Codex" w:date="2026-10-11T06:02:09Z">
              <w:r>
                <w:rPr>
                  <w:b/>
                  <w:sz w:val="16"/>
                </w:rPr>
                <w:delText>Detractor Recall</w:delText>
              </w:r>
            </w:del>
          </w:p>
        </w:tc>
        <w:tc>
          <w:tcPr>
            <w:tcW w:w="647" w:type="dxa"/>
            <w:shd w:val="clear" w:color="auto" w:fill="E8EEF5"/>
            <w:tcMar>
              <w:top w:w="60" w:type="dxa"/>
              <w:left w:w="80" w:type="dxa"/>
              <w:bottom w:w="60" w:type="dxa"/>
              <w:right w:w="80" w:type="dxa"/>
            </w:tcMar>
            <w:vAlign w:val="center"/>
          </w:tcPr>
          <w:p w14:paraId="2B680733" w14:textId="77777777" w:rsidR="006001A2" w:rsidRDefault="00EE501D">
            <w:pPr>
              <w:spacing w:after="0" w:line="252" w:lineRule="auto"/>
              <w:rPr>
                <w:del w:id="1595" w:author="OpenAI Codex" w:date="2026-10-11T06:02:09Z"/>
              </w:rPr>
            </w:pPr>
            <w:del w:id="1594" w:author="OpenAI Codex" w:date="2026-10-11T06:02:09Z">
              <w:r>
                <w:rPr>
                  <w:b/>
                  <w:sz w:val="16"/>
                </w:rPr>
                <w:delText>F1 Score</w:delText>
              </w:r>
            </w:del>
          </w:p>
        </w:tc>
        <w:tc>
          <w:tcPr>
            <w:tcW w:w="976" w:type="dxa"/>
            <w:shd w:val="clear" w:color="auto" w:fill="E8EEF5"/>
            <w:tcMar>
              <w:top w:w="60" w:type="dxa"/>
              <w:left w:w="80" w:type="dxa"/>
              <w:bottom w:w="60" w:type="dxa"/>
              <w:right w:w="80" w:type="dxa"/>
            </w:tcMar>
            <w:vAlign w:val="center"/>
          </w:tcPr>
          <w:p w14:paraId="50E8F25D" w14:textId="77777777" w:rsidR="006001A2" w:rsidRDefault="00EE501D">
            <w:pPr>
              <w:spacing w:after="0" w:line="252" w:lineRule="auto"/>
              <w:rPr>
                <w:del w:id="1597" w:author="OpenAI Codex" w:date="2026-10-11T06:02:09Z"/>
              </w:rPr>
            </w:pPr>
            <w:del w:id="1596" w:author="OpenAI Codex" w:date="2026-10-11T06:02:09Z">
              <w:r>
                <w:rPr>
                  <w:b/>
                  <w:sz w:val="16"/>
                </w:rPr>
                <w:delText>Total Business Loss</w:delText>
              </w:r>
            </w:del>
          </w:p>
        </w:tc>
        <w:tc>
          <w:tcPr>
            <w:tcW w:w="1686" w:type="dxa"/>
            <w:shd w:val="clear" w:color="auto" w:fill="E8EEF5"/>
            <w:tcMar>
              <w:top w:w="60" w:type="dxa"/>
              <w:left w:w="80" w:type="dxa"/>
              <w:bottom w:w="60" w:type="dxa"/>
              <w:right w:w="80" w:type="dxa"/>
            </w:tcMar>
            <w:vAlign w:val="center"/>
          </w:tcPr>
          <w:p w14:paraId="13A6B487" w14:textId="77777777" w:rsidR="006001A2" w:rsidRDefault="00EE501D">
            <w:pPr>
              <w:spacing w:after="0" w:line="252" w:lineRule="auto"/>
              <w:rPr>
                <w:del w:id="1599" w:author="OpenAI Codex" w:date="2026-10-11T06:02:09Z"/>
              </w:rPr>
            </w:pPr>
            <w:del w:id="1598" w:author="OpenAI Codex" w:date="2026-10-11T06:02:09Z">
              <w:r>
                <w:rPr>
                  <w:b/>
                  <w:sz w:val="16"/>
                </w:rPr>
                <w:delText>Operational Characterization</w:delText>
              </w:r>
            </w:del>
          </w:p>
        </w:tc>
      </w:tr>
      <w:tr w:rsidR="006001A2" w14:paraId="62AD5F14" w14:textId="77777777">
        <w:trPr>
          <w:cantSplit/>
          <w:jc w:val="center"/>
          <w:del w:id="1659" w:author="OpenAI Codex" w:date="2026-10-11T06:02:09Z"/>
        </w:trPr>
        <w:tc>
          <w:tcPr>
            <w:tcW w:w="1610" w:type="dxa"/>
            <w:shd w:val="clear" w:color="auto" w:fill="F8FAFC"/>
            <w:tcMar>
              <w:top w:w="60" w:type="dxa"/>
              <w:left w:w="80" w:type="dxa"/>
              <w:bottom w:w="60" w:type="dxa"/>
              <w:right w:w="80" w:type="dxa"/>
            </w:tcMar>
            <w:vAlign w:val="center"/>
          </w:tcPr>
          <w:p w14:paraId="2601AC30" w14:textId="77777777" w:rsidR="006001A2" w:rsidRDefault="00EE501D">
            <w:pPr>
              <w:spacing w:after="0" w:line="252" w:lineRule="auto"/>
              <w:rPr>
                <w:del w:id="1601" w:author="OpenAI Codex" w:date="2026-10-11T06:02:09Z"/>
              </w:rPr>
            </w:pPr>
            <w:del w:id="1600" w:author="OpenAI Codex" w:date="2026-10-11T06:02:09Z">
              <w:r>
                <w:rPr>
                  <w:b/>
                  <w:sz w:val="16"/>
                </w:rPr>
                <w:delText>No-Alert Policy</w:delText>
              </w:r>
            </w:del>
          </w:p>
        </w:tc>
        <w:tc>
          <w:tcPr>
            <w:tcW w:w="1105" w:type="dxa"/>
            <w:shd w:val="clear" w:color="auto" w:fill="F8FAFC"/>
            <w:tcMar>
              <w:top w:w="60" w:type="dxa"/>
              <w:left w:w="80" w:type="dxa"/>
              <w:bottom w:w="60" w:type="dxa"/>
              <w:right w:w="80" w:type="dxa"/>
            </w:tcMar>
            <w:vAlign w:val="center"/>
          </w:tcPr>
          <w:p w14:paraId="2937803C" w14:textId="77777777" w:rsidR="006001A2" w:rsidRDefault="00EE501D">
            <w:pPr>
              <w:spacing w:after="0" w:line="252" w:lineRule="auto"/>
              <w:rPr>
                <w:del w:id="1603" w:author="OpenAI Codex" w:date="2026-10-11T06:02:09Z"/>
              </w:rPr>
            </w:pPr>
            <w:del w:id="1602" w:author="OpenAI Codex" w:date="2026-10-11T06:02:09Z">
              <w:r>
                <w:rPr>
                  <w:sz w:val="16"/>
                </w:rPr>
                <w:delText>0</w:delText>
              </w:r>
            </w:del>
          </w:p>
        </w:tc>
        <w:tc>
          <w:tcPr>
            <w:tcW w:w="1137" w:type="dxa"/>
            <w:shd w:val="clear" w:color="auto" w:fill="F8FAFC"/>
            <w:tcMar>
              <w:top w:w="60" w:type="dxa"/>
              <w:left w:w="80" w:type="dxa"/>
              <w:bottom w:w="60" w:type="dxa"/>
              <w:right w:w="80" w:type="dxa"/>
            </w:tcMar>
            <w:vAlign w:val="center"/>
          </w:tcPr>
          <w:p w14:paraId="513F4C9F" w14:textId="77777777" w:rsidR="006001A2" w:rsidRDefault="00EE501D">
            <w:pPr>
              <w:spacing w:after="0" w:line="252" w:lineRule="auto"/>
              <w:rPr>
                <w:del w:id="1605" w:author="OpenAI Codex" w:date="2026-10-11T06:02:09Z"/>
              </w:rPr>
            </w:pPr>
            <w:del w:id="1604" w:author="OpenAI Codex" w:date="2026-10-11T06:02:09Z">
              <w:r>
                <w:rPr>
                  <w:sz w:val="16"/>
                </w:rPr>
                <w:delText>1,707</w:delText>
              </w:r>
            </w:del>
          </w:p>
        </w:tc>
        <w:tc>
          <w:tcPr>
            <w:tcW w:w="1314" w:type="dxa"/>
            <w:shd w:val="clear" w:color="auto" w:fill="F8FAFC"/>
            <w:tcMar>
              <w:top w:w="60" w:type="dxa"/>
              <w:left w:w="80" w:type="dxa"/>
              <w:bottom w:w="60" w:type="dxa"/>
              <w:right w:w="80" w:type="dxa"/>
            </w:tcMar>
            <w:vAlign w:val="center"/>
          </w:tcPr>
          <w:p w14:paraId="046B4CE7" w14:textId="77777777" w:rsidR="006001A2" w:rsidRDefault="00EE501D">
            <w:pPr>
              <w:spacing w:after="0" w:line="252" w:lineRule="auto"/>
              <w:rPr>
                <w:del w:id="1607" w:author="OpenAI Codex" w:date="2026-10-11T06:02:09Z"/>
              </w:rPr>
            </w:pPr>
            <w:del w:id="1606" w:author="OpenAI Codex" w:date="2026-10-11T06:02:09Z">
              <w:r>
                <w:rPr>
                  <w:sz w:val="16"/>
                </w:rPr>
                <w:delText>0</w:delText>
              </w:r>
            </w:del>
          </w:p>
        </w:tc>
        <w:tc>
          <w:tcPr>
            <w:tcW w:w="684" w:type="dxa"/>
            <w:shd w:val="clear" w:color="auto" w:fill="F8FAFC"/>
            <w:tcMar>
              <w:top w:w="60" w:type="dxa"/>
              <w:left w:w="80" w:type="dxa"/>
              <w:bottom w:w="60" w:type="dxa"/>
              <w:right w:w="80" w:type="dxa"/>
            </w:tcMar>
            <w:vAlign w:val="center"/>
          </w:tcPr>
          <w:p w14:paraId="2371E4EE" w14:textId="77777777" w:rsidR="006001A2" w:rsidRDefault="00EE501D">
            <w:pPr>
              <w:spacing w:after="0" w:line="252" w:lineRule="auto"/>
              <w:jc w:val="center"/>
              <w:rPr>
                <w:del w:id="1609" w:author="OpenAI Codex" w:date="2026-10-11T06:02:09Z"/>
              </w:rPr>
            </w:pPr>
            <w:del w:id="1608" w:author="OpenAI Codex" w:date="2026-10-11T06:02:09Z">
              <w:r>
                <w:rPr>
                  <w:rFonts w:ascii="Cambria Math" w:hAnsi="Cambria Math"/>
                  <w:sz w:val="16"/>
                </w:rPr>
                <w:delText>0.00%</w:delText>
              </w:r>
            </w:del>
          </w:p>
        </w:tc>
        <w:tc>
          <w:tcPr>
            <w:tcW w:w="873" w:type="dxa"/>
            <w:shd w:val="clear" w:color="auto" w:fill="F8FAFC"/>
            <w:tcMar>
              <w:top w:w="60" w:type="dxa"/>
              <w:left w:w="80" w:type="dxa"/>
              <w:bottom w:w="60" w:type="dxa"/>
              <w:right w:w="80" w:type="dxa"/>
            </w:tcMar>
            <w:vAlign w:val="center"/>
          </w:tcPr>
          <w:p w14:paraId="63683BFA" w14:textId="77777777" w:rsidR="006001A2" w:rsidRDefault="00EE501D">
            <w:pPr>
              <w:spacing w:after="0" w:line="252" w:lineRule="auto"/>
              <w:jc w:val="center"/>
              <w:rPr>
                <w:del w:id="1611" w:author="OpenAI Codex" w:date="2026-10-11T06:02:09Z"/>
              </w:rPr>
            </w:pPr>
            <w:del w:id="1610" w:author="OpenAI Codex" w:date="2026-10-11T06:02:09Z">
              <w:r>
                <w:rPr>
                  <w:rFonts w:ascii="Cambria Math" w:hAnsi="Cambria Math"/>
                  <w:sz w:val="16"/>
                </w:rPr>
                <w:delText>0.00%</w:delText>
              </w:r>
            </w:del>
          </w:p>
        </w:tc>
        <w:tc>
          <w:tcPr>
            <w:tcW w:w="647" w:type="dxa"/>
            <w:shd w:val="clear" w:color="auto" w:fill="F8FAFC"/>
            <w:tcMar>
              <w:top w:w="60" w:type="dxa"/>
              <w:left w:w="80" w:type="dxa"/>
              <w:bottom w:w="60" w:type="dxa"/>
              <w:right w:w="80" w:type="dxa"/>
            </w:tcMar>
            <w:vAlign w:val="center"/>
          </w:tcPr>
          <w:p w14:paraId="30D1C488" w14:textId="77777777" w:rsidR="006001A2" w:rsidRDefault="00EE501D">
            <w:pPr>
              <w:spacing w:after="0" w:line="252" w:lineRule="auto"/>
              <w:jc w:val="center"/>
              <w:rPr>
                <w:del w:id="1613" w:author="OpenAI Codex" w:date="2026-10-11T06:02:09Z"/>
              </w:rPr>
            </w:pPr>
            <w:del w:id="1612" w:author="OpenAI Codex" w:date="2026-10-11T06:02:09Z">
              <w:r>
                <w:rPr>
                  <w:rFonts w:ascii="Cambria Math" w:hAnsi="Cambria Math"/>
                  <w:sz w:val="16"/>
                </w:rPr>
                <w:delText>0.0000</w:delText>
              </w:r>
            </w:del>
          </w:p>
        </w:tc>
        <w:tc>
          <w:tcPr>
            <w:tcW w:w="976" w:type="dxa"/>
            <w:shd w:val="clear" w:color="auto" w:fill="F8FAFC"/>
            <w:tcMar>
              <w:top w:w="60" w:type="dxa"/>
              <w:left w:w="80" w:type="dxa"/>
              <w:bottom w:w="60" w:type="dxa"/>
              <w:right w:w="80" w:type="dxa"/>
            </w:tcMar>
            <w:vAlign w:val="center"/>
          </w:tcPr>
          <w:p w14:paraId="7A6D5FA8" w14:textId="77777777" w:rsidR="006001A2" w:rsidRDefault="00EE501D">
            <w:pPr>
              <w:spacing w:after="0" w:line="252" w:lineRule="auto"/>
              <w:rPr>
                <w:del w:id="1615" w:author="OpenAI Codex" w:date="2026-10-11T06:02:09Z"/>
              </w:rPr>
            </w:pPr>
            <w:del w:id="1614" w:author="OpenAI Codex" w:date="2026-10-11T06:02:09Z">
              <w:r>
                <w:rPr>
                  <w:sz w:val="16"/>
                </w:rPr>
                <w:delText>8,535</w:delText>
              </w:r>
            </w:del>
          </w:p>
        </w:tc>
        <w:tc>
          <w:tcPr>
            <w:tcW w:w="1686" w:type="dxa"/>
            <w:shd w:val="clear" w:color="auto" w:fill="F8FAFC"/>
            <w:tcMar>
              <w:top w:w="60" w:type="dxa"/>
              <w:left w:w="80" w:type="dxa"/>
              <w:bottom w:w="60" w:type="dxa"/>
              <w:right w:w="80" w:type="dxa"/>
            </w:tcMar>
            <w:vAlign w:val="center"/>
          </w:tcPr>
          <w:p w14:paraId="50FBB075" w14:textId="70C627A5" w:rsidR="006001A2" w:rsidRDefault="00EE501D">
            <w:pPr>
              <w:spacing w:after="0" w:line="252" w:lineRule="auto"/>
              <w:rPr>
                <w:del w:id="1619" w:author="OpenAI Codex" w:date="2026-10-11T06:02:09Z"/>
              </w:rPr>
            </w:pPr>
            <w:del w:id="1616" w:author="OpenAI Codex" w:date="2026-10-11T06:02:09Z">
              <w:r>
                <w:rPr>
                  <w:sz w:val="16"/>
                </w:rPr>
                <w:delText xml:space="preserve">No </w:delText>
              </w:r>
            </w:del>
            <w:proofErr w:type="gramStart"/>
            <w:del w:id="1617" w:author="OpenAI Codex" w:date="2026-10-11T06:02:09Z">
              <w:r>
                <w:rPr>
                  <w:sz w:val="16"/>
                </w:rPr>
                <w:delText>alerts;</w:delText>
              </w:r>
            </w:del>
            <w:proofErr w:type="gramEnd"/>
            <w:del w:id="1618" w:author="OpenAI Codex" w:date="2026-10-11T06:02:09Z">
              <w:r>
                <w:rPr>
                  <w:sz w:val="16"/>
                </w:rPr>
                <w:delText xml:space="preserve"> missed detractors enter the assumed cost calculation. Churn is not observed.</w:delText>
              </w:r>
            </w:del>
          </w:p>
        </w:tc>
      </w:tr>
      <w:tr w:rsidR="006001A2" w14:paraId="2F3CB3FA" w14:textId="77777777">
        <w:trPr>
          <w:cantSplit/>
          <w:jc w:val="center"/>
          <w:del w:id="1660" w:author="OpenAI Codex" w:date="2026-10-11T06:02:09Z"/>
        </w:trPr>
        <w:tc>
          <w:tcPr>
            <w:tcW w:w="1610" w:type="dxa"/>
            <w:tcMar>
              <w:top w:w="60" w:type="dxa"/>
              <w:left w:w="80" w:type="dxa"/>
              <w:bottom w:w="60" w:type="dxa"/>
              <w:right w:w="80" w:type="dxa"/>
            </w:tcMar>
            <w:vAlign w:val="center"/>
          </w:tcPr>
          <w:p w14:paraId="302575A8" w14:textId="77777777" w:rsidR="006001A2" w:rsidRDefault="00EE501D">
            <w:pPr>
              <w:spacing w:after="0" w:line="252" w:lineRule="auto"/>
              <w:rPr>
                <w:del w:id="1621" w:author="OpenAI Codex" w:date="2026-10-11T06:02:09Z"/>
              </w:rPr>
            </w:pPr>
            <w:del w:id="1620" w:author="OpenAI Codex" w:date="2026-10-11T06:02:09Z">
              <w:r>
                <w:rPr>
                  <w:b/>
                  <w:sz w:val="16"/>
                </w:rPr>
                <w:delText>Default Policy (τ = 0.50)</w:delText>
              </w:r>
            </w:del>
          </w:p>
        </w:tc>
        <w:tc>
          <w:tcPr>
            <w:tcW w:w="1105" w:type="dxa"/>
            <w:tcMar>
              <w:top w:w="60" w:type="dxa"/>
              <w:left w:w="80" w:type="dxa"/>
              <w:bottom w:w="60" w:type="dxa"/>
              <w:right w:w="80" w:type="dxa"/>
            </w:tcMar>
            <w:vAlign w:val="center"/>
          </w:tcPr>
          <w:p w14:paraId="281F7D62" w14:textId="77777777" w:rsidR="006001A2" w:rsidRDefault="00EE501D">
            <w:pPr>
              <w:spacing w:after="0" w:line="252" w:lineRule="auto"/>
              <w:rPr>
                <w:del w:id="1623" w:author="OpenAI Codex" w:date="2026-10-11T06:02:09Z"/>
              </w:rPr>
            </w:pPr>
            <w:del w:id="1622" w:author="OpenAI Codex" w:date="2026-10-11T06:02:09Z">
              <w:r>
                <w:rPr>
                  <w:sz w:val="16"/>
                </w:rPr>
                <w:delText>1</w:delText>
              </w:r>
            </w:del>
          </w:p>
        </w:tc>
        <w:tc>
          <w:tcPr>
            <w:tcW w:w="1137" w:type="dxa"/>
            <w:tcMar>
              <w:top w:w="60" w:type="dxa"/>
              <w:left w:w="80" w:type="dxa"/>
              <w:bottom w:w="60" w:type="dxa"/>
              <w:right w:w="80" w:type="dxa"/>
            </w:tcMar>
            <w:vAlign w:val="center"/>
          </w:tcPr>
          <w:p w14:paraId="5B19D9CA" w14:textId="77777777" w:rsidR="006001A2" w:rsidRDefault="00EE501D">
            <w:pPr>
              <w:spacing w:after="0" w:line="252" w:lineRule="auto"/>
              <w:rPr>
                <w:del w:id="1625" w:author="OpenAI Codex" w:date="2026-10-11T06:02:09Z"/>
              </w:rPr>
            </w:pPr>
            <w:del w:id="1624" w:author="OpenAI Codex" w:date="2026-10-11T06:02:09Z">
              <w:r>
                <w:rPr>
                  <w:sz w:val="16"/>
                </w:rPr>
                <w:delText>1,706</w:delText>
              </w:r>
            </w:del>
          </w:p>
        </w:tc>
        <w:tc>
          <w:tcPr>
            <w:tcW w:w="1314" w:type="dxa"/>
            <w:tcMar>
              <w:top w:w="60" w:type="dxa"/>
              <w:left w:w="80" w:type="dxa"/>
              <w:bottom w:w="60" w:type="dxa"/>
              <w:right w:w="80" w:type="dxa"/>
            </w:tcMar>
            <w:vAlign w:val="center"/>
          </w:tcPr>
          <w:p w14:paraId="09C4F546" w14:textId="77777777" w:rsidR="006001A2" w:rsidRDefault="00EE501D">
            <w:pPr>
              <w:spacing w:after="0" w:line="252" w:lineRule="auto"/>
              <w:rPr>
                <w:del w:id="1627" w:author="OpenAI Codex" w:date="2026-10-11T06:02:09Z"/>
              </w:rPr>
            </w:pPr>
            <w:del w:id="1626" w:author="OpenAI Codex" w:date="2026-10-11T06:02:09Z">
              <w:r>
                <w:rPr>
                  <w:sz w:val="16"/>
                </w:rPr>
                <w:delText>2</w:delText>
              </w:r>
            </w:del>
          </w:p>
        </w:tc>
        <w:tc>
          <w:tcPr>
            <w:tcW w:w="684" w:type="dxa"/>
            <w:tcMar>
              <w:top w:w="60" w:type="dxa"/>
              <w:left w:w="80" w:type="dxa"/>
              <w:bottom w:w="60" w:type="dxa"/>
              <w:right w:w="80" w:type="dxa"/>
            </w:tcMar>
            <w:vAlign w:val="center"/>
          </w:tcPr>
          <w:p w14:paraId="64023E91" w14:textId="77777777" w:rsidR="006001A2" w:rsidRDefault="00EE501D">
            <w:pPr>
              <w:spacing w:after="0" w:line="252" w:lineRule="auto"/>
              <w:jc w:val="center"/>
              <w:rPr>
                <w:del w:id="1629" w:author="OpenAI Codex" w:date="2026-10-11T06:02:09Z"/>
              </w:rPr>
            </w:pPr>
            <w:del w:id="1628" w:author="OpenAI Codex" w:date="2026-10-11T06:02:09Z">
              <w:r>
                <w:rPr>
                  <w:b/>
                  <w:sz w:val="16"/>
                </w:rPr>
                <w:delText>33.33%</w:delText>
              </w:r>
            </w:del>
          </w:p>
        </w:tc>
        <w:tc>
          <w:tcPr>
            <w:tcW w:w="873" w:type="dxa"/>
            <w:tcMar>
              <w:top w:w="60" w:type="dxa"/>
              <w:left w:w="80" w:type="dxa"/>
              <w:bottom w:w="60" w:type="dxa"/>
              <w:right w:w="80" w:type="dxa"/>
            </w:tcMar>
            <w:vAlign w:val="center"/>
          </w:tcPr>
          <w:p w14:paraId="45272D19" w14:textId="77777777" w:rsidR="006001A2" w:rsidRDefault="00EE501D">
            <w:pPr>
              <w:spacing w:after="0" w:line="252" w:lineRule="auto"/>
              <w:jc w:val="center"/>
              <w:rPr>
                <w:del w:id="1631" w:author="OpenAI Codex" w:date="2026-10-11T06:02:09Z"/>
              </w:rPr>
            </w:pPr>
            <w:del w:id="1630" w:author="OpenAI Codex" w:date="2026-10-11T06:02:09Z">
              <w:r>
                <w:rPr>
                  <w:rFonts w:ascii="Cambria Math" w:hAnsi="Cambria Math"/>
                  <w:sz w:val="16"/>
                </w:rPr>
                <w:delText>0.06%</w:delText>
              </w:r>
            </w:del>
          </w:p>
        </w:tc>
        <w:tc>
          <w:tcPr>
            <w:tcW w:w="647" w:type="dxa"/>
            <w:tcMar>
              <w:top w:w="60" w:type="dxa"/>
              <w:left w:w="80" w:type="dxa"/>
              <w:bottom w:w="60" w:type="dxa"/>
              <w:right w:w="80" w:type="dxa"/>
            </w:tcMar>
            <w:vAlign w:val="center"/>
          </w:tcPr>
          <w:p w14:paraId="0AF9EB8E" w14:textId="77777777" w:rsidR="006001A2" w:rsidRDefault="00EE501D">
            <w:pPr>
              <w:spacing w:after="0" w:line="252" w:lineRule="auto"/>
              <w:jc w:val="center"/>
              <w:rPr>
                <w:del w:id="1633" w:author="OpenAI Codex" w:date="2026-10-11T06:02:09Z"/>
              </w:rPr>
            </w:pPr>
            <w:del w:id="1632" w:author="OpenAI Codex" w:date="2026-10-11T06:02:09Z">
              <w:r>
                <w:rPr>
                  <w:rFonts w:ascii="Cambria Math" w:hAnsi="Cambria Math"/>
                  <w:sz w:val="16"/>
                </w:rPr>
                <w:delText>0.0012</w:delText>
              </w:r>
            </w:del>
          </w:p>
        </w:tc>
        <w:tc>
          <w:tcPr>
            <w:tcW w:w="976" w:type="dxa"/>
            <w:tcMar>
              <w:top w:w="60" w:type="dxa"/>
              <w:left w:w="80" w:type="dxa"/>
              <w:bottom w:w="60" w:type="dxa"/>
              <w:right w:w="80" w:type="dxa"/>
            </w:tcMar>
            <w:vAlign w:val="center"/>
          </w:tcPr>
          <w:p w14:paraId="30CE6766" w14:textId="77777777" w:rsidR="006001A2" w:rsidRDefault="00EE501D">
            <w:pPr>
              <w:spacing w:after="0" w:line="252" w:lineRule="auto"/>
              <w:rPr>
                <w:del w:id="1635" w:author="OpenAI Codex" w:date="2026-10-11T06:02:09Z"/>
              </w:rPr>
            </w:pPr>
            <w:del w:id="1634" w:author="OpenAI Codex" w:date="2026-10-11T06:02:09Z">
              <w:r>
                <w:rPr>
                  <w:sz w:val="16"/>
                </w:rPr>
                <w:delText>8,532</w:delText>
              </w:r>
            </w:del>
          </w:p>
        </w:tc>
        <w:tc>
          <w:tcPr>
            <w:tcW w:w="1686" w:type="dxa"/>
            <w:tcMar>
              <w:top w:w="60" w:type="dxa"/>
              <w:left w:w="80" w:type="dxa"/>
              <w:bottom w:w="60" w:type="dxa"/>
              <w:right w:w="80" w:type="dxa"/>
            </w:tcMar>
            <w:vAlign w:val="center"/>
          </w:tcPr>
          <w:p w14:paraId="79619276" w14:textId="77777777" w:rsidR="006001A2" w:rsidRDefault="00EE501D">
            <w:pPr>
              <w:spacing w:after="0" w:line="252" w:lineRule="auto"/>
              <w:jc w:val="center"/>
              <w:rPr>
                <w:del w:id="1639" w:author="OpenAI Codex" w:date="2026-10-11T06:02:09Z"/>
              </w:rPr>
            </w:pPr>
            <w:del w:id="1636" w:author="OpenAI Codex" w:date="2026-10-11T06:02:09Z">
              <w:r>
                <w:rPr>
                  <w:sz w:val="16"/>
                </w:rPr>
                <w:delText>Severe under-detection (</w:delText>
              </w:r>
            </w:del>
            <w:del w:id="1637" w:author="OpenAI Codex" w:date="2026-10-11T06:02:09Z">
              <w:r>
                <w:rPr>
                  <w:rFonts w:ascii="Cambria Math" w:hAnsi="Cambria Math"/>
                  <w:sz w:val="16"/>
                </w:rPr>
                <w:delText>99.9%</w:delText>
              </w:r>
            </w:del>
            <w:del w:id="1638" w:author="OpenAI Codex" w:date="2026-10-11T06:02:09Z">
              <w:r>
                <w:rPr>
                  <w:sz w:val="16"/>
                </w:rPr>
                <w:delText xml:space="preserve"> missed)</w:delText>
              </w:r>
            </w:del>
          </w:p>
        </w:tc>
      </w:tr>
      <w:tr w:rsidR="006001A2" w14:paraId="5B1F7147" w14:textId="77777777">
        <w:trPr>
          <w:cantSplit/>
          <w:jc w:val="center"/>
          <w:del w:id="1661" w:author="OpenAI Codex" w:date="2026-10-11T06:02:09Z"/>
        </w:trPr>
        <w:tc>
          <w:tcPr>
            <w:tcW w:w="1610" w:type="dxa"/>
            <w:shd w:val="clear" w:color="auto" w:fill="F8FAFC"/>
            <w:tcMar>
              <w:top w:w="60" w:type="dxa"/>
              <w:left w:w="80" w:type="dxa"/>
              <w:bottom w:w="60" w:type="dxa"/>
              <w:right w:w="80" w:type="dxa"/>
            </w:tcMar>
            <w:vAlign w:val="center"/>
          </w:tcPr>
          <w:p w14:paraId="46D14214" w14:textId="7CEBCF43" w:rsidR="006001A2" w:rsidRDefault="00EE501D">
            <w:pPr>
              <w:spacing w:after="0" w:line="252" w:lineRule="auto"/>
              <w:rPr>
                <w:del w:id="1641" w:author="OpenAI Codex" w:date="2026-10-11T06:02:09Z"/>
              </w:rPr>
            </w:pPr>
            <w:del w:id="1640" w:author="OpenAI Codex" w:date="2026-10-11T06:02:09Z">
              <w:r>
                <w:delText>Selected Operating Policy (τ = 0.17)</w:delText>
              </w:r>
            </w:del>
          </w:p>
        </w:tc>
        <w:tc>
          <w:tcPr>
            <w:tcW w:w="1105" w:type="dxa"/>
            <w:shd w:val="clear" w:color="auto" w:fill="F8FAFC"/>
            <w:tcMar>
              <w:top w:w="60" w:type="dxa"/>
              <w:left w:w="80" w:type="dxa"/>
              <w:bottom w:w="60" w:type="dxa"/>
              <w:right w:w="80" w:type="dxa"/>
            </w:tcMar>
            <w:vAlign w:val="center"/>
          </w:tcPr>
          <w:p w14:paraId="64E0E54F" w14:textId="77777777" w:rsidR="006001A2" w:rsidRDefault="00EE501D">
            <w:pPr>
              <w:spacing w:after="0" w:line="252" w:lineRule="auto"/>
              <w:rPr>
                <w:del w:id="1643" w:author="OpenAI Codex" w:date="2026-10-11T06:02:09Z"/>
              </w:rPr>
            </w:pPr>
            <w:del w:id="1642" w:author="OpenAI Codex" w:date="2026-10-11T06:02:09Z">
              <w:r>
                <w:rPr>
                  <w:b/>
                  <w:sz w:val="16"/>
                </w:rPr>
                <w:delText>456</w:delText>
              </w:r>
            </w:del>
          </w:p>
        </w:tc>
        <w:tc>
          <w:tcPr>
            <w:tcW w:w="1137" w:type="dxa"/>
            <w:shd w:val="clear" w:color="auto" w:fill="F8FAFC"/>
            <w:tcMar>
              <w:top w:w="60" w:type="dxa"/>
              <w:left w:w="80" w:type="dxa"/>
              <w:bottom w:w="60" w:type="dxa"/>
              <w:right w:w="80" w:type="dxa"/>
            </w:tcMar>
            <w:vAlign w:val="center"/>
          </w:tcPr>
          <w:p w14:paraId="22CA050E" w14:textId="77777777" w:rsidR="006001A2" w:rsidRDefault="00EE501D">
            <w:pPr>
              <w:spacing w:after="0" w:line="252" w:lineRule="auto"/>
              <w:rPr>
                <w:del w:id="1645" w:author="OpenAI Codex" w:date="2026-10-11T06:02:09Z"/>
              </w:rPr>
            </w:pPr>
            <w:del w:id="1644" w:author="OpenAI Codex" w:date="2026-10-11T06:02:09Z">
              <w:r>
                <w:rPr>
                  <w:b/>
                  <w:sz w:val="16"/>
                </w:rPr>
                <w:delText>1,251</w:delText>
              </w:r>
            </w:del>
          </w:p>
        </w:tc>
        <w:tc>
          <w:tcPr>
            <w:tcW w:w="1314" w:type="dxa"/>
            <w:shd w:val="clear" w:color="auto" w:fill="F8FAFC"/>
            <w:tcMar>
              <w:top w:w="60" w:type="dxa"/>
              <w:left w:w="80" w:type="dxa"/>
              <w:bottom w:w="60" w:type="dxa"/>
              <w:right w:w="80" w:type="dxa"/>
            </w:tcMar>
            <w:vAlign w:val="center"/>
          </w:tcPr>
          <w:p w14:paraId="3B30BF81" w14:textId="77777777" w:rsidR="006001A2" w:rsidRDefault="00EE501D">
            <w:pPr>
              <w:spacing w:after="0" w:line="252" w:lineRule="auto"/>
              <w:rPr>
                <w:del w:id="1647" w:author="OpenAI Codex" w:date="2026-10-11T06:02:09Z"/>
              </w:rPr>
            </w:pPr>
            <w:del w:id="1646" w:author="OpenAI Codex" w:date="2026-10-11T06:02:09Z">
              <w:r>
                <w:rPr>
                  <w:b/>
                  <w:sz w:val="16"/>
                </w:rPr>
                <w:delText>1,859</w:delText>
              </w:r>
            </w:del>
          </w:p>
        </w:tc>
        <w:tc>
          <w:tcPr>
            <w:tcW w:w="684" w:type="dxa"/>
            <w:shd w:val="clear" w:color="auto" w:fill="F8FAFC"/>
            <w:tcMar>
              <w:top w:w="60" w:type="dxa"/>
              <w:left w:w="80" w:type="dxa"/>
              <w:bottom w:w="60" w:type="dxa"/>
              <w:right w:w="80" w:type="dxa"/>
            </w:tcMar>
            <w:vAlign w:val="center"/>
          </w:tcPr>
          <w:p w14:paraId="582F9466" w14:textId="77777777" w:rsidR="006001A2" w:rsidRDefault="00EE501D">
            <w:pPr>
              <w:spacing w:after="0" w:line="252" w:lineRule="auto"/>
              <w:jc w:val="center"/>
              <w:rPr>
                <w:del w:id="1649" w:author="OpenAI Codex" w:date="2026-10-11T06:02:09Z"/>
              </w:rPr>
            </w:pPr>
            <w:del w:id="1648" w:author="OpenAI Codex" w:date="2026-10-11T06:02:09Z">
              <w:r>
                <w:rPr>
                  <w:b/>
                  <w:sz w:val="16"/>
                </w:rPr>
                <w:delText>19.70%</w:delText>
              </w:r>
            </w:del>
          </w:p>
        </w:tc>
        <w:tc>
          <w:tcPr>
            <w:tcW w:w="873" w:type="dxa"/>
            <w:shd w:val="clear" w:color="auto" w:fill="F8FAFC"/>
            <w:tcMar>
              <w:top w:w="60" w:type="dxa"/>
              <w:left w:w="80" w:type="dxa"/>
              <w:bottom w:w="60" w:type="dxa"/>
              <w:right w:w="80" w:type="dxa"/>
            </w:tcMar>
            <w:vAlign w:val="center"/>
          </w:tcPr>
          <w:p w14:paraId="345CF368" w14:textId="77777777" w:rsidR="006001A2" w:rsidRDefault="00EE501D">
            <w:pPr>
              <w:spacing w:after="0" w:line="252" w:lineRule="auto"/>
              <w:jc w:val="center"/>
              <w:rPr>
                <w:del w:id="1651" w:author="OpenAI Codex" w:date="2026-10-11T06:02:09Z"/>
              </w:rPr>
            </w:pPr>
            <w:del w:id="1650" w:author="OpenAI Codex" w:date="2026-10-11T06:02:09Z">
              <w:r>
                <w:rPr>
                  <w:b/>
                  <w:sz w:val="16"/>
                </w:rPr>
                <w:delText>26.71%</w:delText>
              </w:r>
            </w:del>
          </w:p>
        </w:tc>
        <w:tc>
          <w:tcPr>
            <w:tcW w:w="647" w:type="dxa"/>
            <w:shd w:val="clear" w:color="auto" w:fill="F8FAFC"/>
            <w:tcMar>
              <w:top w:w="60" w:type="dxa"/>
              <w:left w:w="80" w:type="dxa"/>
              <w:bottom w:w="60" w:type="dxa"/>
              <w:right w:w="80" w:type="dxa"/>
            </w:tcMar>
            <w:vAlign w:val="center"/>
          </w:tcPr>
          <w:p w14:paraId="6CF2BB43" w14:textId="77777777" w:rsidR="006001A2" w:rsidRDefault="00EE501D">
            <w:pPr>
              <w:spacing w:after="0" w:line="252" w:lineRule="auto"/>
              <w:jc w:val="center"/>
              <w:rPr>
                <w:del w:id="1653" w:author="OpenAI Codex" w:date="2026-10-11T06:02:09Z"/>
              </w:rPr>
            </w:pPr>
            <w:del w:id="1652" w:author="OpenAI Codex" w:date="2026-10-11T06:02:09Z">
              <w:r>
                <w:rPr>
                  <w:b/>
                  <w:sz w:val="16"/>
                </w:rPr>
                <w:delText>0.2268</w:delText>
              </w:r>
            </w:del>
          </w:p>
        </w:tc>
        <w:tc>
          <w:tcPr>
            <w:tcW w:w="976" w:type="dxa"/>
            <w:shd w:val="clear" w:color="auto" w:fill="F8FAFC"/>
            <w:tcMar>
              <w:top w:w="60" w:type="dxa"/>
              <w:left w:w="80" w:type="dxa"/>
              <w:bottom w:w="60" w:type="dxa"/>
              <w:right w:w="80" w:type="dxa"/>
            </w:tcMar>
            <w:vAlign w:val="center"/>
          </w:tcPr>
          <w:p w14:paraId="3706FB6B" w14:textId="7D7B33F3" w:rsidR="006001A2" w:rsidRDefault="00EE501D">
            <w:pPr>
              <w:spacing w:after="0" w:line="252" w:lineRule="auto"/>
              <w:rPr>
                <w:del w:id="1655" w:author="OpenAI Codex" w:date="2026-10-11T06:02:09Z"/>
              </w:rPr>
            </w:pPr>
            <w:del w:id="1654" w:author="OpenAI Codex" w:date="2026-10-11T06:02:09Z">
              <w:r>
                <w:delText>8,114 (Holdout Evaluation Loss)</w:delText>
              </w:r>
            </w:del>
          </w:p>
        </w:tc>
        <w:tc>
          <w:tcPr>
            <w:tcW w:w="1686" w:type="dxa"/>
            <w:shd w:val="clear" w:color="auto" w:fill="F8FAFC"/>
            <w:tcMar>
              <w:top w:w="60" w:type="dxa"/>
              <w:left w:w="80" w:type="dxa"/>
              <w:bottom w:w="60" w:type="dxa"/>
              <w:right w:w="80" w:type="dxa"/>
            </w:tcMar>
            <w:vAlign w:val="center"/>
          </w:tcPr>
          <w:p w14:paraId="21E7F7F0" w14:textId="7A84DFCB" w:rsidR="006001A2" w:rsidRDefault="00EE501D">
            <w:pPr>
              <w:spacing w:after="0" w:line="252" w:lineRule="auto"/>
              <w:rPr>
                <w:del w:id="1657" w:author="OpenAI Codex" w:date="2026-10-11T06:02:09Z"/>
              </w:rPr>
            </w:pPr>
            <w:del w:id="1656" w:author="OpenAI Codex" w:date="2026-10-11T06:02:09Z">
              <w:r>
                <w:delText>456 caught detractors; evaluation loss of 8,114 on 15,769 test orders under declared operating policy.</w:delText>
              </w:r>
            </w:del>
          </w:p>
        </w:tc>
      </w:tr>
    </w:tbl>
    <w:p w14:paraId="60498862" w14:textId="77777777" w:rsidR="006001A2" w:rsidRDefault="006001A2">
      <w:pPr>
        <w:spacing w:before="40" w:after="40" w:line="40" w:lineRule="exact"/>
        <w:rPr>
          <w:del w:id="1662" w:author="OpenAI Codex" w:date="2026-10-11T06:02:09Z"/>
        </w:rPr>
      </w:pPr>
    </w:p>
    <w:p w14:paraId="0001FE68" w14:textId="568A6BF3" w:rsidR="006001A2" w:rsidRDefault="00EE501D">
      <w:pPr>
        <w:pStyle w:val="Heading2"/>
        <w:rPr>
          <w:del w:id="1664" w:author="OpenAI Codex" w:date="2026-10-11T06:02:09Z"/>
        </w:rPr>
      </w:pPr>
      <w:del w:id="1663" w:author="OpenAI Codex" w:date="2026-10-11T06:02:09Z">
        <w:r>
          <w:lastRenderedPageBreak/>
          <w:delText>Figure E.1: Historical Development Distribution Diagnostics (Experiment 3 Stage 1)</w:delText>
        </w:r>
      </w:del>
    </w:p>
    <w:p w14:paraId="67899759" w14:textId="77777777" w:rsidR="006001A2" w:rsidRDefault="00EE501D">
      <w:pPr>
        <w:keepNext/>
        <w:spacing w:before="160" w:after="60"/>
        <w:jc w:val="center"/>
        <w:rPr>
          <w:del w:id="1666" w:author="OpenAI Codex" w:date="2026-10-11T06:02:09Z"/>
        </w:rPr>
      </w:pPr>
      <w:del w:id="1665" w:author="OpenAI Codex" w:date="2026-10-11T06:02:09Z">
        <w:r>
          <w:rPr>
            <w:noProof/>
          </w:rPr>
          <w:drawing>
            <wp:inline distT="0" distB="0" distL="0" distR="0" wp14:anchorId="49994125" wp14:editId="1764FACA">
              <wp:extent cx="6217920" cy="7106194"/>
              <wp:effectExtent l="0" t="0" r="0" b="0"/>
              <wp:docPr id="7" name="Picture 7" descr="Boxplots 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s_skew.png"/>
                      <pic:cNvPicPr/>
                    </pic:nvPicPr>
                    <pic:blipFill>
                      <a:blip r:embed="rId18"/>
                      <a:stretch>
                        <a:fillRect/>
                      </a:stretch>
                    </pic:blipFill>
                    <pic:spPr>
                      <a:xfrm>
                        <a:off x="0" y="0"/>
                        <a:ext cx="6217920" cy="7106194"/>
                      </a:xfrm>
                      <a:prstGeom prst="rect">
                        <a:avLst/>
                      </a:prstGeom>
                    </pic:spPr>
                  </pic:pic>
                </a:graphicData>
              </a:graphic>
            </wp:inline>
          </w:drawing>
        </w:r>
      </w:del>
    </w:p>
    <w:p w14:paraId="24801AAF" w14:textId="47BE64E9" w:rsidR="006001A2" w:rsidRDefault="00EE501D">
      <w:pPr>
        <w:pStyle w:val="Caption"/>
        <w:keepLines/>
        <w:spacing w:before="40"/>
        <w:rPr>
          <w:del w:id="1668" w:author="OpenAI Codex" w:date="2026-10-11T06:02:09Z"/>
        </w:rPr>
      </w:pPr>
      <w:del w:id="1667" w:author="OpenAI Codex" w:date="2026-10-11T06:02:09Z">
        <w:r>
          <w:delText>Figure E.1: Raw and log1p boxplots from the original eligible regression development cohort (N=77,139; per-feature valid support may differ). “Stage 1” identifies Experiment 3 preparation, not the submitted Milestone 1 cohort. Long delivery-duration tails motivate evaluating transformations; the plots do not identify erroneous orders or a mandatory 60-day cap.</w:delText>
        </w:r>
      </w:del>
    </w:p>
    <w:p w14:paraId="618C7BBF" w14:textId="77777777" w:rsidR="006001A2" w:rsidRDefault="00EE501D">
      <w:pPr>
        <w:pStyle w:val="Heading2"/>
        <w:rPr>
          <w:del w:id="1670" w:author="OpenAI Codex" w:date="2026-10-11T06:02:09Z"/>
        </w:rPr>
      </w:pPr>
      <w:del w:id="1669" w:author="OpenAI Codex" w:date="2026-10-11T06:02:09Z">
        <w:r>
          <w:lastRenderedPageBreak/>
          <w:delText>Figure E.2: Four-Panel Asymmetric Cost Curve Optimization</w:delText>
        </w:r>
      </w:del>
    </w:p>
    <w:p w14:paraId="657435DC" w14:textId="77777777" w:rsidR="006001A2" w:rsidRDefault="00EE501D">
      <w:pPr>
        <w:keepNext/>
        <w:spacing w:before="160" w:after="60"/>
        <w:jc w:val="center"/>
        <w:rPr>
          <w:del w:id="1672" w:author="OpenAI Codex" w:date="2026-10-11T06:02:09Z"/>
        </w:rPr>
      </w:pPr>
      <w:del w:id="1671" w:author="OpenAI Codex" w:date="2026-10-11T06:02:09Z">
        <w:r>
          <w:rPr>
            <w:noProof/>
          </w:rPr>
          <w:drawing>
            <wp:inline distT="0" distB="0" distL="0" distR="0" wp14:anchorId="17F5E2C3" wp14:editId="4F092257">
              <wp:extent cx="6217920" cy="4559808"/>
              <wp:effectExtent l="0" t="0" r="0" b="0"/>
              <wp:docPr id="8" name="Picture 8" descr="4-Panel Threshold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optimization_4panel.png"/>
                      <pic:cNvPicPr/>
                    </pic:nvPicPr>
                    <pic:blipFill>
                      <a:blip r:embed="rId19"/>
                      <a:stretch>
                        <a:fillRect/>
                      </a:stretch>
                    </pic:blipFill>
                    <pic:spPr>
                      <a:xfrm>
                        <a:off x="0" y="0"/>
                        <a:ext cx="6217920" cy="4559808"/>
                      </a:xfrm>
                      <a:prstGeom prst="rect">
                        <a:avLst/>
                      </a:prstGeom>
                    </pic:spPr>
                  </pic:pic>
                </a:graphicData>
              </a:graphic>
            </wp:inline>
          </w:drawing>
        </w:r>
      </w:del>
    </w:p>
    <w:p w14:paraId="36433335" w14:textId="77CF8314" w:rsidR="006001A2" w:rsidRDefault="00EE501D">
      <w:pPr>
        <w:pStyle w:val="Caption"/>
        <w:keepLines/>
        <w:spacing w:before="40"/>
        <w:rPr>
          <w:del w:id="1677" w:author="OpenAI Codex" w:date="2026-10-11T06:02:09Z"/>
        </w:rPr>
      </w:pPr>
      <w:commentRangeStart w:id="3"/>
      <w:del w:id="1673" w:author="OpenAI Codex" w:date="2026-10-11T06:02:09Z">
        <w:r>
          <w:delText xml:space="preserve">Figure E.2: Historical Experiment 3 threshold diagnostics across 78,938 grouped-development orders. </w:delText>
        </w:r>
      </w:del>
      <w:proofErr w:type="gramStart"/>
      <w:del w:id="1674" w:author="OpenAI Codex" w:date="2026-10-11T06:02:09Z">
        <w:r>
          <w:delText>FP:FN</w:delText>
        </w:r>
      </w:del>
      <w:proofErr w:type="gramEnd"/>
      <w:del w:id="1675" w:author="OpenAI Codex" w:date="2026-10-11T06:02:09Z">
        <w:r>
          <w:delText xml:space="preserve"> cost assumptions are 1:1, 1:5 and 1:10; the plotted values are illustrative units per order, not measured currency or intervention outcomes. The historical sampled-threshold 1:5 optimum loss is 46,812. Final-v4 uses a different chronological OOF population and a frozen 0.17 policy, with terminal diagnostic loss 8,114 over 15,769 orders. The report graphic was regenerated from saved historical counts with corrected units; original receipts are retained.</w:delText>
        </w:r>
      </w:del>
      <w:commentRangeEnd w:id="3"/>
      <w:del w:id="1676" w:author="OpenAI Codex" w:date="2026-10-11T06:02:09Z">
        <w:r>
          <w:commentReference w:id="3"/>
        </w:r>
      </w:del>
    </w:p>
    <w:p w14:paraId="4B103C83" w14:textId="77777777" w:rsidR="006001A2" w:rsidRDefault="00EE501D">
      <w:pPr>
        <w:pStyle w:val="Heading2"/>
        <w:rPr>
          <w:del w:id="1679" w:author="OpenAI Codex" w:date="2026-10-11T06:02:09Z"/>
        </w:rPr>
      </w:pPr>
      <w:del w:id="1678" w:author="OpenAI Codex" w:date="2026-10-11T06:02:09Z">
        <w:r>
          <w:delText>Figure E.3: Probability Calibration &amp; Reliability Curves (Phase 5A)</w:delText>
        </w:r>
      </w:del>
    </w:p>
    <w:p w14:paraId="48EE59A3" w14:textId="77777777" w:rsidR="006001A2" w:rsidRDefault="00EE501D">
      <w:pPr>
        <w:keepNext/>
        <w:spacing w:before="160" w:after="60"/>
        <w:jc w:val="center"/>
        <w:rPr>
          <w:del w:id="1681" w:author="OpenAI Codex" w:date="2026-10-11T06:02:09Z"/>
        </w:rPr>
      </w:pPr>
      <w:del w:id="1680" w:author="OpenAI Codex" w:date="2026-10-11T06:02:09Z">
        <w:r>
          <w:rPr>
            <w:noProof/>
          </w:rPr>
          <w:drawing>
            <wp:inline distT="0" distB="0" distL="0" distR="0" wp14:anchorId="2C7732BB" wp14:editId="73E20294">
              <wp:extent cx="6217920" cy="2442754"/>
              <wp:effectExtent l="0" t="0" r="0" b="0"/>
              <wp:docPr id="9" name="Picture 9" descr="Calibration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urves.png"/>
                      <pic:cNvPicPr/>
                    </pic:nvPicPr>
                    <pic:blipFill>
                      <a:blip r:embed="rId20"/>
                      <a:stretch>
                        <a:fillRect/>
                      </a:stretch>
                    </pic:blipFill>
                    <pic:spPr>
                      <a:xfrm>
                        <a:off x="0" y="0"/>
                        <a:ext cx="6217920" cy="2442754"/>
                      </a:xfrm>
                      <a:prstGeom prst="rect">
                        <a:avLst/>
                      </a:prstGeom>
                    </pic:spPr>
                  </pic:pic>
                </a:graphicData>
              </a:graphic>
            </wp:inline>
          </w:drawing>
        </w:r>
      </w:del>
    </w:p>
    <w:p w14:paraId="7AF19934" w14:textId="50A9FF92" w:rsidR="006001A2" w:rsidRDefault="00EE501D">
      <w:pPr>
        <w:pStyle w:val="Caption"/>
        <w:keepLines/>
        <w:spacing w:before="40"/>
        <w:rPr>
          <w:del w:id="1683" w:author="OpenAI Codex" w:date="2026-10-11T06:02:09Z"/>
        </w:rPr>
      </w:pPr>
      <w:del w:id="1682" w:author="OpenAI Codex" w:date="2026-10-11T06:02:09Z">
        <w:r>
          <w:delText>Figure E.3: Historical exploratory reliability calibration diagram from Experiment 3 development (reflecting development Brier scores of ~0.1174; in comparison, terminal holdout evaluation for the frozen retained RF achieved an empirical Brier score of 0.0949 across 15,769 test orders).</w:delText>
        </w:r>
      </w:del>
    </w:p>
    <w:p w14:paraId="218F5BAD" w14:textId="24BE5856" w:rsidR="006001A2" w:rsidRDefault="00EE501D">
      <w:pPr>
        <w:pStyle w:val="Heading2"/>
        <w:rPr>
          <w:del w:id="1685" w:author="OpenAI Codex" w:date="2026-10-11T06:02:09Z"/>
        </w:rPr>
      </w:pPr>
      <w:del w:id="1684" w:author="OpenAI Codex" w:date="2026-10-11T06:02:09Z">
        <w:r>
          <w:lastRenderedPageBreak/>
          <w:delText>Historical supporting record — Figure E.4: Unified Benchmark Generalization Matrix</w:delText>
        </w:r>
      </w:del>
    </w:p>
    <w:p w14:paraId="13BCB206" w14:textId="77777777" w:rsidR="006001A2" w:rsidRDefault="00EE501D">
      <w:pPr>
        <w:keepNext/>
        <w:spacing w:before="160" w:after="60"/>
        <w:jc w:val="center"/>
        <w:rPr>
          <w:del w:id="1687" w:author="OpenAI Codex" w:date="2026-10-11T06:02:09Z"/>
        </w:rPr>
      </w:pPr>
      <w:del w:id="1686" w:author="OpenAI Codex" w:date="2026-10-11T06:02:09Z">
        <w:r>
          <w:rPr>
            <w:noProof/>
          </w:rPr>
          <w:drawing>
            <wp:inline distT="0" distB="0" distL="0" distR="0" wp14:anchorId="4089CF04" wp14:editId="01D7B1D6">
              <wp:extent cx="6217920" cy="2331720"/>
              <wp:effectExtent l="0" t="0" r="0" b="0"/>
              <wp:docPr id="10" name="Picture 10" descr="Unified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fied_benchmark_table.png"/>
                      <pic:cNvPicPr/>
                    </pic:nvPicPr>
                    <pic:blipFill>
                      <a:blip r:embed="rId21"/>
                      <a:stretch>
                        <a:fillRect/>
                      </a:stretch>
                    </pic:blipFill>
                    <pic:spPr>
                      <a:xfrm>
                        <a:off x="0" y="0"/>
                        <a:ext cx="6217920" cy="2331720"/>
                      </a:xfrm>
                      <a:prstGeom prst="rect">
                        <a:avLst/>
                      </a:prstGeom>
                    </pic:spPr>
                  </pic:pic>
                </a:graphicData>
              </a:graphic>
            </wp:inline>
          </w:drawing>
        </w:r>
      </w:del>
    </w:p>
    <w:p w14:paraId="4906502B" w14:textId="4A1FC3A0" w:rsidR="006001A2" w:rsidRDefault="00EE501D">
      <w:pPr>
        <w:pStyle w:val="Caption"/>
        <w:keepLines/>
        <w:spacing w:before="40"/>
        <w:rPr>
          <w:del w:id="1689" w:author="OpenAI Codex" w:date="2026-10-11T06:02:09Z"/>
        </w:rPr>
      </w:pPr>
      <w:del w:id="1688" w:author="OpenAI Codex" w:date="2026-10-11T06:02:09Z">
        <w:r>
          <w:delText>Figure E.4 is a historical grouped-development benchmark. Appendix H and artifacts/metrics/experiment-4/run-01/ provide the current matched chronological comparisons, selected models and terminal results.</w:delText>
        </w:r>
      </w:del>
    </w:p>
    <w:p w14:paraId="123E601C" w14:textId="3FA0A9FE" w:rsidR="006001A2" w:rsidRDefault="00EE501D">
      <w:pPr>
        <w:pStyle w:val="Heading2"/>
        <w:rPr>
          <w:del w:id="1691" w:author="OpenAI Codex" w:date="2026-10-11T06:02:09Z"/>
        </w:rPr>
      </w:pPr>
      <w:del w:id="1690" w:author="OpenAI Codex" w:date="2026-10-11T06:02:09Z">
        <w:r>
          <w:delText>Figure E.5A: Historical Exploratory Cycle 1 Lead Time Regression 4-Panel Holdout Diagnostics (Refinement-Core-v2 Model, Holdout MAE = 4.99d)</w:delText>
        </w:r>
      </w:del>
    </w:p>
    <w:p w14:paraId="7DF9C784" w14:textId="77777777" w:rsidR="006001A2" w:rsidRDefault="00EE501D">
      <w:pPr>
        <w:keepNext/>
        <w:spacing w:before="160" w:after="60"/>
        <w:jc w:val="center"/>
        <w:rPr>
          <w:del w:id="1693" w:author="OpenAI Codex" w:date="2026-10-11T06:02:09Z"/>
        </w:rPr>
      </w:pPr>
      <w:del w:id="1692" w:author="OpenAI Codex" w:date="2026-10-11T06:02:09Z">
        <w:r>
          <w:rPr>
            <w:noProof/>
          </w:rPr>
          <w:drawing>
            <wp:inline distT="0" distB="0" distL="0" distR="0" wp14:anchorId="4ACE0900" wp14:editId="5D3C2FEC">
              <wp:extent cx="6217920" cy="4783015"/>
              <wp:effectExtent l="0" t="0" r="0" b="0"/>
              <wp:docPr id="11" name="Picture 11" descr="Cycle 1 Regression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diagnostics_cycle1.png"/>
                      <pic:cNvPicPr/>
                    </pic:nvPicPr>
                    <pic:blipFill>
                      <a:blip r:embed="rId22"/>
                      <a:stretch>
                        <a:fillRect/>
                      </a:stretch>
                    </pic:blipFill>
                    <pic:spPr>
                      <a:xfrm>
                        <a:off x="0" y="0"/>
                        <a:ext cx="6217920" cy="4783015"/>
                      </a:xfrm>
                      <a:prstGeom prst="rect">
                        <a:avLst/>
                      </a:prstGeom>
                    </pic:spPr>
                  </pic:pic>
                </a:graphicData>
              </a:graphic>
            </wp:inline>
          </w:drawing>
        </w:r>
      </w:del>
    </w:p>
    <w:p w14:paraId="72681FBE" w14:textId="637E538D" w:rsidR="006001A2" w:rsidRDefault="00EE501D">
      <w:pPr>
        <w:pStyle w:val="Caption"/>
        <w:keepLines/>
        <w:spacing w:before="40"/>
        <w:rPr>
          <w:del w:id="1695" w:author="OpenAI Codex" w:date="2026-10-11T06:02:09Z"/>
        </w:rPr>
      </w:pPr>
      <w:del w:id="1694" w:author="OpenAI Codex" w:date="2026-10-11T06:02:09Z">
        <w:r>
          <w:delText>Figure E.5A: Historical refinement-core-v2 terminal diagnostics (MAE approximately 4.99 days) for an early 11-input recipe. Panels show observed/predicted values, actual-minus-predicted residuals, a displayed-range histogram and selected-state MAEs. Its mean residual is approximately -3.19 days. The comparison with E.5B spans different recipes/development cycles and does not isolate any one improvement mechanism.</w:delText>
        </w:r>
      </w:del>
    </w:p>
    <w:p w14:paraId="1F96A18E" w14:textId="53B1A85C" w:rsidR="006001A2" w:rsidRDefault="00EE501D">
      <w:pPr>
        <w:pStyle w:val="Heading2"/>
        <w:rPr>
          <w:del w:id="1697" w:author="OpenAI Codex" w:date="2026-10-11T06:02:09Z"/>
        </w:rPr>
      </w:pPr>
      <w:del w:id="1696" w:author="OpenAI Codex" w:date="2026-10-11T06:02:09Z">
        <w:r>
          <w:lastRenderedPageBreak/>
          <w:delText>Historical supporting record — Figure E.5B: Cycle 2 Retained RF Lead Time Regression 4-Panel Holdout Diagnostics (11-Feature RF Retained RF + Target Log1p)</w:delText>
        </w:r>
      </w:del>
    </w:p>
    <w:p w14:paraId="70C07CDB" w14:textId="77777777" w:rsidR="006001A2" w:rsidRDefault="00EE501D">
      <w:pPr>
        <w:keepNext/>
        <w:spacing w:before="160" w:after="60"/>
        <w:jc w:val="center"/>
        <w:rPr>
          <w:del w:id="1699" w:author="OpenAI Codex" w:date="2026-10-11T06:02:09Z"/>
        </w:rPr>
      </w:pPr>
      <w:del w:id="1698" w:author="OpenAI Codex" w:date="2026-10-11T06:02:09Z">
        <w:r>
          <w:rPr>
            <w:noProof/>
          </w:rPr>
          <w:drawing>
            <wp:inline distT="0" distB="0" distL="0" distR="0" wp14:anchorId="6907694B" wp14:editId="5C5F460D">
              <wp:extent cx="6217920" cy="4783015"/>
              <wp:effectExtent l="0" t="0" r="0" b="0"/>
              <wp:docPr id="12" name="Picture 12" descr="Cycle 2 Regression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diagnostics.png"/>
                      <pic:cNvPicPr/>
                    </pic:nvPicPr>
                    <pic:blipFill>
                      <a:blip r:embed="rId23"/>
                      <a:stretch>
                        <a:fillRect/>
                      </a:stretch>
                    </pic:blipFill>
                    <pic:spPr>
                      <a:xfrm>
                        <a:off x="0" y="0"/>
                        <a:ext cx="6217920" cy="4783015"/>
                      </a:xfrm>
                      <a:prstGeom prst="rect">
                        <a:avLst/>
                      </a:prstGeom>
                    </pic:spPr>
                  </pic:pic>
                </a:graphicData>
              </a:graphic>
            </wp:inline>
          </w:drawing>
        </w:r>
      </w:del>
    </w:p>
    <w:p w14:paraId="2382C736" w14:textId="42ADC513" w:rsidR="006001A2" w:rsidRDefault="00EE501D">
      <w:pPr>
        <w:pStyle w:val="Caption"/>
        <w:keepLines/>
        <w:spacing w:before="40"/>
        <w:rPr>
          <w:del w:id="1703" w:author="OpenAI Codex" w:date="2026-10-11T06:02:09Z"/>
        </w:rPr>
      </w:pPr>
      <w:del w:id="1700" w:author="OpenAI Codex" w:date="2026-10-11T06:02:09Z">
        <w:r>
          <w:delText xml:space="preserve">Figure E.5B: Retained final-v4 regression terminal diagnostics (N=15,615; MAE 3.7185 days). Actual-minus-predicted residual mean is -1.1441 days; residuals remain right-skewed. SP/MG/PR/BA MAEs are 2.81/3.71/3.65/5.84 days. Scatter axes stop at a 99.5th-percentile plotting limit; residual scatter shows ±25 days and the histogram [-20,20]. Extreme errors outside </w:delText>
        </w:r>
      </w:del>
      <w:proofErr w:type="gramStart"/>
      <w:del w:id="1701" w:author="OpenAI Codex" w:date="2026-10-11T06:02:09Z">
        <w:r>
          <w:delText>these display</w:delText>
        </w:r>
      </w:del>
      <w:proofErr w:type="gramEnd"/>
      <w:del w:id="1702" w:author="OpenAI Codex" w:date="2026-10-11T06:02:09Z">
        <w:r>
          <w:delText xml:space="preserve"> ranges remain included in aggregate metrics. These are diagnostic observations, not a calibration or future-generalization guarantee.</w:delText>
        </w:r>
      </w:del>
    </w:p>
    <w:p w14:paraId="6B211A70" w14:textId="1F6E33DC" w:rsidR="006001A2" w:rsidRDefault="00EE501D">
      <w:pPr>
        <w:pStyle w:val="Heading2"/>
        <w:rPr>
          <w:del w:id="1705" w:author="OpenAI Codex" w:date="2026-10-11T06:02:09Z"/>
        </w:rPr>
      </w:pPr>
      <w:del w:id="1704" w:author="OpenAI Codex" w:date="2026-10-11T06:02:09Z">
        <w:r>
          <w:lastRenderedPageBreak/>
          <w:delText>Historical supporting record — Figure E.6: Detractor Classification 4-Panel Holdout Diagnostics</w:delText>
        </w:r>
      </w:del>
    </w:p>
    <w:p w14:paraId="700020E3" w14:textId="77777777" w:rsidR="006001A2" w:rsidRDefault="00EE501D">
      <w:pPr>
        <w:keepNext/>
        <w:spacing w:before="160" w:after="60"/>
        <w:jc w:val="center"/>
        <w:rPr>
          <w:del w:id="1707" w:author="OpenAI Codex" w:date="2026-10-11T06:02:09Z"/>
        </w:rPr>
      </w:pPr>
      <w:del w:id="1706" w:author="OpenAI Codex" w:date="2026-10-11T06:02:09Z">
        <w:r>
          <w:rPr>
            <w:noProof/>
          </w:rPr>
          <w:drawing>
            <wp:inline distT="0" distB="0" distL="0" distR="0" wp14:anchorId="4E0F3877" wp14:editId="38F5FB9B">
              <wp:extent cx="6217920" cy="4783015"/>
              <wp:effectExtent l="0" t="0" r="0" b="0"/>
              <wp:docPr id="13" name="Picture 13" descr="Classification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diagnostics.png"/>
                      <pic:cNvPicPr/>
                    </pic:nvPicPr>
                    <pic:blipFill>
                      <a:blip r:embed="rId24"/>
                      <a:stretch>
                        <a:fillRect/>
                      </a:stretch>
                    </pic:blipFill>
                    <pic:spPr>
                      <a:xfrm>
                        <a:off x="0" y="0"/>
                        <a:ext cx="6217920" cy="4783015"/>
                      </a:xfrm>
                      <a:prstGeom prst="rect">
                        <a:avLst/>
                      </a:prstGeom>
                    </pic:spPr>
                  </pic:pic>
                </a:graphicData>
              </a:graphic>
            </wp:inline>
          </w:drawing>
        </w:r>
      </w:del>
    </w:p>
    <w:p w14:paraId="4FFA9B60" w14:textId="59DD523B" w:rsidR="006001A2" w:rsidRDefault="00EE501D">
      <w:pPr>
        <w:pStyle w:val="Caption"/>
        <w:keepLines/>
        <w:spacing w:before="40"/>
        <w:rPr>
          <w:del w:id="1710" w:author="OpenAI Codex" w:date="2026-10-11T06:02:09Z"/>
        </w:rPr>
      </w:pPr>
      <w:commentRangeStart w:id="4"/>
      <w:commentRangeEnd w:id="4"/>
      <w:del w:id="1708" w:author="OpenAI Codex" w:date="2026-10-11T06:02:09Z">
        <w:r>
          <w:commentReference w:id="4"/>
        </w:r>
      </w:del>
      <w:del w:id="1709" w:author="OpenAI Codex" w:date="2026-10-11T06:02:09Z">
        <w:r>
          <w:delText>Figure E.6: Final-v4 classification terminal diagnostics (N=15,769): PR curve with AP 0.1823 versus prevalence 0.1083, ROC curve with AUC 0.5864, reliability diagram and illustrative loss curve. AP above prevalence does not mean the PR curve dominates the baseline at every threshold. The marked policy is frozen at 0.17 with loss 8,114 (FP cost 1; FN cost 5); no terminal policy reselection or probability recalibration is claimed.</w:delText>
        </w:r>
      </w:del>
    </w:p>
    <w:p w14:paraId="5C2795E7" w14:textId="1AA89354" w:rsidR="006001A2" w:rsidRDefault="00EE501D">
      <w:pPr>
        <w:pStyle w:val="Heading2"/>
        <w:rPr>
          <w:del w:id="1712" w:author="OpenAI Codex" w:date="2026-10-11T06:02:09Z"/>
        </w:rPr>
      </w:pPr>
      <w:del w:id="1711" w:author="OpenAI Codex" w:date="2026-10-11T06:02:09Z">
        <w:r>
          <w:lastRenderedPageBreak/>
          <w:delText>Figure E.7: Bivariate Scatter Distribution: Delivery Lead Time vs. Transit Distance (Extreme Delays &gt; 60 Days Highlighted)</w:delText>
        </w:r>
      </w:del>
    </w:p>
    <w:p w14:paraId="75AEAB90" w14:textId="77777777" w:rsidR="006001A2" w:rsidRDefault="00EE501D">
      <w:pPr>
        <w:keepNext/>
        <w:spacing w:before="160" w:after="60"/>
        <w:jc w:val="center"/>
        <w:rPr>
          <w:del w:id="1714" w:author="OpenAI Codex" w:date="2026-10-11T06:02:09Z"/>
        </w:rPr>
      </w:pPr>
      <w:del w:id="1713" w:author="OpenAI Codex" w:date="2026-10-11T06:02:09Z">
        <w:r>
          <w:rPr>
            <w:noProof/>
          </w:rPr>
          <w:drawing>
            <wp:inline distT="0" distB="0" distL="0" distR="0" wp14:anchorId="4FC242FF" wp14:editId="6A911ABC">
              <wp:extent cx="6217920" cy="3730752"/>
              <wp:effectExtent l="0" t="0" r="0" b="0"/>
              <wp:docPr id="14" name="Picture 14" descr="Cooks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ks_distance.png"/>
                      <pic:cNvPicPr/>
                    </pic:nvPicPr>
                    <pic:blipFill>
                      <a:blip r:embed="rId25"/>
                      <a:stretch>
                        <a:fillRect/>
                      </a:stretch>
                    </pic:blipFill>
                    <pic:spPr>
                      <a:xfrm>
                        <a:off x="0" y="0"/>
                        <a:ext cx="6217920" cy="3730752"/>
                      </a:xfrm>
                      <a:prstGeom prst="rect">
                        <a:avLst/>
                      </a:prstGeom>
                    </pic:spPr>
                  </pic:pic>
                </a:graphicData>
              </a:graphic>
            </wp:inline>
          </w:drawing>
        </w:r>
      </w:del>
    </w:p>
    <w:p w14:paraId="48F89BB0" w14:textId="44A4CBBD" w:rsidR="006001A2" w:rsidRDefault="00EE501D">
      <w:pPr>
        <w:pStyle w:val="Caption"/>
        <w:keepLines/>
        <w:spacing w:before="40"/>
        <w:rPr>
          <w:del w:id="1716" w:author="OpenAI Codex" w:date="2026-10-11T06:02:09Z"/>
        </w:rPr>
      </w:pPr>
      <w:del w:id="1715" w:author="OpenAI Codex" w:date="2026-10-11T06:02:09Z">
        <w:r>
          <w:delText>Figure E.7: A seed-42 sample of 5,000 orders from 77,139 eligible historical development regression orders. Forty-five sampled orders lack distance, leaving 4,955 plotted points. The 18 sampled &gt;60-day cases are highlighted; the full development cohort contains 234 such cases. Distance is centroid separation, not route length. The cap is a modelling choice, not proof that these deliveries are errors.</w:delText>
        </w:r>
      </w:del>
    </w:p>
    <w:p w14:paraId="047989D4" w14:textId="0128E50F" w:rsidR="006001A2" w:rsidRDefault="00EE501D">
      <w:pPr>
        <w:pStyle w:val="Heading2"/>
        <w:rPr>
          <w:del w:id="1718" w:author="OpenAI Codex" w:date="2026-10-11T06:02:09Z"/>
        </w:rPr>
      </w:pPr>
      <w:del w:id="1717" w:author="OpenAI Codex" w:date="2026-10-11T06:02:09Z">
        <w:r>
          <w:delText>Figure E.8: Historical Delivery Lead Time by Calendar Month</w:delText>
        </w:r>
      </w:del>
    </w:p>
    <w:p w14:paraId="45A94A27" w14:textId="77777777" w:rsidR="006001A2" w:rsidRDefault="00EE501D">
      <w:pPr>
        <w:keepNext/>
        <w:spacing w:before="160" w:after="60"/>
        <w:jc w:val="center"/>
        <w:rPr>
          <w:del w:id="1720" w:author="OpenAI Codex" w:date="2026-10-11T06:02:09Z"/>
        </w:rPr>
      </w:pPr>
      <w:del w:id="1719" w:author="OpenAI Codex" w:date="2026-10-11T06:02:09Z">
        <w:r>
          <w:rPr>
            <w:noProof/>
          </w:rPr>
          <w:drawing>
            <wp:inline distT="0" distB="0" distL="0" distR="0" wp14:anchorId="5BBB7FED" wp14:editId="43279AF0">
              <wp:extent cx="6217920" cy="3108960"/>
              <wp:effectExtent l="0" t="0" r="0" b="0"/>
              <wp:docPr id="15" name="Picture 15" descr="Delay Seas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_seasonality.png"/>
                      <pic:cNvPicPr/>
                    </pic:nvPicPr>
                    <pic:blipFill>
                      <a:blip r:embed="rId26"/>
                      <a:stretch>
                        <a:fillRect/>
                      </a:stretch>
                    </pic:blipFill>
                    <pic:spPr>
                      <a:xfrm>
                        <a:off x="0" y="0"/>
                        <a:ext cx="6217920" cy="3108960"/>
                      </a:xfrm>
                      <a:prstGeom prst="rect">
                        <a:avLst/>
                      </a:prstGeom>
                    </pic:spPr>
                  </pic:pic>
                </a:graphicData>
              </a:graphic>
            </wp:inline>
          </w:drawing>
        </w:r>
      </w:del>
    </w:p>
    <w:p w14:paraId="0A8EA698" w14:textId="1DAB61C8" w:rsidR="006001A2" w:rsidRDefault="00EE501D">
      <w:pPr>
        <w:pStyle w:val="Caption"/>
        <w:keepLines/>
        <w:spacing w:before="40"/>
        <w:rPr>
          <w:del w:id="1723" w:author="OpenAI Codex" w:date="2026-10-11T06:02:09Z"/>
        </w:rPr>
      </w:pPr>
      <w:commentRangeStart w:id="5"/>
      <w:del w:id="1721" w:author="OpenAI Codex" w:date="2026-10-11T06:02:09Z">
        <w:r>
          <w:delText>Figure E.8: Mean, median and 99th-percentile lead time by purchase calendar month, pooled across historical years in the 77,139-order regression development cohort. This is a descriptive calendar comparison, not a year-by-year drift estimate or evidence for winter/holiday mechanisms. The report graphic was regenerated from the same cohort summaries with a descriptive title.</w:delText>
        </w:r>
      </w:del>
      <w:commentRangeEnd w:id="5"/>
      <w:del w:id="1722" w:author="OpenAI Codex" w:date="2026-10-11T06:02:09Z">
        <w:r>
          <w:commentReference w:id="5"/>
        </w:r>
      </w:del>
    </w:p>
    <w:p w14:paraId="1D99C254" w14:textId="52D2EF2A" w:rsidR="006001A2" w:rsidRDefault="00EE501D">
      <w:pPr>
        <w:pStyle w:val="Heading2"/>
        <w:rPr>
          <w:del w:id="1725" w:author="OpenAI Codex" w:date="2026-10-11T06:02:09Z"/>
        </w:rPr>
      </w:pPr>
      <w:del w:id="1724" w:author="OpenAI Codex" w:date="2026-10-11T06:02:09Z">
        <w:r>
          <w:lastRenderedPageBreak/>
          <w:delText>Historical supporting record — Granular Subgroup Error Breakdown Tables (79 Slices)</w:delText>
        </w:r>
      </w:del>
    </w:p>
    <w:p w14:paraId="2EC0D154" w14:textId="75ED8DF4" w:rsidR="006001A2" w:rsidRDefault="00EE501D">
      <w:pPr>
        <w:rPr>
          <w:del w:id="1727" w:author="OpenAI Codex" w:date="2026-10-11T06:02:09Z"/>
        </w:rPr>
      </w:pPr>
      <w:del w:id="1726" w:author="OpenAI Codex" w:date="2026-10-11T06:02:09Z">
        <w:r>
          <w:delText>Historical v4 subgroup records are preserved below. Current selected-model subgroup diagnostics are in artifacts/metrics/experiment-4/run-01/selected_subgroups.csv. Historical distances retain the missing/zero-bin clarification from the audit.</w:delText>
        </w:r>
      </w:del>
    </w:p>
    <w:p w14:paraId="362B61ED" w14:textId="7ABFF9B1" w:rsidR="006001A2" w:rsidRDefault="00EE501D">
      <w:pPr>
        <w:pStyle w:val="Heading3"/>
        <w:rPr>
          <w:del w:id="1729" w:author="OpenAI Codex" w:date="2026-10-11T06:02:09Z"/>
        </w:rPr>
      </w:pPr>
      <w:del w:id="1728" w:author="OpenAI Codex" w:date="2026-10-11T06:02:09Z">
        <w:r>
          <w:delText>Table E.4: Selected Customer States with Small-Support Examples. Values are descriptive; AP can be unstable with fewer than 20 positive cases, even when N≥100. AM/AP are included as small-N examples, not reliable ranking comparisons.</w:delText>
        </w:r>
      </w:del>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743"/>
        <w:gridCol w:w="1029"/>
        <w:gridCol w:w="1339"/>
        <w:gridCol w:w="1481"/>
        <w:gridCol w:w="1526"/>
        <w:gridCol w:w="1434"/>
        <w:gridCol w:w="1481"/>
      </w:tblGrid>
      <w:tr w:rsidR="006001A2" w14:paraId="5DDB0452" w14:textId="77777777">
        <w:trPr>
          <w:cantSplit/>
          <w:tblHeader/>
          <w:jc w:val="center"/>
          <w:del w:id="2015" w:author="OpenAI Codex" w:date="2026-10-11T06:02:09Z"/>
        </w:trPr>
        <w:tc>
          <w:tcPr>
            <w:tcW w:w="1743" w:type="dxa"/>
            <w:shd w:val="clear" w:color="auto" w:fill="E8EEF5"/>
            <w:tcMar>
              <w:top w:w="60" w:type="dxa"/>
              <w:left w:w="80" w:type="dxa"/>
              <w:bottom w:w="60" w:type="dxa"/>
              <w:right w:w="80" w:type="dxa"/>
            </w:tcMar>
            <w:vAlign w:val="center"/>
          </w:tcPr>
          <w:p w14:paraId="395895D8" w14:textId="77777777" w:rsidR="006001A2" w:rsidRDefault="00EE501D">
            <w:pPr>
              <w:spacing w:after="0" w:line="252" w:lineRule="auto"/>
              <w:rPr>
                <w:del w:id="1731" w:author="OpenAI Codex" w:date="2026-10-11T06:02:09Z"/>
              </w:rPr>
            </w:pPr>
            <w:del w:id="1730" w:author="OpenAI Codex" w:date="2026-10-11T06:02:09Z">
              <w:r>
                <w:rPr>
                  <w:b/>
                  <w:sz w:val="16"/>
                </w:rPr>
                <w:delText>Customer State (UF)</w:delText>
              </w:r>
            </w:del>
          </w:p>
        </w:tc>
        <w:tc>
          <w:tcPr>
            <w:tcW w:w="1029" w:type="dxa"/>
            <w:shd w:val="clear" w:color="auto" w:fill="E8EEF5"/>
            <w:tcMar>
              <w:top w:w="60" w:type="dxa"/>
              <w:left w:w="80" w:type="dxa"/>
              <w:bottom w:w="60" w:type="dxa"/>
              <w:right w:w="80" w:type="dxa"/>
            </w:tcMar>
            <w:vAlign w:val="center"/>
          </w:tcPr>
          <w:p w14:paraId="167943A8" w14:textId="77777777" w:rsidR="006001A2" w:rsidRDefault="00EE501D">
            <w:pPr>
              <w:spacing w:after="0" w:line="252" w:lineRule="auto"/>
              <w:rPr>
                <w:del w:id="1733" w:author="OpenAI Codex" w:date="2026-10-11T06:02:09Z"/>
              </w:rPr>
            </w:pPr>
            <w:del w:id="1732" w:author="OpenAI Codex" w:date="2026-10-11T06:02:09Z">
              <w:r>
                <w:rPr>
                  <w:b/>
                  <w:sz w:val="16"/>
                </w:rPr>
                <w:delText>Macro-Region</w:delText>
              </w:r>
            </w:del>
          </w:p>
        </w:tc>
        <w:tc>
          <w:tcPr>
            <w:tcW w:w="1339" w:type="dxa"/>
            <w:shd w:val="clear" w:color="auto" w:fill="E8EEF5"/>
            <w:tcMar>
              <w:top w:w="60" w:type="dxa"/>
              <w:left w:w="80" w:type="dxa"/>
              <w:bottom w:w="60" w:type="dxa"/>
              <w:right w:w="80" w:type="dxa"/>
            </w:tcMar>
            <w:vAlign w:val="center"/>
          </w:tcPr>
          <w:p w14:paraId="452542BF" w14:textId="31DAF74F" w:rsidR="006001A2" w:rsidRDefault="00EE501D">
            <w:pPr>
              <w:spacing w:after="0" w:line="252" w:lineRule="auto"/>
              <w:rPr>
                <w:del w:id="1737" w:author="OpenAI Codex" w:date="2026-10-11T06:02:09Z"/>
              </w:rPr>
            </w:pPr>
            <w:del w:id="1734" w:author="OpenAI Codex" w:date="2026-10-11T06:02:09Z">
              <w:r>
                <w:delText>Holdout Reg N (</w:delText>
              </w:r>
            </w:del>
            <w:proofErr w:type="spellStart"/>
            <w:del w:id="1735" w:author="OpenAI Codex" w:date="2026-10-11T06:02:09Z">
              <w:r>
                <w:delText>Clf</w:delText>
              </w:r>
            </w:del>
            <w:proofErr w:type="spellEnd"/>
            <w:del w:id="1736" w:author="OpenAI Codex" w:date="2026-10-11T06:02:09Z">
              <w:r>
                <w:delText xml:space="preserve"> N)</w:delText>
              </w:r>
            </w:del>
          </w:p>
        </w:tc>
        <w:tc>
          <w:tcPr>
            <w:tcW w:w="1481" w:type="dxa"/>
            <w:shd w:val="clear" w:color="auto" w:fill="E8EEF5"/>
            <w:tcMar>
              <w:top w:w="60" w:type="dxa"/>
              <w:left w:w="80" w:type="dxa"/>
              <w:bottom w:w="60" w:type="dxa"/>
              <w:right w:w="80" w:type="dxa"/>
            </w:tcMar>
            <w:vAlign w:val="center"/>
          </w:tcPr>
          <w:p w14:paraId="417E7480" w14:textId="77777777" w:rsidR="006001A2" w:rsidRDefault="00EE501D">
            <w:pPr>
              <w:spacing w:after="0" w:line="252" w:lineRule="auto"/>
              <w:jc w:val="center"/>
              <w:rPr>
                <w:del w:id="1739" w:author="OpenAI Codex" w:date="2026-10-11T06:02:09Z"/>
              </w:rPr>
            </w:pPr>
            <w:del w:id="1738" w:author="OpenAI Codex" w:date="2026-10-11T06:02:09Z">
              <w:r>
                <w:rPr>
                  <w:b/>
                  <w:sz w:val="16"/>
                </w:rPr>
                <w:delText>Regression MAE (days)</w:delText>
              </w:r>
            </w:del>
          </w:p>
        </w:tc>
        <w:tc>
          <w:tcPr>
            <w:tcW w:w="1526" w:type="dxa"/>
            <w:shd w:val="clear" w:color="auto" w:fill="E8EEF5"/>
            <w:tcMar>
              <w:top w:w="60" w:type="dxa"/>
              <w:left w:w="80" w:type="dxa"/>
              <w:bottom w:w="60" w:type="dxa"/>
              <w:right w:w="80" w:type="dxa"/>
            </w:tcMar>
            <w:vAlign w:val="center"/>
          </w:tcPr>
          <w:p w14:paraId="2B48278C" w14:textId="77777777" w:rsidR="006001A2" w:rsidRDefault="00EE501D">
            <w:pPr>
              <w:spacing w:after="0" w:line="252" w:lineRule="auto"/>
              <w:jc w:val="center"/>
              <w:rPr>
                <w:del w:id="1741" w:author="OpenAI Codex" w:date="2026-10-11T06:02:09Z"/>
              </w:rPr>
            </w:pPr>
            <w:del w:id="1740" w:author="OpenAI Codex" w:date="2026-10-11T06:02:09Z">
              <w:r>
                <w:rPr>
                  <w:b/>
                  <w:sz w:val="16"/>
                </w:rPr>
                <w:delText>Regression RMSE (days)</w:delText>
              </w:r>
            </w:del>
          </w:p>
        </w:tc>
        <w:tc>
          <w:tcPr>
            <w:tcW w:w="1434" w:type="dxa"/>
            <w:shd w:val="clear" w:color="auto" w:fill="E8EEF5"/>
            <w:tcMar>
              <w:top w:w="60" w:type="dxa"/>
              <w:left w:w="80" w:type="dxa"/>
              <w:bottom w:w="60" w:type="dxa"/>
              <w:right w:w="80" w:type="dxa"/>
            </w:tcMar>
            <w:vAlign w:val="center"/>
          </w:tcPr>
          <w:p w14:paraId="0A21DF8F" w14:textId="77777777" w:rsidR="006001A2" w:rsidRDefault="00EE501D">
            <w:pPr>
              <w:spacing w:after="0" w:line="252" w:lineRule="auto"/>
              <w:rPr>
                <w:del w:id="1743" w:author="OpenAI Codex" w:date="2026-10-11T06:02:09Z"/>
              </w:rPr>
            </w:pPr>
            <w:del w:id="1742" w:author="OpenAI Codex" w:date="2026-10-11T06:02:09Z">
              <w:r>
                <w:rPr>
                  <w:b/>
                  <w:sz w:val="16"/>
                </w:rPr>
                <w:delText>Detractor Prevalence</w:delText>
              </w:r>
            </w:del>
          </w:p>
        </w:tc>
        <w:tc>
          <w:tcPr>
            <w:tcW w:w="1481" w:type="dxa"/>
            <w:shd w:val="clear" w:color="auto" w:fill="E8EEF5"/>
            <w:tcMar>
              <w:top w:w="60" w:type="dxa"/>
              <w:left w:w="80" w:type="dxa"/>
              <w:bottom w:w="60" w:type="dxa"/>
              <w:right w:w="80" w:type="dxa"/>
            </w:tcMar>
            <w:vAlign w:val="center"/>
          </w:tcPr>
          <w:p w14:paraId="508A1F2E" w14:textId="77777777" w:rsidR="006001A2" w:rsidRDefault="00EE501D">
            <w:pPr>
              <w:spacing w:after="0" w:line="252" w:lineRule="auto"/>
              <w:rPr>
                <w:del w:id="1746" w:author="OpenAI Codex" w:date="2026-10-11T06:02:09Z"/>
              </w:rPr>
            </w:pPr>
            <w:proofErr w:type="spellStart"/>
            <w:del w:id="1744" w:author="OpenAI Codex" w:date="2026-10-11T06:02:09Z">
              <w:r>
                <w:rPr>
                  <w:b/>
                  <w:sz w:val="16"/>
                </w:rPr>
                <w:delText>Clf</w:delText>
              </w:r>
            </w:del>
            <w:proofErr w:type="spellEnd"/>
            <w:del w:id="1745" w:author="OpenAI Codex" w:date="2026-10-11T06:02:09Z">
              <w:r>
                <w:rPr>
                  <w:b/>
                  <w:sz w:val="16"/>
                </w:rPr>
                <w:delText xml:space="preserve"> Average Precision</w:delText>
              </w:r>
            </w:del>
          </w:p>
        </w:tc>
      </w:tr>
      <w:tr w:rsidR="006001A2" w14:paraId="63FA64EA" w14:textId="77777777">
        <w:trPr>
          <w:cantSplit/>
          <w:jc w:val="center"/>
          <w:del w:id="2016" w:author="OpenAI Codex" w:date="2026-10-11T06:02:09Z"/>
        </w:trPr>
        <w:tc>
          <w:tcPr>
            <w:tcW w:w="1743" w:type="dxa"/>
            <w:shd w:val="clear" w:color="auto" w:fill="F8FAFC"/>
            <w:tcMar>
              <w:top w:w="60" w:type="dxa"/>
              <w:left w:w="80" w:type="dxa"/>
              <w:bottom w:w="60" w:type="dxa"/>
              <w:right w:w="80" w:type="dxa"/>
            </w:tcMar>
            <w:vAlign w:val="center"/>
          </w:tcPr>
          <w:p w14:paraId="3641AB1C" w14:textId="77777777" w:rsidR="006001A2" w:rsidRDefault="00EE501D">
            <w:pPr>
              <w:spacing w:after="0" w:line="252" w:lineRule="auto"/>
              <w:rPr>
                <w:del w:id="1749" w:author="OpenAI Codex" w:date="2026-10-11T06:02:09Z"/>
              </w:rPr>
            </w:pPr>
            <w:del w:id="1747" w:author="OpenAI Codex" w:date="2026-10-11T06:02:09Z">
              <w:r>
                <w:rPr>
                  <w:b/>
                  <w:sz w:val="16"/>
                </w:rPr>
                <w:delText>SP</w:delText>
              </w:r>
            </w:del>
            <w:del w:id="1748" w:author="OpenAI Codex" w:date="2026-10-11T06:02:09Z">
              <w:r>
                <w:rPr>
                  <w:sz w:val="16"/>
                </w:rPr>
                <w:delText xml:space="preserve"> (São Paulo)</w:delText>
              </w:r>
            </w:del>
          </w:p>
        </w:tc>
        <w:tc>
          <w:tcPr>
            <w:tcW w:w="1029" w:type="dxa"/>
            <w:shd w:val="clear" w:color="auto" w:fill="F8FAFC"/>
            <w:tcMar>
              <w:top w:w="60" w:type="dxa"/>
              <w:left w:w="80" w:type="dxa"/>
              <w:bottom w:w="60" w:type="dxa"/>
              <w:right w:w="80" w:type="dxa"/>
            </w:tcMar>
            <w:vAlign w:val="center"/>
          </w:tcPr>
          <w:p w14:paraId="104E2B8A" w14:textId="77777777" w:rsidR="006001A2" w:rsidRDefault="00EE501D">
            <w:pPr>
              <w:spacing w:after="0" w:line="252" w:lineRule="auto"/>
              <w:rPr>
                <w:del w:id="1751" w:author="OpenAI Codex" w:date="2026-10-11T06:02:09Z"/>
              </w:rPr>
            </w:pPr>
            <w:del w:id="1750" w:author="OpenAI Codex" w:date="2026-10-11T06:02:09Z">
              <w:r>
                <w:rPr>
                  <w:sz w:val="16"/>
                </w:rPr>
                <w:delText>Southeast</w:delText>
              </w:r>
            </w:del>
          </w:p>
        </w:tc>
        <w:tc>
          <w:tcPr>
            <w:tcW w:w="1339" w:type="dxa"/>
            <w:shd w:val="clear" w:color="auto" w:fill="F8FAFC"/>
            <w:tcMar>
              <w:top w:w="60" w:type="dxa"/>
              <w:left w:w="80" w:type="dxa"/>
              <w:bottom w:w="60" w:type="dxa"/>
              <w:right w:w="80" w:type="dxa"/>
            </w:tcMar>
            <w:vAlign w:val="center"/>
          </w:tcPr>
          <w:p w14:paraId="21E902DC" w14:textId="384E683E" w:rsidR="006001A2" w:rsidRDefault="00EE501D">
            <w:pPr>
              <w:spacing w:after="0" w:line="252" w:lineRule="auto"/>
              <w:rPr>
                <w:del w:id="1753" w:author="OpenAI Codex" w:date="2026-10-11T06:02:09Z"/>
              </w:rPr>
            </w:pPr>
            <w:del w:id="1752" w:author="OpenAI Codex" w:date="2026-10-11T06:02:09Z">
              <w:r>
                <w:delText>7,217 (7,301)</w:delText>
              </w:r>
            </w:del>
          </w:p>
        </w:tc>
        <w:tc>
          <w:tcPr>
            <w:tcW w:w="1481" w:type="dxa"/>
            <w:shd w:val="clear" w:color="auto" w:fill="F8FAFC"/>
            <w:tcMar>
              <w:top w:w="60" w:type="dxa"/>
              <w:left w:w="80" w:type="dxa"/>
              <w:bottom w:w="60" w:type="dxa"/>
              <w:right w:w="80" w:type="dxa"/>
            </w:tcMar>
            <w:vAlign w:val="center"/>
          </w:tcPr>
          <w:p w14:paraId="031F6E78" w14:textId="77777777" w:rsidR="006001A2" w:rsidRDefault="00EE501D">
            <w:pPr>
              <w:spacing w:after="0" w:line="252" w:lineRule="auto"/>
              <w:jc w:val="center"/>
              <w:rPr>
                <w:del w:id="1755" w:author="OpenAI Codex" w:date="2026-10-11T06:02:09Z"/>
              </w:rPr>
            </w:pPr>
            <w:del w:id="1754" w:author="OpenAI Codex" w:date="2026-10-11T06:02:09Z">
              <w:r>
                <w:rPr>
                  <w:b/>
                  <w:sz w:val="16"/>
                </w:rPr>
                <w:delText>2.81</w:delText>
              </w:r>
            </w:del>
          </w:p>
        </w:tc>
        <w:tc>
          <w:tcPr>
            <w:tcW w:w="1526" w:type="dxa"/>
            <w:shd w:val="clear" w:color="auto" w:fill="F8FAFC"/>
            <w:tcMar>
              <w:top w:w="60" w:type="dxa"/>
              <w:left w:w="80" w:type="dxa"/>
              <w:bottom w:w="60" w:type="dxa"/>
              <w:right w:w="80" w:type="dxa"/>
            </w:tcMar>
            <w:vAlign w:val="center"/>
          </w:tcPr>
          <w:p w14:paraId="67DD9C13" w14:textId="77777777" w:rsidR="006001A2" w:rsidRDefault="00EE501D">
            <w:pPr>
              <w:spacing w:after="0" w:line="252" w:lineRule="auto"/>
              <w:jc w:val="center"/>
              <w:rPr>
                <w:del w:id="1757" w:author="OpenAI Codex" w:date="2026-10-11T06:02:09Z"/>
              </w:rPr>
            </w:pPr>
            <w:del w:id="1756" w:author="OpenAI Codex" w:date="2026-10-11T06:02:09Z">
              <w:r>
                <w:rPr>
                  <w:rFonts w:ascii="Cambria Math" w:hAnsi="Cambria Math"/>
                  <w:sz w:val="16"/>
                </w:rPr>
                <w:delText>4.16</w:delText>
              </w:r>
            </w:del>
          </w:p>
        </w:tc>
        <w:tc>
          <w:tcPr>
            <w:tcW w:w="1434" w:type="dxa"/>
            <w:shd w:val="clear" w:color="auto" w:fill="F8FAFC"/>
            <w:tcMar>
              <w:top w:w="60" w:type="dxa"/>
              <w:left w:w="80" w:type="dxa"/>
              <w:bottom w:w="60" w:type="dxa"/>
              <w:right w:w="80" w:type="dxa"/>
            </w:tcMar>
            <w:vAlign w:val="center"/>
          </w:tcPr>
          <w:p w14:paraId="3BB984BC" w14:textId="3301E47F" w:rsidR="006001A2" w:rsidRDefault="00EE501D">
            <w:pPr>
              <w:spacing w:after="0" w:line="252" w:lineRule="auto"/>
              <w:jc w:val="center"/>
              <w:rPr>
                <w:del w:id="1759" w:author="OpenAI Codex" w:date="2026-10-11T06:02:09Z"/>
              </w:rPr>
            </w:pPr>
            <w:del w:id="1758" w:author="OpenAI Codex" w:date="2026-10-11T06:02:09Z">
              <w:r>
                <w:delText>10.8%</w:delText>
              </w:r>
            </w:del>
          </w:p>
        </w:tc>
        <w:tc>
          <w:tcPr>
            <w:tcW w:w="1481" w:type="dxa"/>
            <w:shd w:val="clear" w:color="auto" w:fill="F8FAFC"/>
            <w:tcMar>
              <w:top w:w="60" w:type="dxa"/>
              <w:left w:w="80" w:type="dxa"/>
              <w:bottom w:w="60" w:type="dxa"/>
              <w:right w:w="80" w:type="dxa"/>
            </w:tcMar>
            <w:vAlign w:val="center"/>
          </w:tcPr>
          <w:p w14:paraId="5725E621" w14:textId="6AA7AB09" w:rsidR="006001A2" w:rsidRDefault="00EE501D">
            <w:pPr>
              <w:spacing w:after="0" w:line="252" w:lineRule="auto"/>
              <w:jc w:val="center"/>
              <w:rPr>
                <w:del w:id="1761" w:author="OpenAI Codex" w:date="2026-10-11T06:02:09Z"/>
              </w:rPr>
            </w:pPr>
            <w:del w:id="1760" w:author="OpenAI Codex" w:date="2026-10-11T06:02:09Z">
              <w:r>
                <w:rPr>
                  <w:rFonts w:ascii="Cambria Math" w:hAnsi="Cambria Math"/>
                  <w:sz w:val="16"/>
                </w:rPr>
                <w:delText>0.170</w:delText>
              </w:r>
            </w:del>
          </w:p>
        </w:tc>
      </w:tr>
      <w:tr w:rsidR="006001A2" w14:paraId="06B113D6" w14:textId="77777777">
        <w:trPr>
          <w:cantSplit/>
          <w:jc w:val="center"/>
          <w:del w:id="2017" w:author="OpenAI Codex" w:date="2026-10-11T06:02:09Z"/>
        </w:trPr>
        <w:tc>
          <w:tcPr>
            <w:tcW w:w="1743" w:type="dxa"/>
            <w:tcMar>
              <w:top w:w="60" w:type="dxa"/>
              <w:left w:w="80" w:type="dxa"/>
              <w:bottom w:w="60" w:type="dxa"/>
              <w:right w:w="80" w:type="dxa"/>
            </w:tcMar>
            <w:vAlign w:val="center"/>
          </w:tcPr>
          <w:p w14:paraId="17FE588D" w14:textId="77777777" w:rsidR="006001A2" w:rsidRDefault="00EE501D">
            <w:pPr>
              <w:spacing w:after="0" w:line="252" w:lineRule="auto"/>
              <w:rPr>
                <w:del w:id="1764" w:author="OpenAI Codex" w:date="2026-10-11T06:02:09Z"/>
              </w:rPr>
            </w:pPr>
            <w:del w:id="1762" w:author="OpenAI Codex" w:date="2026-10-11T06:02:09Z">
              <w:r>
                <w:rPr>
                  <w:b/>
                  <w:sz w:val="16"/>
                </w:rPr>
                <w:delText>RJ</w:delText>
              </w:r>
            </w:del>
            <w:del w:id="1763" w:author="OpenAI Codex" w:date="2026-10-11T06:02:09Z">
              <w:r>
                <w:rPr>
                  <w:sz w:val="16"/>
                </w:rPr>
                <w:delText xml:space="preserve"> (Rio de Janeiro)</w:delText>
              </w:r>
            </w:del>
          </w:p>
        </w:tc>
        <w:tc>
          <w:tcPr>
            <w:tcW w:w="1029" w:type="dxa"/>
            <w:tcMar>
              <w:top w:w="60" w:type="dxa"/>
              <w:left w:w="80" w:type="dxa"/>
              <w:bottom w:w="60" w:type="dxa"/>
              <w:right w:w="80" w:type="dxa"/>
            </w:tcMar>
            <w:vAlign w:val="center"/>
          </w:tcPr>
          <w:p w14:paraId="1397D026" w14:textId="77777777" w:rsidR="006001A2" w:rsidRDefault="00EE501D">
            <w:pPr>
              <w:spacing w:after="0" w:line="252" w:lineRule="auto"/>
              <w:rPr>
                <w:del w:id="1766" w:author="OpenAI Codex" w:date="2026-10-11T06:02:09Z"/>
              </w:rPr>
            </w:pPr>
            <w:del w:id="1765" w:author="OpenAI Codex" w:date="2026-10-11T06:02:09Z">
              <w:r>
                <w:rPr>
                  <w:sz w:val="16"/>
                </w:rPr>
                <w:delText>Southeast</w:delText>
              </w:r>
            </w:del>
          </w:p>
        </w:tc>
        <w:tc>
          <w:tcPr>
            <w:tcW w:w="1339" w:type="dxa"/>
            <w:tcMar>
              <w:top w:w="60" w:type="dxa"/>
              <w:left w:w="80" w:type="dxa"/>
              <w:bottom w:w="60" w:type="dxa"/>
              <w:right w:w="80" w:type="dxa"/>
            </w:tcMar>
            <w:vAlign w:val="center"/>
          </w:tcPr>
          <w:p w14:paraId="4218FAC0" w14:textId="3D595C60" w:rsidR="006001A2" w:rsidRDefault="00EE501D">
            <w:pPr>
              <w:spacing w:after="0" w:line="252" w:lineRule="auto"/>
              <w:rPr>
                <w:del w:id="1768" w:author="OpenAI Codex" w:date="2026-10-11T06:02:09Z"/>
              </w:rPr>
            </w:pPr>
            <w:del w:id="1767" w:author="OpenAI Codex" w:date="2026-10-11T06:02:09Z">
              <w:r>
                <w:delText>1,790 (1,815)</w:delText>
              </w:r>
            </w:del>
          </w:p>
        </w:tc>
        <w:tc>
          <w:tcPr>
            <w:tcW w:w="1481" w:type="dxa"/>
            <w:tcMar>
              <w:top w:w="60" w:type="dxa"/>
              <w:left w:w="80" w:type="dxa"/>
              <w:bottom w:w="60" w:type="dxa"/>
              <w:right w:w="80" w:type="dxa"/>
            </w:tcMar>
            <w:vAlign w:val="center"/>
          </w:tcPr>
          <w:p w14:paraId="53587363" w14:textId="77777777" w:rsidR="006001A2" w:rsidRDefault="00EE501D">
            <w:pPr>
              <w:spacing w:after="0" w:line="252" w:lineRule="auto"/>
              <w:jc w:val="center"/>
              <w:rPr>
                <w:del w:id="1770" w:author="OpenAI Codex" w:date="2026-10-11T06:02:09Z"/>
              </w:rPr>
            </w:pPr>
            <w:del w:id="1769" w:author="OpenAI Codex" w:date="2026-10-11T06:02:09Z">
              <w:r>
                <w:rPr>
                  <w:b/>
                  <w:sz w:val="16"/>
                </w:rPr>
                <w:delText>4.61</w:delText>
              </w:r>
            </w:del>
          </w:p>
        </w:tc>
        <w:tc>
          <w:tcPr>
            <w:tcW w:w="1526" w:type="dxa"/>
            <w:tcMar>
              <w:top w:w="60" w:type="dxa"/>
              <w:left w:w="80" w:type="dxa"/>
              <w:bottom w:w="60" w:type="dxa"/>
              <w:right w:w="80" w:type="dxa"/>
            </w:tcMar>
            <w:vAlign w:val="center"/>
          </w:tcPr>
          <w:p w14:paraId="034F7C6D" w14:textId="77777777" w:rsidR="006001A2" w:rsidRDefault="00EE501D">
            <w:pPr>
              <w:spacing w:after="0" w:line="252" w:lineRule="auto"/>
              <w:jc w:val="center"/>
              <w:rPr>
                <w:del w:id="1772" w:author="OpenAI Codex" w:date="2026-10-11T06:02:09Z"/>
              </w:rPr>
            </w:pPr>
            <w:del w:id="1771" w:author="OpenAI Codex" w:date="2026-10-11T06:02:09Z">
              <w:r>
                <w:rPr>
                  <w:rFonts w:ascii="Cambria Math" w:hAnsi="Cambria Math"/>
                  <w:sz w:val="16"/>
                </w:rPr>
                <w:delText>6.08</w:delText>
              </w:r>
            </w:del>
          </w:p>
        </w:tc>
        <w:tc>
          <w:tcPr>
            <w:tcW w:w="1434" w:type="dxa"/>
            <w:tcMar>
              <w:top w:w="60" w:type="dxa"/>
              <w:left w:w="80" w:type="dxa"/>
              <w:bottom w:w="60" w:type="dxa"/>
              <w:right w:w="80" w:type="dxa"/>
            </w:tcMar>
            <w:vAlign w:val="center"/>
          </w:tcPr>
          <w:p w14:paraId="1B6524D0" w14:textId="28399C21" w:rsidR="006001A2" w:rsidRDefault="00EE501D">
            <w:pPr>
              <w:spacing w:after="0" w:line="252" w:lineRule="auto"/>
              <w:jc w:val="center"/>
              <w:rPr>
                <w:del w:id="1774" w:author="OpenAI Codex" w:date="2026-10-11T06:02:09Z"/>
              </w:rPr>
            </w:pPr>
            <w:del w:id="1773" w:author="OpenAI Codex" w:date="2026-10-11T06:02:09Z">
              <w:r>
                <w:delText>12.9%</w:delText>
              </w:r>
            </w:del>
          </w:p>
        </w:tc>
        <w:tc>
          <w:tcPr>
            <w:tcW w:w="1481" w:type="dxa"/>
            <w:tcMar>
              <w:top w:w="60" w:type="dxa"/>
              <w:left w:w="80" w:type="dxa"/>
              <w:bottom w:w="60" w:type="dxa"/>
              <w:right w:w="80" w:type="dxa"/>
            </w:tcMar>
            <w:vAlign w:val="center"/>
          </w:tcPr>
          <w:p w14:paraId="1241F06C" w14:textId="45275BE1" w:rsidR="006001A2" w:rsidRDefault="00EE501D">
            <w:pPr>
              <w:spacing w:after="0" w:line="252" w:lineRule="auto"/>
              <w:jc w:val="center"/>
              <w:rPr>
                <w:del w:id="1776" w:author="OpenAI Codex" w:date="2026-10-11T06:02:09Z"/>
              </w:rPr>
            </w:pPr>
            <w:del w:id="1775" w:author="OpenAI Codex" w:date="2026-10-11T06:02:09Z">
              <w:r>
                <w:rPr>
                  <w:rFonts w:ascii="Cambria Math" w:hAnsi="Cambria Math"/>
                  <w:sz w:val="16"/>
                </w:rPr>
                <w:delText>0.226</w:delText>
              </w:r>
            </w:del>
          </w:p>
        </w:tc>
      </w:tr>
      <w:tr w:rsidR="006001A2" w14:paraId="722EF9BE" w14:textId="77777777">
        <w:trPr>
          <w:cantSplit/>
          <w:jc w:val="center"/>
          <w:del w:id="2018" w:author="OpenAI Codex" w:date="2026-10-11T06:02:09Z"/>
        </w:trPr>
        <w:tc>
          <w:tcPr>
            <w:tcW w:w="1743" w:type="dxa"/>
            <w:shd w:val="clear" w:color="auto" w:fill="F8FAFC"/>
            <w:tcMar>
              <w:top w:w="60" w:type="dxa"/>
              <w:left w:w="80" w:type="dxa"/>
              <w:bottom w:w="60" w:type="dxa"/>
              <w:right w:w="80" w:type="dxa"/>
            </w:tcMar>
            <w:vAlign w:val="center"/>
          </w:tcPr>
          <w:p w14:paraId="5252BFD9" w14:textId="77777777" w:rsidR="006001A2" w:rsidRDefault="00EE501D">
            <w:pPr>
              <w:spacing w:after="0" w:line="252" w:lineRule="auto"/>
              <w:rPr>
                <w:del w:id="1779" w:author="OpenAI Codex" w:date="2026-10-11T06:02:09Z"/>
              </w:rPr>
            </w:pPr>
            <w:del w:id="1777" w:author="OpenAI Codex" w:date="2026-10-11T06:02:09Z">
              <w:r>
                <w:rPr>
                  <w:b/>
                  <w:sz w:val="16"/>
                </w:rPr>
                <w:delText>MG</w:delText>
              </w:r>
            </w:del>
            <w:del w:id="1778" w:author="OpenAI Codex" w:date="2026-10-11T06:02:09Z">
              <w:r>
                <w:rPr>
                  <w:sz w:val="16"/>
                </w:rPr>
                <w:delText xml:space="preserve"> (Minas Gerais)</w:delText>
              </w:r>
            </w:del>
          </w:p>
        </w:tc>
        <w:tc>
          <w:tcPr>
            <w:tcW w:w="1029" w:type="dxa"/>
            <w:shd w:val="clear" w:color="auto" w:fill="F8FAFC"/>
            <w:tcMar>
              <w:top w:w="60" w:type="dxa"/>
              <w:left w:w="80" w:type="dxa"/>
              <w:bottom w:w="60" w:type="dxa"/>
              <w:right w:w="80" w:type="dxa"/>
            </w:tcMar>
            <w:vAlign w:val="center"/>
          </w:tcPr>
          <w:p w14:paraId="4B96D022" w14:textId="77777777" w:rsidR="006001A2" w:rsidRDefault="00EE501D">
            <w:pPr>
              <w:spacing w:after="0" w:line="252" w:lineRule="auto"/>
              <w:rPr>
                <w:del w:id="1781" w:author="OpenAI Codex" w:date="2026-10-11T06:02:09Z"/>
              </w:rPr>
            </w:pPr>
            <w:del w:id="1780" w:author="OpenAI Codex" w:date="2026-10-11T06:02:09Z">
              <w:r>
                <w:rPr>
                  <w:sz w:val="16"/>
                </w:rPr>
                <w:delText>Southeast</w:delText>
              </w:r>
            </w:del>
          </w:p>
        </w:tc>
        <w:tc>
          <w:tcPr>
            <w:tcW w:w="1339" w:type="dxa"/>
            <w:shd w:val="clear" w:color="auto" w:fill="F8FAFC"/>
            <w:tcMar>
              <w:top w:w="60" w:type="dxa"/>
              <w:left w:w="80" w:type="dxa"/>
              <w:bottom w:w="60" w:type="dxa"/>
              <w:right w:w="80" w:type="dxa"/>
            </w:tcMar>
            <w:vAlign w:val="center"/>
          </w:tcPr>
          <w:p w14:paraId="73BB7C32" w14:textId="11FCA1EE" w:rsidR="006001A2" w:rsidRDefault="00EE501D">
            <w:pPr>
              <w:spacing w:after="0" w:line="252" w:lineRule="auto"/>
              <w:rPr>
                <w:del w:id="1783" w:author="OpenAI Codex" w:date="2026-10-11T06:02:09Z"/>
              </w:rPr>
            </w:pPr>
            <w:del w:id="1782" w:author="OpenAI Codex" w:date="2026-10-11T06:02:09Z">
              <w:r>
                <w:delText>1,704 (1,710)</w:delText>
              </w:r>
            </w:del>
          </w:p>
        </w:tc>
        <w:tc>
          <w:tcPr>
            <w:tcW w:w="1481" w:type="dxa"/>
            <w:shd w:val="clear" w:color="auto" w:fill="F8FAFC"/>
            <w:tcMar>
              <w:top w:w="60" w:type="dxa"/>
              <w:left w:w="80" w:type="dxa"/>
              <w:bottom w:w="60" w:type="dxa"/>
              <w:right w:w="80" w:type="dxa"/>
            </w:tcMar>
            <w:vAlign w:val="center"/>
          </w:tcPr>
          <w:p w14:paraId="7A986DD1" w14:textId="77777777" w:rsidR="006001A2" w:rsidRDefault="00EE501D">
            <w:pPr>
              <w:spacing w:after="0" w:line="252" w:lineRule="auto"/>
              <w:jc w:val="center"/>
              <w:rPr>
                <w:del w:id="1785" w:author="OpenAI Codex" w:date="2026-10-11T06:02:09Z"/>
              </w:rPr>
            </w:pPr>
            <w:del w:id="1784" w:author="OpenAI Codex" w:date="2026-10-11T06:02:09Z">
              <w:r>
                <w:rPr>
                  <w:b/>
                  <w:sz w:val="16"/>
                </w:rPr>
                <w:delText>3.71</w:delText>
              </w:r>
            </w:del>
          </w:p>
        </w:tc>
        <w:tc>
          <w:tcPr>
            <w:tcW w:w="1526" w:type="dxa"/>
            <w:shd w:val="clear" w:color="auto" w:fill="F8FAFC"/>
            <w:tcMar>
              <w:top w:w="60" w:type="dxa"/>
              <w:left w:w="80" w:type="dxa"/>
              <w:bottom w:w="60" w:type="dxa"/>
              <w:right w:w="80" w:type="dxa"/>
            </w:tcMar>
            <w:vAlign w:val="center"/>
          </w:tcPr>
          <w:p w14:paraId="44B9DB18" w14:textId="77777777" w:rsidR="006001A2" w:rsidRDefault="00EE501D">
            <w:pPr>
              <w:spacing w:after="0" w:line="252" w:lineRule="auto"/>
              <w:jc w:val="center"/>
              <w:rPr>
                <w:del w:id="1787" w:author="OpenAI Codex" w:date="2026-10-11T06:02:09Z"/>
              </w:rPr>
            </w:pPr>
            <w:del w:id="1786" w:author="OpenAI Codex" w:date="2026-10-11T06:02:09Z">
              <w:r>
                <w:rPr>
                  <w:rFonts w:ascii="Cambria Math" w:hAnsi="Cambria Math"/>
                  <w:sz w:val="16"/>
                </w:rPr>
                <w:delText>4.95</w:delText>
              </w:r>
            </w:del>
          </w:p>
        </w:tc>
        <w:tc>
          <w:tcPr>
            <w:tcW w:w="1434" w:type="dxa"/>
            <w:shd w:val="clear" w:color="auto" w:fill="F8FAFC"/>
            <w:tcMar>
              <w:top w:w="60" w:type="dxa"/>
              <w:left w:w="80" w:type="dxa"/>
              <w:bottom w:w="60" w:type="dxa"/>
              <w:right w:w="80" w:type="dxa"/>
            </w:tcMar>
            <w:vAlign w:val="center"/>
          </w:tcPr>
          <w:p w14:paraId="2916FE6A" w14:textId="23DCDD1D" w:rsidR="006001A2" w:rsidRDefault="00EE501D">
            <w:pPr>
              <w:spacing w:after="0" w:line="252" w:lineRule="auto"/>
              <w:jc w:val="center"/>
              <w:rPr>
                <w:del w:id="1789" w:author="OpenAI Codex" w:date="2026-10-11T06:02:09Z"/>
              </w:rPr>
            </w:pPr>
            <w:del w:id="1788" w:author="OpenAI Codex" w:date="2026-10-11T06:02:09Z">
              <w:r>
                <w:delText>9.7%</w:delText>
              </w:r>
            </w:del>
          </w:p>
        </w:tc>
        <w:tc>
          <w:tcPr>
            <w:tcW w:w="1481" w:type="dxa"/>
            <w:shd w:val="clear" w:color="auto" w:fill="F8FAFC"/>
            <w:tcMar>
              <w:top w:w="60" w:type="dxa"/>
              <w:left w:w="80" w:type="dxa"/>
              <w:bottom w:w="60" w:type="dxa"/>
              <w:right w:w="80" w:type="dxa"/>
            </w:tcMar>
            <w:vAlign w:val="center"/>
          </w:tcPr>
          <w:p w14:paraId="722AE20D" w14:textId="6B1B571B" w:rsidR="006001A2" w:rsidRDefault="00EE501D">
            <w:pPr>
              <w:spacing w:after="0" w:line="252" w:lineRule="auto"/>
              <w:jc w:val="center"/>
              <w:rPr>
                <w:del w:id="1791" w:author="OpenAI Codex" w:date="2026-10-11T06:02:09Z"/>
              </w:rPr>
            </w:pPr>
            <w:del w:id="1790" w:author="OpenAI Codex" w:date="2026-10-11T06:02:09Z">
              <w:r>
                <w:rPr>
                  <w:rFonts w:ascii="Cambria Math" w:hAnsi="Cambria Math"/>
                  <w:sz w:val="16"/>
                </w:rPr>
                <w:delText>0.190</w:delText>
              </w:r>
            </w:del>
          </w:p>
        </w:tc>
      </w:tr>
      <w:tr w:rsidR="006001A2" w14:paraId="0B2D7E50" w14:textId="77777777">
        <w:trPr>
          <w:cantSplit/>
          <w:jc w:val="center"/>
          <w:del w:id="2019" w:author="OpenAI Codex" w:date="2026-10-11T06:02:09Z"/>
        </w:trPr>
        <w:tc>
          <w:tcPr>
            <w:tcW w:w="1743" w:type="dxa"/>
            <w:tcMar>
              <w:top w:w="60" w:type="dxa"/>
              <w:left w:w="80" w:type="dxa"/>
              <w:bottom w:w="60" w:type="dxa"/>
              <w:right w:w="80" w:type="dxa"/>
            </w:tcMar>
            <w:vAlign w:val="center"/>
          </w:tcPr>
          <w:p w14:paraId="0F2FD2F5" w14:textId="77777777" w:rsidR="006001A2" w:rsidRDefault="00EE501D">
            <w:pPr>
              <w:spacing w:after="0" w:line="252" w:lineRule="auto"/>
              <w:rPr>
                <w:del w:id="1794" w:author="OpenAI Codex" w:date="2026-10-11T06:02:09Z"/>
              </w:rPr>
            </w:pPr>
            <w:del w:id="1792" w:author="OpenAI Codex" w:date="2026-10-11T06:02:09Z">
              <w:r>
                <w:rPr>
                  <w:b/>
                  <w:sz w:val="16"/>
                </w:rPr>
                <w:delText>PR</w:delText>
              </w:r>
            </w:del>
            <w:del w:id="1793" w:author="OpenAI Codex" w:date="2026-10-11T06:02:09Z">
              <w:r>
                <w:rPr>
                  <w:sz w:val="16"/>
                </w:rPr>
                <w:delText xml:space="preserve"> (Paraná)</w:delText>
              </w:r>
            </w:del>
          </w:p>
        </w:tc>
        <w:tc>
          <w:tcPr>
            <w:tcW w:w="1029" w:type="dxa"/>
            <w:tcMar>
              <w:top w:w="60" w:type="dxa"/>
              <w:left w:w="80" w:type="dxa"/>
              <w:bottom w:w="60" w:type="dxa"/>
              <w:right w:w="80" w:type="dxa"/>
            </w:tcMar>
            <w:vAlign w:val="center"/>
          </w:tcPr>
          <w:p w14:paraId="38BCA7E4" w14:textId="77777777" w:rsidR="006001A2" w:rsidRDefault="00EE501D">
            <w:pPr>
              <w:spacing w:after="0" w:line="252" w:lineRule="auto"/>
              <w:rPr>
                <w:del w:id="1796" w:author="OpenAI Codex" w:date="2026-10-11T06:02:09Z"/>
              </w:rPr>
            </w:pPr>
            <w:del w:id="1795" w:author="OpenAI Codex" w:date="2026-10-11T06:02:09Z">
              <w:r>
                <w:rPr>
                  <w:sz w:val="16"/>
                </w:rPr>
                <w:delText>South</w:delText>
              </w:r>
            </w:del>
          </w:p>
        </w:tc>
        <w:tc>
          <w:tcPr>
            <w:tcW w:w="1339" w:type="dxa"/>
            <w:tcMar>
              <w:top w:w="60" w:type="dxa"/>
              <w:left w:w="80" w:type="dxa"/>
              <w:bottom w:w="60" w:type="dxa"/>
              <w:right w:w="80" w:type="dxa"/>
            </w:tcMar>
            <w:vAlign w:val="center"/>
          </w:tcPr>
          <w:p w14:paraId="3881BA15" w14:textId="12E9A225" w:rsidR="006001A2" w:rsidRDefault="00EE501D">
            <w:pPr>
              <w:spacing w:after="0" w:line="252" w:lineRule="auto"/>
              <w:rPr>
                <w:del w:id="1798" w:author="OpenAI Codex" w:date="2026-10-11T06:02:09Z"/>
              </w:rPr>
            </w:pPr>
            <w:del w:id="1797" w:author="OpenAI Codex" w:date="2026-10-11T06:02:09Z">
              <w:r>
                <w:delText>782 (788)</w:delText>
              </w:r>
            </w:del>
          </w:p>
        </w:tc>
        <w:tc>
          <w:tcPr>
            <w:tcW w:w="1481" w:type="dxa"/>
            <w:tcMar>
              <w:top w:w="60" w:type="dxa"/>
              <w:left w:w="80" w:type="dxa"/>
              <w:bottom w:w="60" w:type="dxa"/>
              <w:right w:w="80" w:type="dxa"/>
            </w:tcMar>
            <w:vAlign w:val="center"/>
          </w:tcPr>
          <w:p w14:paraId="63CC92D1" w14:textId="77777777" w:rsidR="006001A2" w:rsidRDefault="00EE501D">
            <w:pPr>
              <w:spacing w:after="0" w:line="252" w:lineRule="auto"/>
              <w:jc w:val="center"/>
              <w:rPr>
                <w:del w:id="1800" w:author="OpenAI Codex" w:date="2026-10-11T06:02:09Z"/>
              </w:rPr>
            </w:pPr>
            <w:del w:id="1799" w:author="OpenAI Codex" w:date="2026-10-11T06:02:09Z">
              <w:r>
                <w:rPr>
                  <w:b/>
                  <w:sz w:val="16"/>
                </w:rPr>
                <w:delText>3.65</w:delText>
              </w:r>
            </w:del>
          </w:p>
        </w:tc>
        <w:tc>
          <w:tcPr>
            <w:tcW w:w="1526" w:type="dxa"/>
            <w:tcMar>
              <w:top w:w="60" w:type="dxa"/>
              <w:left w:w="80" w:type="dxa"/>
              <w:bottom w:w="60" w:type="dxa"/>
              <w:right w:w="80" w:type="dxa"/>
            </w:tcMar>
            <w:vAlign w:val="center"/>
          </w:tcPr>
          <w:p w14:paraId="3A2937F0" w14:textId="77777777" w:rsidR="006001A2" w:rsidRDefault="00EE501D">
            <w:pPr>
              <w:spacing w:after="0" w:line="252" w:lineRule="auto"/>
              <w:jc w:val="center"/>
              <w:rPr>
                <w:del w:id="1802" w:author="OpenAI Codex" w:date="2026-10-11T06:02:09Z"/>
              </w:rPr>
            </w:pPr>
            <w:del w:id="1801" w:author="OpenAI Codex" w:date="2026-10-11T06:02:09Z">
              <w:r>
                <w:rPr>
                  <w:rFonts w:ascii="Cambria Math" w:hAnsi="Cambria Math"/>
                  <w:sz w:val="16"/>
                </w:rPr>
                <w:delText>4.52</w:delText>
              </w:r>
            </w:del>
          </w:p>
        </w:tc>
        <w:tc>
          <w:tcPr>
            <w:tcW w:w="1434" w:type="dxa"/>
            <w:tcMar>
              <w:top w:w="60" w:type="dxa"/>
              <w:left w:w="80" w:type="dxa"/>
              <w:bottom w:w="60" w:type="dxa"/>
              <w:right w:w="80" w:type="dxa"/>
            </w:tcMar>
            <w:vAlign w:val="center"/>
          </w:tcPr>
          <w:p w14:paraId="5A53CE20" w14:textId="27FE182B" w:rsidR="006001A2" w:rsidRDefault="00EE501D">
            <w:pPr>
              <w:spacing w:after="0" w:line="252" w:lineRule="auto"/>
              <w:jc w:val="center"/>
              <w:rPr>
                <w:del w:id="1804" w:author="OpenAI Codex" w:date="2026-10-11T06:02:09Z"/>
              </w:rPr>
            </w:pPr>
            <w:del w:id="1803" w:author="OpenAI Codex" w:date="2026-10-11T06:02:09Z">
              <w:r>
                <w:delText>9.8%</w:delText>
              </w:r>
            </w:del>
          </w:p>
        </w:tc>
        <w:tc>
          <w:tcPr>
            <w:tcW w:w="1481" w:type="dxa"/>
            <w:tcMar>
              <w:top w:w="60" w:type="dxa"/>
              <w:left w:w="80" w:type="dxa"/>
              <w:bottom w:w="60" w:type="dxa"/>
              <w:right w:w="80" w:type="dxa"/>
            </w:tcMar>
            <w:vAlign w:val="center"/>
          </w:tcPr>
          <w:p w14:paraId="5C177698" w14:textId="59F20256" w:rsidR="006001A2" w:rsidRDefault="00EE501D">
            <w:pPr>
              <w:spacing w:after="0" w:line="252" w:lineRule="auto"/>
              <w:jc w:val="center"/>
              <w:rPr>
                <w:del w:id="1806" w:author="OpenAI Codex" w:date="2026-10-11T06:02:09Z"/>
              </w:rPr>
            </w:pPr>
            <w:del w:id="1805" w:author="OpenAI Codex" w:date="2026-10-11T06:02:09Z">
              <w:r>
                <w:rPr>
                  <w:rFonts w:ascii="Cambria Math" w:hAnsi="Cambria Math"/>
                  <w:sz w:val="16"/>
                </w:rPr>
                <w:delText>0.171</w:delText>
              </w:r>
            </w:del>
          </w:p>
        </w:tc>
      </w:tr>
      <w:tr w:rsidR="006001A2" w14:paraId="31797528" w14:textId="77777777">
        <w:trPr>
          <w:cantSplit/>
          <w:jc w:val="center"/>
          <w:del w:id="2020" w:author="OpenAI Codex" w:date="2026-10-11T06:02:09Z"/>
        </w:trPr>
        <w:tc>
          <w:tcPr>
            <w:tcW w:w="1743" w:type="dxa"/>
            <w:shd w:val="clear" w:color="auto" w:fill="F8FAFC"/>
            <w:tcMar>
              <w:top w:w="60" w:type="dxa"/>
              <w:left w:w="80" w:type="dxa"/>
              <w:bottom w:w="60" w:type="dxa"/>
              <w:right w:w="80" w:type="dxa"/>
            </w:tcMar>
            <w:vAlign w:val="center"/>
          </w:tcPr>
          <w:p w14:paraId="6B537569" w14:textId="77777777" w:rsidR="006001A2" w:rsidRDefault="00EE501D">
            <w:pPr>
              <w:spacing w:after="0" w:line="252" w:lineRule="auto"/>
              <w:rPr>
                <w:del w:id="1809" w:author="OpenAI Codex" w:date="2026-10-11T06:02:09Z"/>
              </w:rPr>
            </w:pPr>
            <w:del w:id="1807" w:author="OpenAI Codex" w:date="2026-10-11T06:02:09Z">
              <w:r>
                <w:rPr>
                  <w:b/>
                  <w:sz w:val="16"/>
                </w:rPr>
                <w:delText>RS</w:delText>
              </w:r>
            </w:del>
            <w:del w:id="1808" w:author="OpenAI Codex" w:date="2026-10-11T06:02:09Z">
              <w:r>
                <w:rPr>
                  <w:sz w:val="16"/>
                </w:rPr>
                <w:delText xml:space="preserve"> (Rio Grande do Sul)</w:delText>
              </w:r>
            </w:del>
          </w:p>
        </w:tc>
        <w:tc>
          <w:tcPr>
            <w:tcW w:w="1029" w:type="dxa"/>
            <w:shd w:val="clear" w:color="auto" w:fill="F8FAFC"/>
            <w:tcMar>
              <w:top w:w="60" w:type="dxa"/>
              <w:left w:w="80" w:type="dxa"/>
              <w:bottom w:w="60" w:type="dxa"/>
              <w:right w:w="80" w:type="dxa"/>
            </w:tcMar>
            <w:vAlign w:val="center"/>
          </w:tcPr>
          <w:p w14:paraId="7BCC3FBE" w14:textId="77777777" w:rsidR="006001A2" w:rsidRDefault="00EE501D">
            <w:pPr>
              <w:spacing w:after="0" w:line="252" w:lineRule="auto"/>
              <w:rPr>
                <w:del w:id="1811" w:author="OpenAI Codex" w:date="2026-10-11T06:02:09Z"/>
              </w:rPr>
            </w:pPr>
            <w:del w:id="1810" w:author="OpenAI Codex" w:date="2026-10-11T06:02:09Z">
              <w:r>
                <w:rPr>
                  <w:sz w:val="16"/>
                </w:rPr>
                <w:delText>South</w:delText>
              </w:r>
            </w:del>
          </w:p>
        </w:tc>
        <w:tc>
          <w:tcPr>
            <w:tcW w:w="1339" w:type="dxa"/>
            <w:shd w:val="clear" w:color="auto" w:fill="F8FAFC"/>
            <w:tcMar>
              <w:top w:w="60" w:type="dxa"/>
              <w:left w:w="80" w:type="dxa"/>
              <w:bottom w:w="60" w:type="dxa"/>
              <w:right w:w="80" w:type="dxa"/>
            </w:tcMar>
            <w:vAlign w:val="center"/>
          </w:tcPr>
          <w:p w14:paraId="65B64CF0" w14:textId="3450797B" w:rsidR="006001A2" w:rsidRDefault="00EE501D">
            <w:pPr>
              <w:spacing w:after="0" w:line="252" w:lineRule="auto"/>
              <w:rPr>
                <w:del w:id="1813" w:author="OpenAI Codex" w:date="2026-10-11T06:02:09Z"/>
              </w:rPr>
            </w:pPr>
            <w:del w:id="1812" w:author="OpenAI Codex" w:date="2026-10-11T06:02:09Z">
              <w:r>
                <w:delText>768 (771)</w:delText>
              </w:r>
            </w:del>
          </w:p>
        </w:tc>
        <w:tc>
          <w:tcPr>
            <w:tcW w:w="1481" w:type="dxa"/>
            <w:shd w:val="clear" w:color="auto" w:fill="F8FAFC"/>
            <w:tcMar>
              <w:top w:w="60" w:type="dxa"/>
              <w:left w:w="80" w:type="dxa"/>
              <w:bottom w:w="60" w:type="dxa"/>
              <w:right w:w="80" w:type="dxa"/>
            </w:tcMar>
            <w:vAlign w:val="center"/>
          </w:tcPr>
          <w:p w14:paraId="1DB28934" w14:textId="77777777" w:rsidR="006001A2" w:rsidRDefault="00EE501D">
            <w:pPr>
              <w:spacing w:after="0" w:line="252" w:lineRule="auto"/>
              <w:jc w:val="center"/>
              <w:rPr>
                <w:del w:id="1815" w:author="OpenAI Codex" w:date="2026-10-11T06:02:09Z"/>
              </w:rPr>
            </w:pPr>
            <w:del w:id="1814" w:author="OpenAI Codex" w:date="2026-10-11T06:02:09Z">
              <w:r>
                <w:rPr>
                  <w:b/>
                  <w:sz w:val="16"/>
                </w:rPr>
                <w:delText>4.16</w:delText>
              </w:r>
            </w:del>
          </w:p>
        </w:tc>
        <w:tc>
          <w:tcPr>
            <w:tcW w:w="1526" w:type="dxa"/>
            <w:shd w:val="clear" w:color="auto" w:fill="F8FAFC"/>
            <w:tcMar>
              <w:top w:w="60" w:type="dxa"/>
              <w:left w:w="80" w:type="dxa"/>
              <w:bottom w:w="60" w:type="dxa"/>
              <w:right w:w="80" w:type="dxa"/>
            </w:tcMar>
            <w:vAlign w:val="center"/>
          </w:tcPr>
          <w:p w14:paraId="65464696" w14:textId="77777777" w:rsidR="006001A2" w:rsidRDefault="00EE501D">
            <w:pPr>
              <w:spacing w:after="0" w:line="252" w:lineRule="auto"/>
              <w:jc w:val="center"/>
              <w:rPr>
                <w:del w:id="1817" w:author="OpenAI Codex" w:date="2026-10-11T06:02:09Z"/>
              </w:rPr>
            </w:pPr>
            <w:del w:id="1816" w:author="OpenAI Codex" w:date="2026-10-11T06:02:09Z">
              <w:r>
                <w:rPr>
                  <w:rFonts w:ascii="Cambria Math" w:hAnsi="Cambria Math"/>
                  <w:sz w:val="16"/>
                </w:rPr>
                <w:delText>5.62</w:delText>
              </w:r>
            </w:del>
          </w:p>
        </w:tc>
        <w:tc>
          <w:tcPr>
            <w:tcW w:w="1434" w:type="dxa"/>
            <w:shd w:val="clear" w:color="auto" w:fill="F8FAFC"/>
            <w:tcMar>
              <w:top w:w="60" w:type="dxa"/>
              <w:left w:w="80" w:type="dxa"/>
              <w:bottom w:w="60" w:type="dxa"/>
              <w:right w:w="80" w:type="dxa"/>
            </w:tcMar>
            <w:vAlign w:val="center"/>
          </w:tcPr>
          <w:p w14:paraId="540ED942" w14:textId="0E512E2A" w:rsidR="006001A2" w:rsidRDefault="00EE501D">
            <w:pPr>
              <w:spacing w:after="0" w:line="252" w:lineRule="auto"/>
              <w:jc w:val="center"/>
              <w:rPr>
                <w:del w:id="1819" w:author="OpenAI Codex" w:date="2026-10-11T06:02:09Z"/>
              </w:rPr>
            </w:pPr>
            <w:del w:id="1818" w:author="OpenAI Codex" w:date="2026-10-11T06:02:09Z">
              <w:r>
                <w:delText>9.3%</w:delText>
              </w:r>
            </w:del>
          </w:p>
        </w:tc>
        <w:tc>
          <w:tcPr>
            <w:tcW w:w="1481" w:type="dxa"/>
            <w:shd w:val="clear" w:color="auto" w:fill="F8FAFC"/>
            <w:tcMar>
              <w:top w:w="60" w:type="dxa"/>
              <w:left w:w="80" w:type="dxa"/>
              <w:bottom w:w="60" w:type="dxa"/>
              <w:right w:w="80" w:type="dxa"/>
            </w:tcMar>
            <w:vAlign w:val="center"/>
          </w:tcPr>
          <w:p w14:paraId="58B1A0FA" w14:textId="5B64C9DD" w:rsidR="006001A2" w:rsidRDefault="00EE501D">
            <w:pPr>
              <w:spacing w:after="0" w:line="252" w:lineRule="auto"/>
              <w:jc w:val="center"/>
              <w:rPr>
                <w:del w:id="1821" w:author="OpenAI Codex" w:date="2026-10-11T06:02:09Z"/>
              </w:rPr>
            </w:pPr>
            <w:del w:id="1820" w:author="OpenAI Codex" w:date="2026-10-11T06:02:09Z">
              <w:r>
                <w:rPr>
                  <w:rFonts w:ascii="Cambria Math" w:hAnsi="Cambria Math"/>
                  <w:sz w:val="16"/>
                </w:rPr>
                <w:delText>0.253</w:delText>
              </w:r>
            </w:del>
          </w:p>
        </w:tc>
      </w:tr>
      <w:tr w:rsidR="006001A2" w14:paraId="5A001294" w14:textId="77777777">
        <w:trPr>
          <w:cantSplit/>
          <w:jc w:val="center"/>
          <w:del w:id="2021" w:author="OpenAI Codex" w:date="2026-10-11T06:02:09Z"/>
        </w:trPr>
        <w:tc>
          <w:tcPr>
            <w:tcW w:w="1743" w:type="dxa"/>
            <w:tcMar>
              <w:top w:w="60" w:type="dxa"/>
              <w:left w:w="80" w:type="dxa"/>
              <w:bottom w:w="60" w:type="dxa"/>
              <w:right w:w="80" w:type="dxa"/>
            </w:tcMar>
            <w:vAlign w:val="center"/>
          </w:tcPr>
          <w:p w14:paraId="1B904D4F" w14:textId="77777777" w:rsidR="006001A2" w:rsidRDefault="00EE501D">
            <w:pPr>
              <w:spacing w:after="0" w:line="252" w:lineRule="auto"/>
              <w:rPr>
                <w:del w:id="1824" w:author="OpenAI Codex" w:date="2026-10-11T06:02:09Z"/>
              </w:rPr>
            </w:pPr>
            <w:del w:id="1822" w:author="OpenAI Codex" w:date="2026-10-11T06:02:09Z">
              <w:r>
                <w:rPr>
                  <w:b/>
                  <w:sz w:val="16"/>
                </w:rPr>
                <w:delText>BA</w:delText>
              </w:r>
            </w:del>
            <w:del w:id="1823" w:author="OpenAI Codex" w:date="2026-10-11T06:02:09Z">
              <w:r>
                <w:rPr>
                  <w:sz w:val="16"/>
                </w:rPr>
                <w:delText xml:space="preserve"> (Bahia)</w:delText>
              </w:r>
            </w:del>
          </w:p>
        </w:tc>
        <w:tc>
          <w:tcPr>
            <w:tcW w:w="1029" w:type="dxa"/>
            <w:tcMar>
              <w:top w:w="60" w:type="dxa"/>
              <w:left w:w="80" w:type="dxa"/>
              <w:bottom w:w="60" w:type="dxa"/>
              <w:right w:w="80" w:type="dxa"/>
            </w:tcMar>
            <w:vAlign w:val="center"/>
          </w:tcPr>
          <w:p w14:paraId="09F29802" w14:textId="77777777" w:rsidR="006001A2" w:rsidRDefault="00EE501D">
            <w:pPr>
              <w:spacing w:after="0" w:line="252" w:lineRule="auto"/>
              <w:rPr>
                <w:del w:id="1826" w:author="OpenAI Codex" w:date="2026-10-11T06:02:09Z"/>
              </w:rPr>
            </w:pPr>
            <w:del w:id="1825" w:author="OpenAI Codex" w:date="2026-10-11T06:02:09Z">
              <w:r>
                <w:rPr>
                  <w:sz w:val="16"/>
                </w:rPr>
                <w:delText>Northeast</w:delText>
              </w:r>
            </w:del>
          </w:p>
        </w:tc>
        <w:tc>
          <w:tcPr>
            <w:tcW w:w="1339" w:type="dxa"/>
            <w:tcMar>
              <w:top w:w="60" w:type="dxa"/>
              <w:left w:w="80" w:type="dxa"/>
              <w:bottom w:w="60" w:type="dxa"/>
              <w:right w:w="80" w:type="dxa"/>
            </w:tcMar>
            <w:vAlign w:val="center"/>
          </w:tcPr>
          <w:p w14:paraId="3ABE4311" w14:textId="44A0FD80" w:rsidR="006001A2" w:rsidRDefault="00EE501D">
            <w:pPr>
              <w:spacing w:after="0" w:line="252" w:lineRule="auto"/>
              <w:rPr>
                <w:del w:id="1828" w:author="OpenAI Codex" w:date="2026-10-11T06:02:09Z"/>
              </w:rPr>
            </w:pPr>
            <w:del w:id="1827" w:author="OpenAI Codex" w:date="2026-10-11T06:02:09Z">
              <w:r>
                <w:delText>501 (507)</w:delText>
              </w:r>
            </w:del>
          </w:p>
        </w:tc>
        <w:tc>
          <w:tcPr>
            <w:tcW w:w="1481" w:type="dxa"/>
            <w:tcMar>
              <w:top w:w="60" w:type="dxa"/>
              <w:left w:w="80" w:type="dxa"/>
              <w:bottom w:w="60" w:type="dxa"/>
              <w:right w:w="80" w:type="dxa"/>
            </w:tcMar>
            <w:vAlign w:val="center"/>
          </w:tcPr>
          <w:p w14:paraId="301FC1D0" w14:textId="77777777" w:rsidR="006001A2" w:rsidRDefault="00EE501D">
            <w:pPr>
              <w:spacing w:after="0" w:line="252" w:lineRule="auto"/>
              <w:jc w:val="center"/>
              <w:rPr>
                <w:del w:id="1830" w:author="OpenAI Codex" w:date="2026-10-11T06:02:09Z"/>
              </w:rPr>
            </w:pPr>
            <w:del w:id="1829" w:author="OpenAI Codex" w:date="2026-10-11T06:02:09Z">
              <w:r>
                <w:rPr>
                  <w:b/>
                  <w:sz w:val="16"/>
                </w:rPr>
                <w:delText>5.84</w:delText>
              </w:r>
            </w:del>
          </w:p>
        </w:tc>
        <w:tc>
          <w:tcPr>
            <w:tcW w:w="1526" w:type="dxa"/>
            <w:tcMar>
              <w:top w:w="60" w:type="dxa"/>
              <w:left w:w="80" w:type="dxa"/>
              <w:bottom w:w="60" w:type="dxa"/>
              <w:right w:w="80" w:type="dxa"/>
            </w:tcMar>
            <w:vAlign w:val="center"/>
          </w:tcPr>
          <w:p w14:paraId="4D5B0BD9" w14:textId="77777777" w:rsidR="006001A2" w:rsidRDefault="00EE501D">
            <w:pPr>
              <w:spacing w:after="0" w:line="252" w:lineRule="auto"/>
              <w:jc w:val="center"/>
              <w:rPr>
                <w:del w:id="1832" w:author="OpenAI Codex" w:date="2026-10-11T06:02:09Z"/>
              </w:rPr>
            </w:pPr>
            <w:del w:id="1831" w:author="OpenAI Codex" w:date="2026-10-11T06:02:09Z">
              <w:r>
                <w:rPr>
                  <w:rFonts w:ascii="Cambria Math" w:hAnsi="Cambria Math"/>
                  <w:sz w:val="16"/>
                </w:rPr>
                <w:delText>7.99</w:delText>
              </w:r>
            </w:del>
          </w:p>
        </w:tc>
        <w:tc>
          <w:tcPr>
            <w:tcW w:w="1434" w:type="dxa"/>
            <w:tcMar>
              <w:top w:w="60" w:type="dxa"/>
              <w:left w:w="80" w:type="dxa"/>
              <w:bottom w:w="60" w:type="dxa"/>
              <w:right w:w="80" w:type="dxa"/>
            </w:tcMar>
            <w:vAlign w:val="center"/>
          </w:tcPr>
          <w:p w14:paraId="38E26205" w14:textId="6F29E5A6" w:rsidR="006001A2" w:rsidRDefault="00EE501D">
            <w:pPr>
              <w:spacing w:after="0" w:line="252" w:lineRule="auto"/>
              <w:jc w:val="center"/>
              <w:rPr>
                <w:del w:id="1834" w:author="OpenAI Codex" w:date="2026-10-11T06:02:09Z"/>
              </w:rPr>
            </w:pPr>
            <w:del w:id="1833" w:author="OpenAI Codex" w:date="2026-10-11T06:02:09Z">
              <w:r>
                <w:delText>13.0%</w:delText>
              </w:r>
            </w:del>
          </w:p>
        </w:tc>
        <w:tc>
          <w:tcPr>
            <w:tcW w:w="1481" w:type="dxa"/>
            <w:tcMar>
              <w:top w:w="60" w:type="dxa"/>
              <w:left w:w="80" w:type="dxa"/>
              <w:bottom w:w="60" w:type="dxa"/>
              <w:right w:w="80" w:type="dxa"/>
            </w:tcMar>
            <w:vAlign w:val="center"/>
          </w:tcPr>
          <w:p w14:paraId="5FD719A7" w14:textId="355BFC74" w:rsidR="006001A2" w:rsidRDefault="00EE501D">
            <w:pPr>
              <w:spacing w:after="0" w:line="252" w:lineRule="auto"/>
              <w:jc w:val="center"/>
              <w:rPr>
                <w:del w:id="1836" w:author="OpenAI Codex" w:date="2026-10-11T06:02:09Z"/>
              </w:rPr>
            </w:pPr>
            <w:del w:id="1835" w:author="OpenAI Codex" w:date="2026-10-11T06:02:09Z">
              <w:r>
                <w:rPr>
                  <w:rFonts w:ascii="Cambria Math" w:hAnsi="Cambria Math"/>
                  <w:sz w:val="16"/>
                </w:rPr>
                <w:delText>0.193</w:delText>
              </w:r>
            </w:del>
          </w:p>
        </w:tc>
      </w:tr>
      <w:tr w:rsidR="006001A2" w14:paraId="4299212C" w14:textId="77777777">
        <w:trPr>
          <w:cantSplit/>
          <w:jc w:val="center"/>
          <w:del w:id="2022" w:author="OpenAI Codex" w:date="2026-10-11T06:02:09Z"/>
        </w:trPr>
        <w:tc>
          <w:tcPr>
            <w:tcW w:w="1743" w:type="dxa"/>
            <w:shd w:val="clear" w:color="auto" w:fill="F8FAFC"/>
            <w:tcMar>
              <w:top w:w="60" w:type="dxa"/>
              <w:left w:w="80" w:type="dxa"/>
              <w:bottom w:w="60" w:type="dxa"/>
              <w:right w:w="80" w:type="dxa"/>
            </w:tcMar>
            <w:vAlign w:val="center"/>
          </w:tcPr>
          <w:p w14:paraId="4FD59BB8" w14:textId="77777777" w:rsidR="006001A2" w:rsidRDefault="00EE501D">
            <w:pPr>
              <w:spacing w:after="0" w:line="252" w:lineRule="auto"/>
              <w:rPr>
                <w:del w:id="1839" w:author="OpenAI Codex" w:date="2026-10-11T06:02:09Z"/>
              </w:rPr>
            </w:pPr>
            <w:del w:id="1837" w:author="OpenAI Codex" w:date="2026-10-11T06:02:09Z">
              <w:r>
                <w:rPr>
                  <w:b/>
                  <w:sz w:val="16"/>
                </w:rPr>
                <w:delText>SC</w:delText>
              </w:r>
            </w:del>
            <w:del w:id="1838" w:author="OpenAI Codex" w:date="2026-10-11T06:02:09Z">
              <w:r>
                <w:rPr>
                  <w:sz w:val="16"/>
                </w:rPr>
                <w:delText xml:space="preserve"> (Santa Catarina)</w:delText>
              </w:r>
            </w:del>
          </w:p>
        </w:tc>
        <w:tc>
          <w:tcPr>
            <w:tcW w:w="1029" w:type="dxa"/>
            <w:shd w:val="clear" w:color="auto" w:fill="F8FAFC"/>
            <w:tcMar>
              <w:top w:w="60" w:type="dxa"/>
              <w:left w:w="80" w:type="dxa"/>
              <w:bottom w:w="60" w:type="dxa"/>
              <w:right w:w="80" w:type="dxa"/>
            </w:tcMar>
            <w:vAlign w:val="center"/>
          </w:tcPr>
          <w:p w14:paraId="50C3C785" w14:textId="77777777" w:rsidR="006001A2" w:rsidRDefault="00EE501D">
            <w:pPr>
              <w:spacing w:after="0" w:line="252" w:lineRule="auto"/>
              <w:rPr>
                <w:del w:id="1841" w:author="OpenAI Codex" w:date="2026-10-11T06:02:09Z"/>
              </w:rPr>
            </w:pPr>
            <w:del w:id="1840" w:author="OpenAI Codex" w:date="2026-10-11T06:02:09Z">
              <w:r>
                <w:rPr>
                  <w:sz w:val="16"/>
                </w:rPr>
                <w:delText>South</w:delText>
              </w:r>
            </w:del>
          </w:p>
        </w:tc>
        <w:tc>
          <w:tcPr>
            <w:tcW w:w="1339" w:type="dxa"/>
            <w:shd w:val="clear" w:color="auto" w:fill="F8FAFC"/>
            <w:tcMar>
              <w:top w:w="60" w:type="dxa"/>
              <w:left w:w="80" w:type="dxa"/>
              <w:bottom w:w="60" w:type="dxa"/>
              <w:right w:w="80" w:type="dxa"/>
            </w:tcMar>
            <w:vAlign w:val="center"/>
          </w:tcPr>
          <w:p w14:paraId="01CA25D1" w14:textId="24F0BE3E" w:rsidR="006001A2" w:rsidRDefault="00EE501D">
            <w:pPr>
              <w:spacing w:after="0" w:line="252" w:lineRule="auto"/>
              <w:rPr>
                <w:del w:id="1843" w:author="OpenAI Codex" w:date="2026-10-11T06:02:09Z"/>
              </w:rPr>
            </w:pPr>
            <w:del w:id="1842" w:author="OpenAI Codex" w:date="2026-10-11T06:02:09Z">
              <w:r>
                <w:delText>499 (501)</w:delText>
              </w:r>
            </w:del>
          </w:p>
        </w:tc>
        <w:tc>
          <w:tcPr>
            <w:tcW w:w="1481" w:type="dxa"/>
            <w:shd w:val="clear" w:color="auto" w:fill="F8FAFC"/>
            <w:tcMar>
              <w:top w:w="60" w:type="dxa"/>
              <w:left w:w="80" w:type="dxa"/>
              <w:bottom w:w="60" w:type="dxa"/>
              <w:right w:w="80" w:type="dxa"/>
            </w:tcMar>
            <w:vAlign w:val="center"/>
          </w:tcPr>
          <w:p w14:paraId="43197700" w14:textId="77777777" w:rsidR="006001A2" w:rsidRDefault="00EE501D">
            <w:pPr>
              <w:spacing w:after="0" w:line="252" w:lineRule="auto"/>
              <w:jc w:val="center"/>
              <w:rPr>
                <w:del w:id="1845" w:author="OpenAI Codex" w:date="2026-10-11T06:02:09Z"/>
              </w:rPr>
            </w:pPr>
            <w:del w:id="1844" w:author="OpenAI Codex" w:date="2026-10-11T06:02:09Z">
              <w:r>
                <w:rPr>
                  <w:b/>
                  <w:sz w:val="16"/>
                </w:rPr>
                <w:delText>4.31</w:delText>
              </w:r>
            </w:del>
          </w:p>
        </w:tc>
        <w:tc>
          <w:tcPr>
            <w:tcW w:w="1526" w:type="dxa"/>
            <w:shd w:val="clear" w:color="auto" w:fill="F8FAFC"/>
            <w:tcMar>
              <w:top w:w="60" w:type="dxa"/>
              <w:left w:w="80" w:type="dxa"/>
              <w:bottom w:w="60" w:type="dxa"/>
              <w:right w:w="80" w:type="dxa"/>
            </w:tcMar>
            <w:vAlign w:val="center"/>
          </w:tcPr>
          <w:p w14:paraId="42F71E0F" w14:textId="77777777" w:rsidR="006001A2" w:rsidRDefault="00EE501D">
            <w:pPr>
              <w:spacing w:after="0" w:line="252" w:lineRule="auto"/>
              <w:jc w:val="center"/>
              <w:rPr>
                <w:del w:id="1847" w:author="OpenAI Codex" w:date="2026-10-11T06:02:09Z"/>
              </w:rPr>
            </w:pPr>
            <w:del w:id="1846" w:author="OpenAI Codex" w:date="2026-10-11T06:02:09Z">
              <w:r>
                <w:rPr>
                  <w:rFonts w:ascii="Cambria Math" w:hAnsi="Cambria Math"/>
                  <w:sz w:val="16"/>
                </w:rPr>
                <w:delText>5.18</w:delText>
              </w:r>
            </w:del>
          </w:p>
        </w:tc>
        <w:tc>
          <w:tcPr>
            <w:tcW w:w="1434" w:type="dxa"/>
            <w:shd w:val="clear" w:color="auto" w:fill="F8FAFC"/>
            <w:tcMar>
              <w:top w:w="60" w:type="dxa"/>
              <w:left w:w="80" w:type="dxa"/>
              <w:bottom w:w="60" w:type="dxa"/>
              <w:right w:w="80" w:type="dxa"/>
            </w:tcMar>
            <w:vAlign w:val="center"/>
          </w:tcPr>
          <w:p w14:paraId="1D48F4E0" w14:textId="42BF0AAB" w:rsidR="006001A2" w:rsidRDefault="00EE501D">
            <w:pPr>
              <w:spacing w:after="0" w:line="252" w:lineRule="auto"/>
              <w:jc w:val="center"/>
              <w:rPr>
                <w:del w:id="1849" w:author="OpenAI Codex" w:date="2026-10-11T06:02:09Z"/>
              </w:rPr>
            </w:pPr>
            <w:del w:id="1848" w:author="OpenAI Codex" w:date="2026-10-11T06:02:09Z">
              <w:r>
                <w:delText>9.0%</w:delText>
              </w:r>
            </w:del>
          </w:p>
        </w:tc>
        <w:tc>
          <w:tcPr>
            <w:tcW w:w="1481" w:type="dxa"/>
            <w:shd w:val="clear" w:color="auto" w:fill="F8FAFC"/>
            <w:tcMar>
              <w:top w:w="60" w:type="dxa"/>
              <w:left w:w="80" w:type="dxa"/>
              <w:bottom w:w="60" w:type="dxa"/>
              <w:right w:w="80" w:type="dxa"/>
            </w:tcMar>
            <w:vAlign w:val="center"/>
          </w:tcPr>
          <w:p w14:paraId="12E6FD89" w14:textId="36091A2A" w:rsidR="006001A2" w:rsidRDefault="00EE501D">
            <w:pPr>
              <w:spacing w:after="0" w:line="252" w:lineRule="auto"/>
              <w:jc w:val="center"/>
              <w:rPr>
                <w:del w:id="1851" w:author="OpenAI Codex" w:date="2026-10-11T06:02:09Z"/>
              </w:rPr>
            </w:pPr>
            <w:del w:id="1850" w:author="OpenAI Codex" w:date="2026-10-11T06:02:09Z">
              <w:r>
                <w:rPr>
                  <w:rFonts w:ascii="Cambria Math" w:hAnsi="Cambria Math"/>
                  <w:sz w:val="16"/>
                </w:rPr>
                <w:delText>0.188</w:delText>
              </w:r>
            </w:del>
          </w:p>
        </w:tc>
      </w:tr>
      <w:tr w:rsidR="006001A2" w14:paraId="5AF5EA68" w14:textId="77777777">
        <w:trPr>
          <w:cantSplit/>
          <w:jc w:val="center"/>
          <w:del w:id="2023" w:author="OpenAI Codex" w:date="2026-10-11T06:02:09Z"/>
        </w:trPr>
        <w:tc>
          <w:tcPr>
            <w:tcW w:w="1743" w:type="dxa"/>
            <w:tcMar>
              <w:top w:w="60" w:type="dxa"/>
              <w:left w:w="80" w:type="dxa"/>
              <w:bottom w:w="60" w:type="dxa"/>
              <w:right w:w="80" w:type="dxa"/>
            </w:tcMar>
            <w:vAlign w:val="center"/>
          </w:tcPr>
          <w:p w14:paraId="079A7BDD" w14:textId="77777777" w:rsidR="006001A2" w:rsidRDefault="00EE501D">
            <w:pPr>
              <w:spacing w:after="0" w:line="252" w:lineRule="auto"/>
              <w:rPr>
                <w:del w:id="1854" w:author="OpenAI Codex" w:date="2026-10-11T06:02:09Z"/>
              </w:rPr>
            </w:pPr>
            <w:del w:id="1852" w:author="OpenAI Codex" w:date="2026-10-11T06:02:09Z">
              <w:r>
                <w:rPr>
                  <w:b/>
                  <w:sz w:val="16"/>
                </w:rPr>
                <w:delText>DF</w:delText>
              </w:r>
            </w:del>
            <w:del w:id="1853" w:author="OpenAI Codex" w:date="2026-10-11T06:02:09Z">
              <w:r>
                <w:rPr>
                  <w:sz w:val="16"/>
                </w:rPr>
                <w:delText xml:space="preserve"> (Distrito Federal)</w:delText>
              </w:r>
            </w:del>
          </w:p>
        </w:tc>
        <w:tc>
          <w:tcPr>
            <w:tcW w:w="1029" w:type="dxa"/>
            <w:tcMar>
              <w:top w:w="60" w:type="dxa"/>
              <w:left w:w="80" w:type="dxa"/>
              <w:bottom w:w="60" w:type="dxa"/>
              <w:right w:w="80" w:type="dxa"/>
            </w:tcMar>
            <w:vAlign w:val="center"/>
          </w:tcPr>
          <w:p w14:paraId="4C8E8FD2" w14:textId="77777777" w:rsidR="006001A2" w:rsidRDefault="00EE501D">
            <w:pPr>
              <w:spacing w:after="0" w:line="252" w:lineRule="auto"/>
              <w:rPr>
                <w:del w:id="1856" w:author="OpenAI Codex" w:date="2026-10-11T06:02:09Z"/>
              </w:rPr>
            </w:pPr>
            <w:del w:id="1855" w:author="OpenAI Codex" w:date="2026-10-11T06:02:09Z">
              <w:r>
                <w:rPr>
                  <w:sz w:val="16"/>
                </w:rPr>
                <w:delText>Center-West</w:delText>
              </w:r>
            </w:del>
          </w:p>
        </w:tc>
        <w:tc>
          <w:tcPr>
            <w:tcW w:w="1339" w:type="dxa"/>
            <w:tcMar>
              <w:top w:w="60" w:type="dxa"/>
              <w:left w:w="80" w:type="dxa"/>
              <w:bottom w:w="60" w:type="dxa"/>
              <w:right w:w="80" w:type="dxa"/>
            </w:tcMar>
            <w:vAlign w:val="center"/>
          </w:tcPr>
          <w:p w14:paraId="14305085" w14:textId="163D8125" w:rsidR="006001A2" w:rsidRDefault="00EE501D">
            <w:pPr>
              <w:spacing w:after="0" w:line="252" w:lineRule="auto"/>
              <w:rPr>
                <w:del w:id="1858" w:author="OpenAI Codex" w:date="2026-10-11T06:02:09Z"/>
              </w:rPr>
            </w:pPr>
            <w:del w:id="1857" w:author="OpenAI Codex" w:date="2026-10-11T06:02:09Z">
              <w:r>
                <w:delText>384 (388)</w:delText>
              </w:r>
            </w:del>
          </w:p>
        </w:tc>
        <w:tc>
          <w:tcPr>
            <w:tcW w:w="1481" w:type="dxa"/>
            <w:tcMar>
              <w:top w:w="60" w:type="dxa"/>
              <w:left w:w="80" w:type="dxa"/>
              <w:bottom w:w="60" w:type="dxa"/>
              <w:right w:w="80" w:type="dxa"/>
            </w:tcMar>
            <w:vAlign w:val="center"/>
          </w:tcPr>
          <w:p w14:paraId="1C8DC101" w14:textId="77777777" w:rsidR="006001A2" w:rsidRDefault="00EE501D">
            <w:pPr>
              <w:spacing w:after="0" w:line="252" w:lineRule="auto"/>
              <w:jc w:val="center"/>
              <w:rPr>
                <w:del w:id="1860" w:author="OpenAI Codex" w:date="2026-10-11T06:02:09Z"/>
              </w:rPr>
            </w:pPr>
            <w:del w:id="1859" w:author="OpenAI Codex" w:date="2026-10-11T06:02:09Z">
              <w:r>
                <w:rPr>
                  <w:b/>
                  <w:sz w:val="16"/>
                </w:rPr>
                <w:delText>4.78</w:delText>
              </w:r>
            </w:del>
          </w:p>
        </w:tc>
        <w:tc>
          <w:tcPr>
            <w:tcW w:w="1526" w:type="dxa"/>
            <w:tcMar>
              <w:top w:w="60" w:type="dxa"/>
              <w:left w:w="80" w:type="dxa"/>
              <w:bottom w:w="60" w:type="dxa"/>
              <w:right w:w="80" w:type="dxa"/>
            </w:tcMar>
            <w:vAlign w:val="center"/>
          </w:tcPr>
          <w:p w14:paraId="0532102B" w14:textId="77777777" w:rsidR="006001A2" w:rsidRDefault="00EE501D">
            <w:pPr>
              <w:spacing w:after="0" w:line="252" w:lineRule="auto"/>
              <w:jc w:val="center"/>
              <w:rPr>
                <w:del w:id="1862" w:author="OpenAI Codex" w:date="2026-10-11T06:02:09Z"/>
              </w:rPr>
            </w:pPr>
            <w:del w:id="1861" w:author="OpenAI Codex" w:date="2026-10-11T06:02:09Z">
              <w:r>
                <w:rPr>
                  <w:rFonts w:ascii="Cambria Math" w:hAnsi="Cambria Math"/>
                  <w:sz w:val="16"/>
                </w:rPr>
                <w:delText>5.79</w:delText>
              </w:r>
            </w:del>
          </w:p>
        </w:tc>
        <w:tc>
          <w:tcPr>
            <w:tcW w:w="1434" w:type="dxa"/>
            <w:tcMar>
              <w:top w:w="60" w:type="dxa"/>
              <w:left w:w="80" w:type="dxa"/>
              <w:bottom w:w="60" w:type="dxa"/>
              <w:right w:w="80" w:type="dxa"/>
            </w:tcMar>
            <w:vAlign w:val="center"/>
          </w:tcPr>
          <w:p w14:paraId="6CA2FC10" w14:textId="509031A5" w:rsidR="006001A2" w:rsidRDefault="00EE501D">
            <w:pPr>
              <w:spacing w:after="0" w:line="252" w:lineRule="auto"/>
              <w:jc w:val="center"/>
              <w:rPr>
                <w:del w:id="1864" w:author="OpenAI Codex" w:date="2026-10-11T06:02:09Z"/>
              </w:rPr>
            </w:pPr>
            <w:del w:id="1863" w:author="OpenAI Codex" w:date="2026-10-11T06:02:09Z">
              <w:r>
                <w:delText>10.8%</w:delText>
              </w:r>
            </w:del>
          </w:p>
        </w:tc>
        <w:tc>
          <w:tcPr>
            <w:tcW w:w="1481" w:type="dxa"/>
            <w:tcMar>
              <w:top w:w="60" w:type="dxa"/>
              <w:left w:w="80" w:type="dxa"/>
              <w:bottom w:w="60" w:type="dxa"/>
              <w:right w:w="80" w:type="dxa"/>
            </w:tcMar>
            <w:vAlign w:val="center"/>
          </w:tcPr>
          <w:p w14:paraId="43ACE5BA" w14:textId="46CD728A" w:rsidR="006001A2" w:rsidRDefault="00EE501D">
            <w:pPr>
              <w:spacing w:after="0" w:line="252" w:lineRule="auto"/>
              <w:jc w:val="center"/>
              <w:rPr>
                <w:del w:id="1866" w:author="OpenAI Codex" w:date="2026-10-11T06:02:09Z"/>
              </w:rPr>
            </w:pPr>
            <w:del w:id="1865" w:author="OpenAI Codex" w:date="2026-10-11T06:02:09Z">
              <w:r>
                <w:rPr>
                  <w:rFonts w:ascii="Cambria Math" w:hAnsi="Cambria Math"/>
                  <w:sz w:val="16"/>
                </w:rPr>
                <w:delText>0.170</w:delText>
              </w:r>
            </w:del>
          </w:p>
        </w:tc>
      </w:tr>
      <w:tr w:rsidR="006001A2" w14:paraId="55FCC875" w14:textId="77777777">
        <w:trPr>
          <w:cantSplit/>
          <w:jc w:val="center"/>
          <w:del w:id="2024" w:author="OpenAI Codex" w:date="2026-10-11T06:02:09Z"/>
        </w:trPr>
        <w:tc>
          <w:tcPr>
            <w:tcW w:w="1743" w:type="dxa"/>
            <w:shd w:val="clear" w:color="auto" w:fill="F8FAFC"/>
            <w:tcMar>
              <w:top w:w="60" w:type="dxa"/>
              <w:left w:w="80" w:type="dxa"/>
              <w:bottom w:w="60" w:type="dxa"/>
              <w:right w:w="80" w:type="dxa"/>
            </w:tcMar>
            <w:vAlign w:val="center"/>
          </w:tcPr>
          <w:p w14:paraId="272E8FD1" w14:textId="77777777" w:rsidR="006001A2" w:rsidRDefault="00EE501D">
            <w:pPr>
              <w:spacing w:after="0" w:line="252" w:lineRule="auto"/>
              <w:rPr>
                <w:del w:id="1869" w:author="OpenAI Codex" w:date="2026-10-11T06:02:09Z"/>
              </w:rPr>
            </w:pPr>
            <w:del w:id="1867" w:author="OpenAI Codex" w:date="2026-10-11T06:02:09Z">
              <w:r>
                <w:rPr>
                  <w:b/>
                  <w:sz w:val="16"/>
                </w:rPr>
                <w:delText>ES</w:delText>
              </w:r>
            </w:del>
            <w:del w:id="1868" w:author="OpenAI Codex" w:date="2026-10-11T06:02:09Z">
              <w:r>
                <w:rPr>
                  <w:sz w:val="16"/>
                </w:rPr>
                <w:delText xml:space="preserve"> (Espírito Santo)</w:delText>
              </w:r>
            </w:del>
          </w:p>
        </w:tc>
        <w:tc>
          <w:tcPr>
            <w:tcW w:w="1029" w:type="dxa"/>
            <w:shd w:val="clear" w:color="auto" w:fill="F8FAFC"/>
            <w:tcMar>
              <w:top w:w="60" w:type="dxa"/>
              <w:left w:w="80" w:type="dxa"/>
              <w:bottom w:w="60" w:type="dxa"/>
              <w:right w:w="80" w:type="dxa"/>
            </w:tcMar>
            <w:vAlign w:val="center"/>
          </w:tcPr>
          <w:p w14:paraId="40501E51" w14:textId="77777777" w:rsidR="006001A2" w:rsidRDefault="00EE501D">
            <w:pPr>
              <w:spacing w:after="0" w:line="252" w:lineRule="auto"/>
              <w:rPr>
                <w:del w:id="1871" w:author="OpenAI Codex" w:date="2026-10-11T06:02:09Z"/>
              </w:rPr>
            </w:pPr>
            <w:del w:id="1870" w:author="OpenAI Codex" w:date="2026-10-11T06:02:09Z">
              <w:r>
                <w:rPr>
                  <w:sz w:val="16"/>
                </w:rPr>
                <w:delText>Southeast</w:delText>
              </w:r>
            </w:del>
          </w:p>
        </w:tc>
        <w:tc>
          <w:tcPr>
            <w:tcW w:w="1339" w:type="dxa"/>
            <w:shd w:val="clear" w:color="auto" w:fill="F8FAFC"/>
            <w:tcMar>
              <w:top w:w="60" w:type="dxa"/>
              <w:left w:w="80" w:type="dxa"/>
              <w:bottom w:w="60" w:type="dxa"/>
              <w:right w:w="80" w:type="dxa"/>
            </w:tcMar>
            <w:vAlign w:val="center"/>
          </w:tcPr>
          <w:p w14:paraId="5CA7D7A6" w14:textId="52AFEBAD" w:rsidR="006001A2" w:rsidRDefault="00EE501D">
            <w:pPr>
              <w:spacing w:after="0" w:line="252" w:lineRule="auto"/>
              <w:rPr>
                <w:del w:id="1873" w:author="OpenAI Codex" w:date="2026-10-11T06:02:09Z"/>
              </w:rPr>
            </w:pPr>
            <w:del w:id="1872" w:author="OpenAI Codex" w:date="2026-10-11T06:02:09Z">
              <w:r>
                <w:delText>303 (305)</w:delText>
              </w:r>
            </w:del>
          </w:p>
        </w:tc>
        <w:tc>
          <w:tcPr>
            <w:tcW w:w="1481" w:type="dxa"/>
            <w:shd w:val="clear" w:color="auto" w:fill="F8FAFC"/>
            <w:tcMar>
              <w:top w:w="60" w:type="dxa"/>
              <w:left w:w="80" w:type="dxa"/>
              <w:bottom w:w="60" w:type="dxa"/>
              <w:right w:w="80" w:type="dxa"/>
            </w:tcMar>
            <w:vAlign w:val="center"/>
          </w:tcPr>
          <w:p w14:paraId="2E08ED6C" w14:textId="77777777" w:rsidR="006001A2" w:rsidRDefault="00EE501D">
            <w:pPr>
              <w:spacing w:after="0" w:line="252" w:lineRule="auto"/>
              <w:jc w:val="center"/>
              <w:rPr>
                <w:del w:id="1875" w:author="OpenAI Codex" w:date="2026-10-11T06:02:09Z"/>
              </w:rPr>
            </w:pPr>
            <w:del w:id="1874" w:author="OpenAI Codex" w:date="2026-10-11T06:02:09Z">
              <w:r>
                <w:rPr>
                  <w:b/>
                  <w:sz w:val="16"/>
                </w:rPr>
                <w:delText>4.44</w:delText>
              </w:r>
            </w:del>
          </w:p>
        </w:tc>
        <w:tc>
          <w:tcPr>
            <w:tcW w:w="1526" w:type="dxa"/>
            <w:shd w:val="clear" w:color="auto" w:fill="F8FAFC"/>
            <w:tcMar>
              <w:top w:w="60" w:type="dxa"/>
              <w:left w:w="80" w:type="dxa"/>
              <w:bottom w:w="60" w:type="dxa"/>
              <w:right w:w="80" w:type="dxa"/>
            </w:tcMar>
            <w:vAlign w:val="center"/>
          </w:tcPr>
          <w:p w14:paraId="27891437" w14:textId="77777777" w:rsidR="006001A2" w:rsidRDefault="00EE501D">
            <w:pPr>
              <w:spacing w:after="0" w:line="252" w:lineRule="auto"/>
              <w:jc w:val="center"/>
              <w:rPr>
                <w:del w:id="1877" w:author="OpenAI Codex" w:date="2026-10-11T06:02:09Z"/>
              </w:rPr>
            </w:pPr>
            <w:del w:id="1876" w:author="OpenAI Codex" w:date="2026-10-11T06:02:09Z">
              <w:r>
                <w:rPr>
                  <w:rFonts w:ascii="Cambria Math" w:hAnsi="Cambria Math"/>
                  <w:sz w:val="16"/>
                </w:rPr>
                <w:delText>8.69</w:delText>
              </w:r>
            </w:del>
          </w:p>
        </w:tc>
        <w:tc>
          <w:tcPr>
            <w:tcW w:w="1434" w:type="dxa"/>
            <w:shd w:val="clear" w:color="auto" w:fill="F8FAFC"/>
            <w:tcMar>
              <w:top w:w="60" w:type="dxa"/>
              <w:left w:w="80" w:type="dxa"/>
              <w:bottom w:w="60" w:type="dxa"/>
              <w:right w:w="80" w:type="dxa"/>
            </w:tcMar>
            <w:vAlign w:val="center"/>
          </w:tcPr>
          <w:p w14:paraId="50D93C80" w14:textId="41F139FE" w:rsidR="006001A2" w:rsidRDefault="00EE501D">
            <w:pPr>
              <w:spacing w:after="0" w:line="252" w:lineRule="auto"/>
              <w:jc w:val="center"/>
              <w:rPr>
                <w:del w:id="1879" w:author="OpenAI Codex" w:date="2026-10-11T06:02:09Z"/>
              </w:rPr>
            </w:pPr>
            <w:del w:id="1878" w:author="OpenAI Codex" w:date="2026-10-11T06:02:09Z">
              <w:r>
                <w:delText>11.1%</w:delText>
              </w:r>
            </w:del>
          </w:p>
        </w:tc>
        <w:tc>
          <w:tcPr>
            <w:tcW w:w="1481" w:type="dxa"/>
            <w:shd w:val="clear" w:color="auto" w:fill="F8FAFC"/>
            <w:tcMar>
              <w:top w:w="60" w:type="dxa"/>
              <w:left w:w="80" w:type="dxa"/>
              <w:bottom w:w="60" w:type="dxa"/>
              <w:right w:w="80" w:type="dxa"/>
            </w:tcMar>
            <w:vAlign w:val="center"/>
          </w:tcPr>
          <w:p w14:paraId="38F2CF05" w14:textId="5E4A9F8F" w:rsidR="006001A2" w:rsidRDefault="00EE501D">
            <w:pPr>
              <w:spacing w:after="0" w:line="252" w:lineRule="auto"/>
              <w:jc w:val="center"/>
              <w:rPr>
                <w:del w:id="1881" w:author="OpenAI Codex" w:date="2026-10-11T06:02:09Z"/>
              </w:rPr>
            </w:pPr>
            <w:del w:id="1880" w:author="OpenAI Codex" w:date="2026-10-11T06:02:09Z">
              <w:r>
                <w:rPr>
                  <w:rFonts w:ascii="Cambria Math" w:hAnsi="Cambria Math"/>
                  <w:sz w:val="16"/>
                </w:rPr>
                <w:delText>0.313</w:delText>
              </w:r>
            </w:del>
          </w:p>
        </w:tc>
      </w:tr>
      <w:tr w:rsidR="006001A2" w14:paraId="78CAF566" w14:textId="77777777">
        <w:trPr>
          <w:cantSplit/>
          <w:jc w:val="center"/>
          <w:del w:id="2025" w:author="OpenAI Codex" w:date="2026-10-11T06:02:09Z"/>
        </w:trPr>
        <w:tc>
          <w:tcPr>
            <w:tcW w:w="1743" w:type="dxa"/>
            <w:tcMar>
              <w:top w:w="60" w:type="dxa"/>
              <w:left w:w="80" w:type="dxa"/>
              <w:bottom w:w="60" w:type="dxa"/>
              <w:right w:w="80" w:type="dxa"/>
            </w:tcMar>
            <w:vAlign w:val="center"/>
          </w:tcPr>
          <w:p w14:paraId="5DA321F2" w14:textId="77777777" w:rsidR="006001A2" w:rsidRDefault="00EE501D">
            <w:pPr>
              <w:spacing w:after="0" w:line="252" w:lineRule="auto"/>
              <w:rPr>
                <w:del w:id="1884" w:author="OpenAI Codex" w:date="2026-10-11T06:02:09Z"/>
              </w:rPr>
            </w:pPr>
            <w:del w:id="1882" w:author="OpenAI Codex" w:date="2026-10-11T06:02:09Z">
              <w:r>
                <w:rPr>
                  <w:b/>
                  <w:sz w:val="16"/>
                </w:rPr>
                <w:delText>GO</w:delText>
              </w:r>
            </w:del>
            <w:del w:id="1883" w:author="OpenAI Codex" w:date="2026-10-11T06:02:09Z">
              <w:r>
                <w:rPr>
                  <w:sz w:val="16"/>
                </w:rPr>
                <w:delText xml:space="preserve"> (Goiás)</w:delText>
              </w:r>
            </w:del>
          </w:p>
        </w:tc>
        <w:tc>
          <w:tcPr>
            <w:tcW w:w="1029" w:type="dxa"/>
            <w:tcMar>
              <w:top w:w="60" w:type="dxa"/>
              <w:left w:w="80" w:type="dxa"/>
              <w:bottom w:w="60" w:type="dxa"/>
              <w:right w:w="80" w:type="dxa"/>
            </w:tcMar>
            <w:vAlign w:val="center"/>
          </w:tcPr>
          <w:p w14:paraId="565A1AE7" w14:textId="77777777" w:rsidR="006001A2" w:rsidRDefault="00EE501D">
            <w:pPr>
              <w:spacing w:after="0" w:line="252" w:lineRule="auto"/>
              <w:rPr>
                <w:del w:id="1886" w:author="OpenAI Codex" w:date="2026-10-11T06:02:09Z"/>
              </w:rPr>
            </w:pPr>
            <w:del w:id="1885" w:author="OpenAI Codex" w:date="2026-10-11T06:02:09Z">
              <w:r>
                <w:rPr>
                  <w:sz w:val="16"/>
                </w:rPr>
                <w:delText>Center-West</w:delText>
              </w:r>
            </w:del>
          </w:p>
        </w:tc>
        <w:tc>
          <w:tcPr>
            <w:tcW w:w="1339" w:type="dxa"/>
            <w:tcMar>
              <w:top w:w="60" w:type="dxa"/>
              <w:left w:w="80" w:type="dxa"/>
              <w:bottom w:w="60" w:type="dxa"/>
              <w:right w:w="80" w:type="dxa"/>
            </w:tcMar>
            <w:vAlign w:val="center"/>
          </w:tcPr>
          <w:p w14:paraId="59C6EF86" w14:textId="6FD82C6E" w:rsidR="006001A2" w:rsidRDefault="00EE501D">
            <w:pPr>
              <w:spacing w:after="0" w:line="252" w:lineRule="auto"/>
              <w:rPr>
                <w:del w:id="1888" w:author="OpenAI Codex" w:date="2026-10-11T06:02:09Z"/>
              </w:rPr>
            </w:pPr>
            <w:del w:id="1887" w:author="OpenAI Codex" w:date="2026-10-11T06:02:09Z">
              <w:r>
                <w:delText>291 (295)</w:delText>
              </w:r>
            </w:del>
          </w:p>
        </w:tc>
        <w:tc>
          <w:tcPr>
            <w:tcW w:w="1481" w:type="dxa"/>
            <w:tcMar>
              <w:top w:w="60" w:type="dxa"/>
              <w:left w:w="80" w:type="dxa"/>
              <w:bottom w:w="60" w:type="dxa"/>
              <w:right w:w="80" w:type="dxa"/>
            </w:tcMar>
            <w:vAlign w:val="center"/>
          </w:tcPr>
          <w:p w14:paraId="3FDFDF31" w14:textId="77777777" w:rsidR="006001A2" w:rsidRDefault="00EE501D">
            <w:pPr>
              <w:spacing w:after="0" w:line="252" w:lineRule="auto"/>
              <w:jc w:val="center"/>
              <w:rPr>
                <w:del w:id="1890" w:author="OpenAI Codex" w:date="2026-10-11T06:02:09Z"/>
              </w:rPr>
            </w:pPr>
            <w:del w:id="1889" w:author="OpenAI Codex" w:date="2026-10-11T06:02:09Z">
              <w:r>
                <w:rPr>
                  <w:b/>
                  <w:sz w:val="16"/>
                </w:rPr>
                <w:delText>4.08</w:delText>
              </w:r>
            </w:del>
          </w:p>
        </w:tc>
        <w:tc>
          <w:tcPr>
            <w:tcW w:w="1526" w:type="dxa"/>
            <w:tcMar>
              <w:top w:w="60" w:type="dxa"/>
              <w:left w:w="80" w:type="dxa"/>
              <w:bottom w:w="60" w:type="dxa"/>
              <w:right w:w="80" w:type="dxa"/>
            </w:tcMar>
            <w:vAlign w:val="center"/>
          </w:tcPr>
          <w:p w14:paraId="0A8229C7" w14:textId="77777777" w:rsidR="006001A2" w:rsidRDefault="00EE501D">
            <w:pPr>
              <w:spacing w:after="0" w:line="252" w:lineRule="auto"/>
              <w:jc w:val="center"/>
              <w:rPr>
                <w:del w:id="1892" w:author="OpenAI Codex" w:date="2026-10-11T06:02:09Z"/>
              </w:rPr>
            </w:pPr>
            <w:del w:id="1891" w:author="OpenAI Codex" w:date="2026-10-11T06:02:09Z">
              <w:r>
                <w:rPr>
                  <w:rFonts w:ascii="Cambria Math" w:hAnsi="Cambria Math"/>
                  <w:sz w:val="16"/>
                </w:rPr>
                <w:delText>5.96</w:delText>
              </w:r>
            </w:del>
          </w:p>
        </w:tc>
        <w:tc>
          <w:tcPr>
            <w:tcW w:w="1434" w:type="dxa"/>
            <w:tcMar>
              <w:top w:w="60" w:type="dxa"/>
              <w:left w:w="80" w:type="dxa"/>
              <w:bottom w:w="60" w:type="dxa"/>
              <w:right w:w="80" w:type="dxa"/>
            </w:tcMar>
            <w:vAlign w:val="center"/>
          </w:tcPr>
          <w:p w14:paraId="3E897C01" w14:textId="532D5EFD" w:rsidR="006001A2" w:rsidRDefault="00EE501D">
            <w:pPr>
              <w:spacing w:after="0" w:line="252" w:lineRule="auto"/>
              <w:jc w:val="center"/>
              <w:rPr>
                <w:del w:id="1894" w:author="OpenAI Codex" w:date="2026-10-11T06:02:09Z"/>
              </w:rPr>
            </w:pPr>
            <w:del w:id="1893" w:author="OpenAI Codex" w:date="2026-10-11T06:02:09Z">
              <w:r>
                <w:delText>11.9%</w:delText>
              </w:r>
            </w:del>
          </w:p>
        </w:tc>
        <w:tc>
          <w:tcPr>
            <w:tcW w:w="1481" w:type="dxa"/>
            <w:tcMar>
              <w:top w:w="60" w:type="dxa"/>
              <w:left w:w="80" w:type="dxa"/>
              <w:bottom w:w="60" w:type="dxa"/>
              <w:right w:w="80" w:type="dxa"/>
            </w:tcMar>
            <w:vAlign w:val="center"/>
          </w:tcPr>
          <w:p w14:paraId="3B66FB7E" w14:textId="0EA1E076" w:rsidR="006001A2" w:rsidRDefault="00EE501D">
            <w:pPr>
              <w:spacing w:after="0" w:line="252" w:lineRule="auto"/>
              <w:jc w:val="center"/>
              <w:rPr>
                <w:del w:id="1896" w:author="OpenAI Codex" w:date="2026-10-11T06:02:09Z"/>
              </w:rPr>
            </w:pPr>
            <w:del w:id="1895" w:author="OpenAI Codex" w:date="2026-10-11T06:02:09Z">
              <w:r>
                <w:rPr>
                  <w:rFonts w:ascii="Cambria Math" w:hAnsi="Cambria Math"/>
                  <w:sz w:val="16"/>
                </w:rPr>
                <w:delText>0.208</w:delText>
              </w:r>
            </w:del>
          </w:p>
        </w:tc>
      </w:tr>
      <w:tr w:rsidR="006001A2" w14:paraId="63730C0C" w14:textId="77777777">
        <w:trPr>
          <w:cantSplit/>
          <w:jc w:val="center"/>
          <w:del w:id="2026" w:author="OpenAI Codex" w:date="2026-10-11T06:02:09Z"/>
        </w:trPr>
        <w:tc>
          <w:tcPr>
            <w:tcW w:w="1743" w:type="dxa"/>
            <w:shd w:val="clear" w:color="auto" w:fill="F8FAFC"/>
            <w:tcMar>
              <w:top w:w="60" w:type="dxa"/>
              <w:left w:w="80" w:type="dxa"/>
              <w:bottom w:w="60" w:type="dxa"/>
              <w:right w:w="80" w:type="dxa"/>
            </w:tcMar>
            <w:vAlign w:val="center"/>
          </w:tcPr>
          <w:p w14:paraId="1D354816" w14:textId="77777777" w:rsidR="006001A2" w:rsidRDefault="00EE501D">
            <w:pPr>
              <w:spacing w:after="0" w:line="252" w:lineRule="auto"/>
              <w:rPr>
                <w:del w:id="1899" w:author="OpenAI Codex" w:date="2026-10-11T06:02:09Z"/>
              </w:rPr>
            </w:pPr>
            <w:del w:id="1897" w:author="OpenAI Codex" w:date="2026-10-11T06:02:09Z">
              <w:r>
                <w:rPr>
                  <w:b/>
                  <w:sz w:val="16"/>
                </w:rPr>
                <w:delText>PE</w:delText>
              </w:r>
            </w:del>
            <w:del w:id="1898" w:author="OpenAI Codex" w:date="2026-10-11T06:02:09Z">
              <w:r>
                <w:rPr>
                  <w:sz w:val="16"/>
                </w:rPr>
                <w:delText xml:space="preserve"> (Pernambuco)</w:delText>
              </w:r>
            </w:del>
          </w:p>
        </w:tc>
        <w:tc>
          <w:tcPr>
            <w:tcW w:w="1029" w:type="dxa"/>
            <w:shd w:val="clear" w:color="auto" w:fill="F8FAFC"/>
            <w:tcMar>
              <w:top w:w="60" w:type="dxa"/>
              <w:left w:w="80" w:type="dxa"/>
              <w:bottom w:w="60" w:type="dxa"/>
              <w:right w:w="80" w:type="dxa"/>
            </w:tcMar>
            <w:vAlign w:val="center"/>
          </w:tcPr>
          <w:p w14:paraId="201B3B67" w14:textId="77777777" w:rsidR="006001A2" w:rsidRDefault="00EE501D">
            <w:pPr>
              <w:spacing w:after="0" w:line="252" w:lineRule="auto"/>
              <w:rPr>
                <w:del w:id="1901" w:author="OpenAI Codex" w:date="2026-10-11T06:02:09Z"/>
              </w:rPr>
            </w:pPr>
            <w:del w:id="1900" w:author="OpenAI Codex" w:date="2026-10-11T06:02:09Z">
              <w:r>
                <w:rPr>
                  <w:sz w:val="16"/>
                </w:rPr>
                <w:delText>Northeast</w:delText>
              </w:r>
            </w:del>
          </w:p>
        </w:tc>
        <w:tc>
          <w:tcPr>
            <w:tcW w:w="1339" w:type="dxa"/>
            <w:shd w:val="clear" w:color="auto" w:fill="F8FAFC"/>
            <w:tcMar>
              <w:top w:w="60" w:type="dxa"/>
              <w:left w:w="80" w:type="dxa"/>
              <w:bottom w:w="60" w:type="dxa"/>
              <w:right w:w="80" w:type="dxa"/>
            </w:tcMar>
            <w:vAlign w:val="center"/>
          </w:tcPr>
          <w:p w14:paraId="4FC295DD" w14:textId="732CCC75" w:rsidR="006001A2" w:rsidRDefault="00EE501D">
            <w:pPr>
              <w:spacing w:after="0" w:line="252" w:lineRule="auto"/>
              <w:rPr>
                <w:del w:id="1903" w:author="OpenAI Codex" w:date="2026-10-11T06:02:09Z"/>
              </w:rPr>
            </w:pPr>
            <w:del w:id="1902" w:author="OpenAI Codex" w:date="2026-10-11T06:02:09Z">
              <w:r>
                <w:delText>251 (256)</w:delText>
              </w:r>
            </w:del>
          </w:p>
        </w:tc>
        <w:tc>
          <w:tcPr>
            <w:tcW w:w="1481" w:type="dxa"/>
            <w:shd w:val="clear" w:color="auto" w:fill="F8FAFC"/>
            <w:tcMar>
              <w:top w:w="60" w:type="dxa"/>
              <w:left w:w="80" w:type="dxa"/>
              <w:bottom w:w="60" w:type="dxa"/>
              <w:right w:w="80" w:type="dxa"/>
            </w:tcMar>
            <w:vAlign w:val="center"/>
          </w:tcPr>
          <w:p w14:paraId="76FC2902" w14:textId="77777777" w:rsidR="006001A2" w:rsidRDefault="00EE501D">
            <w:pPr>
              <w:spacing w:after="0" w:line="252" w:lineRule="auto"/>
              <w:jc w:val="center"/>
              <w:rPr>
                <w:del w:id="1905" w:author="OpenAI Codex" w:date="2026-10-11T06:02:09Z"/>
              </w:rPr>
            </w:pPr>
            <w:del w:id="1904" w:author="OpenAI Codex" w:date="2026-10-11T06:02:09Z">
              <w:r>
                <w:rPr>
                  <w:b/>
                  <w:sz w:val="16"/>
                </w:rPr>
                <w:delText>6.78</w:delText>
              </w:r>
            </w:del>
          </w:p>
        </w:tc>
        <w:tc>
          <w:tcPr>
            <w:tcW w:w="1526" w:type="dxa"/>
            <w:shd w:val="clear" w:color="auto" w:fill="F8FAFC"/>
            <w:tcMar>
              <w:top w:w="60" w:type="dxa"/>
              <w:left w:w="80" w:type="dxa"/>
              <w:bottom w:w="60" w:type="dxa"/>
              <w:right w:w="80" w:type="dxa"/>
            </w:tcMar>
            <w:vAlign w:val="center"/>
          </w:tcPr>
          <w:p w14:paraId="42BE16E1" w14:textId="77777777" w:rsidR="006001A2" w:rsidRDefault="00EE501D">
            <w:pPr>
              <w:spacing w:after="0" w:line="252" w:lineRule="auto"/>
              <w:jc w:val="center"/>
              <w:rPr>
                <w:del w:id="1907" w:author="OpenAI Codex" w:date="2026-10-11T06:02:09Z"/>
              </w:rPr>
            </w:pPr>
            <w:del w:id="1906" w:author="OpenAI Codex" w:date="2026-10-11T06:02:09Z">
              <w:r>
                <w:rPr>
                  <w:rFonts w:ascii="Cambria Math" w:hAnsi="Cambria Math"/>
                  <w:sz w:val="16"/>
                </w:rPr>
                <w:delText>8.76</w:delText>
              </w:r>
            </w:del>
          </w:p>
        </w:tc>
        <w:tc>
          <w:tcPr>
            <w:tcW w:w="1434" w:type="dxa"/>
            <w:shd w:val="clear" w:color="auto" w:fill="F8FAFC"/>
            <w:tcMar>
              <w:top w:w="60" w:type="dxa"/>
              <w:left w:w="80" w:type="dxa"/>
              <w:bottom w:w="60" w:type="dxa"/>
              <w:right w:w="80" w:type="dxa"/>
            </w:tcMar>
            <w:vAlign w:val="center"/>
          </w:tcPr>
          <w:p w14:paraId="118097D3" w14:textId="18AC8A2F" w:rsidR="006001A2" w:rsidRDefault="00EE501D">
            <w:pPr>
              <w:spacing w:after="0" w:line="252" w:lineRule="auto"/>
              <w:jc w:val="center"/>
              <w:rPr>
                <w:del w:id="1909" w:author="OpenAI Codex" w:date="2026-10-11T06:02:09Z"/>
              </w:rPr>
            </w:pPr>
            <w:del w:id="1908" w:author="OpenAI Codex" w:date="2026-10-11T06:02:09Z">
              <w:r>
                <w:delText>9.4%</w:delText>
              </w:r>
            </w:del>
          </w:p>
        </w:tc>
        <w:tc>
          <w:tcPr>
            <w:tcW w:w="1481" w:type="dxa"/>
            <w:shd w:val="clear" w:color="auto" w:fill="F8FAFC"/>
            <w:tcMar>
              <w:top w:w="60" w:type="dxa"/>
              <w:left w:w="80" w:type="dxa"/>
              <w:bottom w:w="60" w:type="dxa"/>
              <w:right w:w="80" w:type="dxa"/>
            </w:tcMar>
            <w:vAlign w:val="center"/>
          </w:tcPr>
          <w:p w14:paraId="0D4D2437" w14:textId="2E3DF349" w:rsidR="006001A2" w:rsidRDefault="00EE501D">
            <w:pPr>
              <w:spacing w:after="0" w:line="252" w:lineRule="auto"/>
              <w:jc w:val="center"/>
              <w:rPr>
                <w:del w:id="1911" w:author="OpenAI Codex" w:date="2026-10-11T06:02:09Z"/>
              </w:rPr>
            </w:pPr>
            <w:del w:id="1910" w:author="OpenAI Codex" w:date="2026-10-11T06:02:09Z">
              <w:r>
                <w:rPr>
                  <w:rFonts w:ascii="Cambria Math" w:hAnsi="Cambria Math"/>
                  <w:sz w:val="16"/>
                </w:rPr>
                <w:delText>0.124</w:delText>
              </w:r>
            </w:del>
          </w:p>
        </w:tc>
      </w:tr>
      <w:tr w:rsidR="006001A2" w14:paraId="7697E936" w14:textId="77777777">
        <w:trPr>
          <w:cantSplit/>
          <w:jc w:val="center"/>
          <w:del w:id="2027" w:author="OpenAI Codex" w:date="2026-10-11T06:02:09Z"/>
        </w:trPr>
        <w:tc>
          <w:tcPr>
            <w:tcW w:w="1743" w:type="dxa"/>
            <w:tcMar>
              <w:top w:w="60" w:type="dxa"/>
              <w:left w:w="80" w:type="dxa"/>
              <w:bottom w:w="60" w:type="dxa"/>
              <w:right w:w="80" w:type="dxa"/>
            </w:tcMar>
            <w:vAlign w:val="center"/>
          </w:tcPr>
          <w:p w14:paraId="4FA21FCB" w14:textId="77777777" w:rsidR="006001A2" w:rsidRDefault="00EE501D">
            <w:pPr>
              <w:spacing w:after="0" w:line="252" w:lineRule="auto"/>
              <w:rPr>
                <w:del w:id="1914" w:author="OpenAI Codex" w:date="2026-10-11T06:02:09Z"/>
              </w:rPr>
            </w:pPr>
            <w:del w:id="1912" w:author="OpenAI Codex" w:date="2026-10-11T06:02:09Z">
              <w:r>
                <w:rPr>
                  <w:b/>
                  <w:sz w:val="16"/>
                </w:rPr>
                <w:delText>CE</w:delText>
              </w:r>
            </w:del>
            <w:del w:id="1913" w:author="OpenAI Codex" w:date="2026-10-11T06:02:09Z">
              <w:r>
                <w:rPr>
                  <w:sz w:val="16"/>
                </w:rPr>
                <w:delText xml:space="preserve"> (Ceará)</w:delText>
              </w:r>
            </w:del>
          </w:p>
        </w:tc>
        <w:tc>
          <w:tcPr>
            <w:tcW w:w="1029" w:type="dxa"/>
            <w:tcMar>
              <w:top w:w="60" w:type="dxa"/>
              <w:left w:w="80" w:type="dxa"/>
              <w:bottom w:w="60" w:type="dxa"/>
              <w:right w:w="80" w:type="dxa"/>
            </w:tcMar>
            <w:vAlign w:val="center"/>
          </w:tcPr>
          <w:p w14:paraId="19AA9D1E" w14:textId="77777777" w:rsidR="006001A2" w:rsidRDefault="00EE501D">
            <w:pPr>
              <w:spacing w:after="0" w:line="252" w:lineRule="auto"/>
              <w:rPr>
                <w:del w:id="1916" w:author="OpenAI Codex" w:date="2026-10-11T06:02:09Z"/>
              </w:rPr>
            </w:pPr>
            <w:del w:id="1915" w:author="OpenAI Codex" w:date="2026-10-11T06:02:09Z">
              <w:r>
                <w:rPr>
                  <w:sz w:val="16"/>
                </w:rPr>
                <w:delText>Northeast</w:delText>
              </w:r>
            </w:del>
          </w:p>
        </w:tc>
        <w:tc>
          <w:tcPr>
            <w:tcW w:w="1339" w:type="dxa"/>
            <w:tcMar>
              <w:top w:w="60" w:type="dxa"/>
              <w:left w:w="80" w:type="dxa"/>
              <w:bottom w:w="60" w:type="dxa"/>
              <w:right w:w="80" w:type="dxa"/>
            </w:tcMar>
            <w:vAlign w:val="center"/>
          </w:tcPr>
          <w:p w14:paraId="415A50BB" w14:textId="19AAF291" w:rsidR="006001A2" w:rsidRDefault="00EE501D">
            <w:pPr>
              <w:spacing w:after="0" w:line="252" w:lineRule="auto"/>
              <w:rPr>
                <w:del w:id="1918" w:author="OpenAI Codex" w:date="2026-10-11T06:02:09Z"/>
              </w:rPr>
            </w:pPr>
            <w:del w:id="1917" w:author="OpenAI Codex" w:date="2026-10-11T06:02:09Z">
              <w:r>
                <w:delText>172 (174)</w:delText>
              </w:r>
            </w:del>
          </w:p>
        </w:tc>
        <w:tc>
          <w:tcPr>
            <w:tcW w:w="1481" w:type="dxa"/>
            <w:tcMar>
              <w:top w:w="60" w:type="dxa"/>
              <w:left w:w="80" w:type="dxa"/>
              <w:bottom w:w="60" w:type="dxa"/>
              <w:right w:w="80" w:type="dxa"/>
            </w:tcMar>
            <w:vAlign w:val="center"/>
          </w:tcPr>
          <w:p w14:paraId="40D7DEB0" w14:textId="77777777" w:rsidR="006001A2" w:rsidRDefault="00EE501D">
            <w:pPr>
              <w:spacing w:after="0" w:line="252" w:lineRule="auto"/>
              <w:jc w:val="center"/>
              <w:rPr>
                <w:del w:id="1920" w:author="OpenAI Codex" w:date="2026-10-11T06:02:09Z"/>
              </w:rPr>
            </w:pPr>
            <w:del w:id="1919" w:author="OpenAI Codex" w:date="2026-10-11T06:02:09Z">
              <w:r>
                <w:rPr>
                  <w:b/>
                  <w:sz w:val="16"/>
                </w:rPr>
                <w:delText>4.60</w:delText>
              </w:r>
            </w:del>
          </w:p>
        </w:tc>
        <w:tc>
          <w:tcPr>
            <w:tcW w:w="1526" w:type="dxa"/>
            <w:tcMar>
              <w:top w:w="60" w:type="dxa"/>
              <w:left w:w="80" w:type="dxa"/>
              <w:bottom w:w="60" w:type="dxa"/>
              <w:right w:w="80" w:type="dxa"/>
            </w:tcMar>
            <w:vAlign w:val="center"/>
          </w:tcPr>
          <w:p w14:paraId="3486EE17" w14:textId="77777777" w:rsidR="006001A2" w:rsidRDefault="00EE501D">
            <w:pPr>
              <w:spacing w:after="0" w:line="252" w:lineRule="auto"/>
              <w:jc w:val="center"/>
              <w:rPr>
                <w:del w:id="1922" w:author="OpenAI Codex" w:date="2026-10-11T06:02:09Z"/>
              </w:rPr>
            </w:pPr>
            <w:del w:id="1921" w:author="OpenAI Codex" w:date="2026-10-11T06:02:09Z">
              <w:r>
                <w:rPr>
                  <w:rFonts w:ascii="Cambria Math" w:hAnsi="Cambria Math"/>
                  <w:sz w:val="16"/>
                </w:rPr>
                <w:delText>5.96</w:delText>
              </w:r>
            </w:del>
          </w:p>
        </w:tc>
        <w:tc>
          <w:tcPr>
            <w:tcW w:w="1434" w:type="dxa"/>
            <w:tcMar>
              <w:top w:w="60" w:type="dxa"/>
              <w:left w:w="80" w:type="dxa"/>
              <w:bottom w:w="60" w:type="dxa"/>
              <w:right w:w="80" w:type="dxa"/>
            </w:tcMar>
            <w:vAlign w:val="center"/>
          </w:tcPr>
          <w:p w14:paraId="3768AE44" w14:textId="4E285D3F" w:rsidR="006001A2" w:rsidRDefault="00EE501D">
            <w:pPr>
              <w:spacing w:after="0" w:line="252" w:lineRule="auto"/>
              <w:jc w:val="center"/>
              <w:rPr>
                <w:del w:id="1924" w:author="OpenAI Codex" w:date="2026-10-11T06:02:09Z"/>
              </w:rPr>
            </w:pPr>
            <w:del w:id="1923" w:author="OpenAI Codex" w:date="2026-10-11T06:02:09Z">
              <w:r>
                <w:delText>9.2%</w:delText>
              </w:r>
            </w:del>
          </w:p>
        </w:tc>
        <w:tc>
          <w:tcPr>
            <w:tcW w:w="1481" w:type="dxa"/>
            <w:tcMar>
              <w:top w:w="60" w:type="dxa"/>
              <w:left w:w="80" w:type="dxa"/>
              <w:bottom w:w="60" w:type="dxa"/>
              <w:right w:w="80" w:type="dxa"/>
            </w:tcMar>
            <w:vAlign w:val="center"/>
          </w:tcPr>
          <w:p w14:paraId="45F22C3D" w14:textId="7D8E190B" w:rsidR="006001A2" w:rsidRDefault="00EE501D">
            <w:pPr>
              <w:spacing w:after="0" w:line="252" w:lineRule="auto"/>
              <w:jc w:val="center"/>
              <w:rPr>
                <w:del w:id="1926" w:author="OpenAI Codex" w:date="2026-10-11T06:02:09Z"/>
              </w:rPr>
            </w:pPr>
            <w:del w:id="1925" w:author="OpenAI Codex" w:date="2026-10-11T06:02:09Z">
              <w:r>
                <w:rPr>
                  <w:rFonts w:ascii="Cambria Math" w:hAnsi="Cambria Math"/>
                  <w:sz w:val="16"/>
                </w:rPr>
                <w:delText>0.082</w:delText>
              </w:r>
            </w:del>
          </w:p>
        </w:tc>
      </w:tr>
      <w:tr w:rsidR="006001A2" w14:paraId="5745EBB6" w14:textId="77777777">
        <w:trPr>
          <w:cantSplit/>
          <w:jc w:val="center"/>
          <w:del w:id="2028" w:author="OpenAI Codex" w:date="2026-10-11T06:02:09Z"/>
        </w:trPr>
        <w:tc>
          <w:tcPr>
            <w:tcW w:w="1743" w:type="dxa"/>
            <w:shd w:val="clear" w:color="auto" w:fill="F8FAFC"/>
            <w:tcMar>
              <w:top w:w="60" w:type="dxa"/>
              <w:left w:w="80" w:type="dxa"/>
              <w:bottom w:w="60" w:type="dxa"/>
              <w:right w:w="80" w:type="dxa"/>
            </w:tcMar>
            <w:vAlign w:val="center"/>
          </w:tcPr>
          <w:p w14:paraId="3CDAC0A4" w14:textId="77777777" w:rsidR="006001A2" w:rsidRDefault="00EE501D">
            <w:pPr>
              <w:spacing w:after="0" w:line="252" w:lineRule="auto"/>
              <w:rPr>
                <w:del w:id="1929" w:author="OpenAI Codex" w:date="2026-10-11T06:02:09Z"/>
              </w:rPr>
            </w:pPr>
            <w:del w:id="1927" w:author="OpenAI Codex" w:date="2026-10-11T06:02:09Z">
              <w:r>
                <w:rPr>
                  <w:b/>
                  <w:sz w:val="16"/>
                </w:rPr>
                <w:delText>PA</w:delText>
              </w:r>
            </w:del>
            <w:del w:id="1928" w:author="OpenAI Codex" w:date="2026-10-11T06:02:09Z">
              <w:r>
                <w:rPr>
                  <w:sz w:val="16"/>
                </w:rPr>
                <w:delText xml:space="preserve"> (Pará)</w:delText>
              </w:r>
            </w:del>
          </w:p>
        </w:tc>
        <w:tc>
          <w:tcPr>
            <w:tcW w:w="1029" w:type="dxa"/>
            <w:shd w:val="clear" w:color="auto" w:fill="F8FAFC"/>
            <w:tcMar>
              <w:top w:w="60" w:type="dxa"/>
              <w:left w:w="80" w:type="dxa"/>
              <w:bottom w:w="60" w:type="dxa"/>
              <w:right w:w="80" w:type="dxa"/>
            </w:tcMar>
            <w:vAlign w:val="center"/>
          </w:tcPr>
          <w:p w14:paraId="2F1D2F5E" w14:textId="77777777" w:rsidR="006001A2" w:rsidRDefault="00EE501D">
            <w:pPr>
              <w:spacing w:after="0" w:line="252" w:lineRule="auto"/>
              <w:rPr>
                <w:del w:id="1931" w:author="OpenAI Codex" w:date="2026-10-11T06:02:09Z"/>
              </w:rPr>
            </w:pPr>
            <w:del w:id="1930" w:author="OpenAI Codex" w:date="2026-10-11T06:02:09Z">
              <w:r>
                <w:rPr>
                  <w:sz w:val="16"/>
                </w:rPr>
                <w:delText>North</w:delText>
              </w:r>
            </w:del>
          </w:p>
        </w:tc>
        <w:tc>
          <w:tcPr>
            <w:tcW w:w="1339" w:type="dxa"/>
            <w:shd w:val="clear" w:color="auto" w:fill="F8FAFC"/>
            <w:tcMar>
              <w:top w:w="60" w:type="dxa"/>
              <w:left w:w="80" w:type="dxa"/>
              <w:bottom w:w="60" w:type="dxa"/>
              <w:right w:w="80" w:type="dxa"/>
            </w:tcMar>
            <w:vAlign w:val="center"/>
          </w:tcPr>
          <w:p w14:paraId="0DAEF02F" w14:textId="4F63AF0F" w:rsidR="006001A2" w:rsidRDefault="00EE501D">
            <w:pPr>
              <w:spacing w:after="0" w:line="252" w:lineRule="auto"/>
              <w:rPr>
                <w:del w:id="1933" w:author="OpenAI Codex" w:date="2026-10-11T06:02:09Z"/>
              </w:rPr>
            </w:pPr>
            <w:del w:id="1932" w:author="OpenAI Codex" w:date="2026-10-11T06:02:09Z">
              <w:r>
                <w:delText>138 (138)</w:delText>
              </w:r>
            </w:del>
          </w:p>
        </w:tc>
        <w:tc>
          <w:tcPr>
            <w:tcW w:w="1481" w:type="dxa"/>
            <w:shd w:val="clear" w:color="auto" w:fill="F8FAFC"/>
            <w:tcMar>
              <w:top w:w="60" w:type="dxa"/>
              <w:left w:w="80" w:type="dxa"/>
              <w:bottom w:w="60" w:type="dxa"/>
              <w:right w:w="80" w:type="dxa"/>
            </w:tcMar>
            <w:vAlign w:val="center"/>
          </w:tcPr>
          <w:p w14:paraId="0B40F60C" w14:textId="77777777" w:rsidR="006001A2" w:rsidRDefault="00EE501D">
            <w:pPr>
              <w:spacing w:after="0" w:line="252" w:lineRule="auto"/>
              <w:jc w:val="center"/>
              <w:rPr>
                <w:del w:id="1935" w:author="OpenAI Codex" w:date="2026-10-11T06:02:09Z"/>
              </w:rPr>
            </w:pPr>
            <w:del w:id="1934" w:author="OpenAI Codex" w:date="2026-10-11T06:02:09Z">
              <w:r>
                <w:rPr>
                  <w:b/>
                  <w:sz w:val="16"/>
                </w:rPr>
                <w:delText>5.33</w:delText>
              </w:r>
            </w:del>
          </w:p>
        </w:tc>
        <w:tc>
          <w:tcPr>
            <w:tcW w:w="1526" w:type="dxa"/>
            <w:shd w:val="clear" w:color="auto" w:fill="F8FAFC"/>
            <w:tcMar>
              <w:top w:w="60" w:type="dxa"/>
              <w:left w:w="80" w:type="dxa"/>
              <w:bottom w:w="60" w:type="dxa"/>
              <w:right w:w="80" w:type="dxa"/>
            </w:tcMar>
            <w:vAlign w:val="center"/>
          </w:tcPr>
          <w:p w14:paraId="562BDBF6" w14:textId="77777777" w:rsidR="006001A2" w:rsidRDefault="00EE501D">
            <w:pPr>
              <w:spacing w:after="0" w:line="252" w:lineRule="auto"/>
              <w:jc w:val="center"/>
              <w:rPr>
                <w:del w:id="1937" w:author="OpenAI Codex" w:date="2026-10-11T06:02:09Z"/>
              </w:rPr>
            </w:pPr>
            <w:del w:id="1936" w:author="OpenAI Codex" w:date="2026-10-11T06:02:09Z">
              <w:r>
                <w:rPr>
                  <w:rFonts w:ascii="Cambria Math" w:hAnsi="Cambria Math"/>
                  <w:sz w:val="16"/>
                </w:rPr>
                <w:delText>6.73</w:delText>
              </w:r>
            </w:del>
          </w:p>
        </w:tc>
        <w:tc>
          <w:tcPr>
            <w:tcW w:w="1434" w:type="dxa"/>
            <w:shd w:val="clear" w:color="auto" w:fill="F8FAFC"/>
            <w:tcMar>
              <w:top w:w="60" w:type="dxa"/>
              <w:left w:w="80" w:type="dxa"/>
              <w:bottom w:w="60" w:type="dxa"/>
              <w:right w:w="80" w:type="dxa"/>
            </w:tcMar>
            <w:vAlign w:val="center"/>
          </w:tcPr>
          <w:p w14:paraId="6BA24FA5" w14:textId="3E3FBA3A" w:rsidR="006001A2" w:rsidRDefault="00EE501D">
            <w:pPr>
              <w:spacing w:after="0" w:line="252" w:lineRule="auto"/>
              <w:jc w:val="center"/>
              <w:rPr>
                <w:del w:id="1939" w:author="OpenAI Codex" w:date="2026-10-11T06:02:09Z"/>
              </w:rPr>
            </w:pPr>
            <w:del w:id="1938" w:author="OpenAI Codex" w:date="2026-10-11T06:02:09Z">
              <w:r>
                <w:delText>6.5%</w:delText>
              </w:r>
            </w:del>
          </w:p>
        </w:tc>
        <w:tc>
          <w:tcPr>
            <w:tcW w:w="1481" w:type="dxa"/>
            <w:shd w:val="clear" w:color="auto" w:fill="F8FAFC"/>
            <w:tcMar>
              <w:top w:w="60" w:type="dxa"/>
              <w:left w:w="80" w:type="dxa"/>
              <w:bottom w:w="60" w:type="dxa"/>
              <w:right w:w="80" w:type="dxa"/>
            </w:tcMar>
            <w:vAlign w:val="center"/>
          </w:tcPr>
          <w:p w14:paraId="4CD660A1" w14:textId="2DD80C80" w:rsidR="006001A2" w:rsidRDefault="00EE501D">
            <w:pPr>
              <w:spacing w:after="0" w:line="252" w:lineRule="auto"/>
              <w:jc w:val="center"/>
              <w:rPr>
                <w:del w:id="1941" w:author="OpenAI Codex" w:date="2026-10-11T06:02:09Z"/>
              </w:rPr>
            </w:pPr>
            <w:del w:id="1940" w:author="OpenAI Codex" w:date="2026-10-11T06:02:09Z">
              <w:r>
                <w:rPr>
                  <w:rFonts w:ascii="Cambria Math" w:hAnsi="Cambria Math"/>
                  <w:sz w:val="16"/>
                </w:rPr>
                <w:delText>0.236</w:delText>
              </w:r>
            </w:del>
          </w:p>
        </w:tc>
      </w:tr>
      <w:tr w:rsidR="006001A2" w14:paraId="6BE0848D" w14:textId="77777777">
        <w:trPr>
          <w:cantSplit/>
          <w:jc w:val="center"/>
          <w:del w:id="2029" w:author="OpenAI Codex" w:date="2026-10-11T06:02:09Z"/>
        </w:trPr>
        <w:tc>
          <w:tcPr>
            <w:tcW w:w="1743" w:type="dxa"/>
            <w:tcMar>
              <w:top w:w="60" w:type="dxa"/>
              <w:left w:w="80" w:type="dxa"/>
              <w:bottom w:w="60" w:type="dxa"/>
              <w:right w:w="80" w:type="dxa"/>
            </w:tcMar>
            <w:vAlign w:val="center"/>
          </w:tcPr>
          <w:p w14:paraId="30707C2F" w14:textId="77777777" w:rsidR="006001A2" w:rsidRDefault="00EE501D">
            <w:pPr>
              <w:spacing w:after="0" w:line="252" w:lineRule="auto"/>
              <w:rPr>
                <w:del w:id="1944" w:author="OpenAI Codex" w:date="2026-10-11T06:02:09Z"/>
              </w:rPr>
            </w:pPr>
            <w:del w:id="1942" w:author="OpenAI Codex" w:date="2026-10-11T06:02:09Z">
              <w:r>
                <w:rPr>
                  <w:b/>
                  <w:sz w:val="16"/>
                </w:rPr>
                <w:delText>MT</w:delText>
              </w:r>
            </w:del>
            <w:del w:id="1943" w:author="OpenAI Codex" w:date="2026-10-11T06:02:09Z">
              <w:r>
                <w:rPr>
                  <w:sz w:val="16"/>
                </w:rPr>
                <w:delText xml:space="preserve"> (Mato Grosso)</w:delText>
              </w:r>
            </w:del>
          </w:p>
        </w:tc>
        <w:tc>
          <w:tcPr>
            <w:tcW w:w="1029" w:type="dxa"/>
            <w:tcMar>
              <w:top w:w="60" w:type="dxa"/>
              <w:left w:w="80" w:type="dxa"/>
              <w:bottom w:w="60" w:type="dxa"/>
              <w:right w:w="80" w:type="dxa"/>
            </w:tcMar>
            <w:vAlign w:val="center"/>
          </w:tcPr>
          <w:p w14:paraId="6658F375" w14:textId="77777777" w:rsidR="006001A2" w:rsidRDefault="00EE501D">
            <w:pPr>
              <w:spacing w:after="0" w:line="252" w:lineRule="auto"/>
              <w:rPr>
                <w:del w:id="1946" w:author="OpenAI Codex" w:date="2026-10-11T06:02:09Z"/>
              </w:rPr>
            </w:pPr>
            <w:del w:id="1945" w:author="OpenAI Codex" w:date="2026-10-11T06:02:09Z">
              <w:r>
                <w:rPr>
                  <w:sz w:val="16"/>
                </w:rPr>
                <w:delText>Center-West</w:delText>
              </w:r>
            </w:del>
          </w:p>
        </w:tc>
        <w:tc>
          <w:tcPr>
            <w:tcW w:w="1339" w:type="dxa"/>
            <w:tcMar>
              <w:top w:w="60" w:type="dxa"/>
              <w:left w:w="80" w:type="dxa"/>
              <w:bottom w:w="60" w:type="dxa"/>
              <w:right w:w="80" w:type="dxa"/>
            </w:tcMar>
            <w:vAlign w:val="center"/>
          </w:tcPr>
          <w:p w14:paraId="7D80CE47" w14:textId="546464A3" w:rsidR="006001A2" w:rsidRDefault="00EE501D">
            <w:pPr>
              <w:spacing w:after="0" w:line="252" w:lineRule="auto"/>
              <w:rPr>
                <w:del w:id="1948" w:author="OpenAI Codex" w:date="2026-10-11T06:02:09Z"/>
              </w:rPr>
            </w:pPr>
            <w:del w:id="1947" w:author="OpenAI Codex" w:date="2026-10-11T06:02:09Z">
              <w:r>
                <w:delText>125 (125)</w:delText>
              </w:r>
            </w:del>
          </w:p>
        </w:tc>
        <w:tc>
          <w:tcPr>
            <w:tcW w:w="1481" w:type="dxa"/>
            <w:tcMar>
              <w:top w:w="60" w:type="dxa"/>
              <w:left w:w="80" w:type="dxa"/>
              <w:bottom w:w="60" w:type="dxa"/>
              <w:right w:w="80" w:type="dxa"/>
            </w:tcMar>
            <w:vAlign w:val="center"/>
          </w:tcPr>
          <w:p w14:paraId="517686E2" w14:textId="77777777" w:rsidR="006001A2" w:rsidRDefault="00EE501D">
            <w:pPr>
              <w:spacing w:after="0" w:line="252" w:lineRule="auto"/>
              <w:jc w:val="center"/>
              <w:rPr>
                <w:del w:id="1950" w:author="OpenAI Codex" w:date="2026-10-11T06:02:09Z"/>
              </w:rPr>
            </w:pPr>
            <w:del w:id="1949" w:author="OpenAI Codex" w:date="2026-10-11T06:02:09Z">
              <w:r>
                <w:rPr>
                  <w:b/>
                  <w:sz w:val="16"/>
                </w:rPr>
                <w:delText>4.23</w:delText>
              </w:r>
            </w:del>
          </w:p>
        </w:tc>
        <w:tc>
          <w:tcPr>
            <w:tcW w:w="1526" w:type="dxa"/>
            <w:tcMar>
              <w:top w:w="60" w:type="dxa"/>
              <w:left w:w="80" w:type="dxa"/>
              <w:bottom w:w="60" w:type="dxa"/>
              <w:right w:w="80" w:type="dxa"/>
            </w:tcMar>
            <w:vAlign w:val="center"/>
          </w:tcPr>
          <w:p w14:paraId="4B216724" w14:textId="77777777" w:rsidR="006001A2" w:rsidRDefault="00EE501D">
            <w:pPr>
              <w:spacing w:after="0" w:line="252" w:lineRule="auto"/>
              <w:jc w:val="center"/>
              <w:rPr>
                <w:del w:id="1952" w:author="OpenAI Codex" w:date="2026-10-11T06:02:09Z"/>
              </w:rPr>
            </w:pPr>
            <w:del w:id="1951" w:author="OpenAI Codex" w:date="2026-10-11T06:02:09Z">
              <w:r>
                <w:rPr>
                  <w:rFonts w:ascii="Cambria Math" w:hAnsi="Cambria Math"/>
                  <w:sz w:val="16"/>
                </w:rPr>
                <w:delText>6.44</w:delText>
              </w:r>
            </w:del>
          </w:p>
        </w:tc>
        <w:tc>
          <w:tcPr>
            <w:tcW w:w="1434" w:type="dxa"/>
            <w:tcMar>
              <w:top w:w="60" w:type="dxa"/>
              <w:left w:w="80" w:type="dxa"/>
              <w:bottom w:w="60" w:type="dxa"/>
              <w:right w:w="80" w:type="dxa"/>
            </w:tcMar>
            <w:vAlign w:val="center"/>
          </w:tcPr>
          <w:p w14:paraId="5B7E9E27" w14:textId="2A75AEC3" w:rsidR="006001A2" w:rsidRDefault="00EE501D">
            <w:pPr>
              <w:spacing w:after="0" w:line="252" w:lineRule="auto"/>
              <w:jc w:val="center"/>
              <w:rPr>
                <w:del w:id="1954" w:author="OpenAI Codex" w:date="2026-10-11T06:02:09Z"/>
              </w:rPr>
            </w:pPr>
            <w:del w:id="1953" w:author="OpenAI Codex" w:date="2026-10-11T06:02:09Z">
              <w:r>
                <w:delText>9.6%</w:delText>
              </w:r>
            </w:del>
          </w:p>
        </w:tc>
        <w:tc>
          <w:tcPr>
            <w:tcW w:w="1481" w:type="dxa"/>
            <w:tcMar>
              <w:top w:w="60" w:type="dxa"/>
              <w:left w:w="80" w:type="dxa"/>
              <w:bottom w:w="60" w:type="dxa"/>
              <w:right w:w="80" w:type="dxa"/>
            </w:tcMar>
            <w:vAlign w:val="center"/>
          </w:tcPr>
          <w:p w14:paraId="23862259" w14:textId="7FBE37BE" w:rsidR="006001A2" w:rsidRDefault="00EE501D">
            <w:pPr>
              <w:spacing w:after="0" w:line="252" w:lineRule="auto"/>
              <w:jc w:val="center"/>
              <w:rPr>
                <w:del w:id="1956" w:author="OpenAI Codex" w:date="2026-10-11T06:02:09Z"/>
              </w:rPr>
            </w:pPr>
            <w:del w:id="1955" w:author="OpenAI Codex" w:date="2026-10-11T06:02:09Z">
              <w:r>
                <w:rPr>
                  <w:rFonts w:ascii="Cambria Math" w:hAnsi="Cambria Math"/>
                  <w:sz w:val="16"/>
                </w:rPr>
                <w:delText>0.343</w:delText>
              </w:r>
            </w:del>
          </w:p>
        </w:tc>
      </w:tr>
      <w:tr w:rsidR="006001A2" w14:paraId="737281C7" w14:textId="77777777">
        <w:trPr>
          <w:cantSplit/>
          <w:jc w:val="center"/>
          <w:del w:id="2030" w:author="OpenAI Codex" w:date="2026-10-11T06:02:09Z"/>
        </w:trPr>
        <w:tc>
          <w:tcPr>
            <w:tcW w:w="1743" w:type="dxa"/>
            <w:shd w:val="clear" w:color="auto" w:fill="F8FAFC"/>
            <w:tcMar>
              <w:top w:w="60" w:type="dxa"/>
              <w:left w:w="80" w:type="dxa"/>
              <w:bottom w:w="60" w:type="dxa"/>
              <w:right w:w="80" w:type="dxa"/>
            </w:tcMar>
            <w:vAlign w:val="center"/>
          </w:tcPr>
          <w:p w14:paraId="1F49F55C" w14:textId="77777777" w:rsidR="006001A2" w:rsidRDefault="00EE501D">
            <w:pPr>
              <w:spacing w:after="0" w:line="252" w:lineRule="auto"/>
              <w:rPr>
                <w:del w:id="1959" w:author="OpenAI Codex" w:date="2026-10-11T06:02:09Z"/>
              </w:rPr>
            </w:pPr>
            <w:del w:id="1957" w:author="OpenAI Codex" w:date="2026-10-11T06:02:09Z">
              <w:r>
                <w:rPr>
                  <w:b/>
                  <w:sz w:val="16"/>
                </w:rPr>
                <w:delText>MS</w:delText>
              </w:r>
            </w:del>
            <w:del w:id="1958" w:author="OpenAI Codex" w:date="2026-10-11T06:02:09Z">
              <w:r>
                <w:rPr>
                  <w:sz w:val="16"/>
                </w:rPr>
                <w:delText xml:space="preserve"> (Mato Grosso do Sul)</w:delText>
              </w:r>
            </w:del>
          </w:p>
        </w:tc>
        <w:tc>
          <w:tcPr>
            <w:tcW w:w="1029" w:type="dxa"/>
            <w:shd w:val="clear" w:color="auto" w:fill="F8FAFC"/>
            <w:tcMar>
              <w:top w:w="60" w:type="dxa"/>
              <w:left w:w="80" w:type="dxa"/>
              <w:bottom w:w="60" w:type="dxa"/>
              <w:right w:w="80" w:type="dxa"/>
            </w:tcMar>
            <w:vAlign w:val="center"/>
          </w:tcPr>
          <w:p w14:paraId="73567FB1" w14:textId="77777777" w:rsidR="006001A2" w:rsidRDefault="00EE501D">
            <w:pPr>
              <w:spacing w:after="0" w:line="252" w:lineRule="auto"/>
              <w:rPr>
                <w:del w:id="1961" w:author="OpenAI Codex" w:date="2026-10-11T06:02:09Z"/>
              </w:rPr>
            </w:pPr>
            <w:del w:id="1960" w:author="OpenAI Codex" w:date="2026-10-11T06:02:09Z">
              <w:r>
                <w:rPr>
                  <w:sz w:val="16"/>
                </w:rPr>
                <w:delText>Center-West</w:delText>
              </w:r>
            </w:del>
          </w:p>
        </w:tc>
        <w:tc>
          <w:tcPr>
            <w:tcW w:w="1339" w:type="dxa"/>
            <w:shd w:val="clear" w:color="auto" w:fill="F8FAFC"/>
            <w:tcMar>
              <w:top w:w="60" w:type="dxa"/>
              <w:left w:w="80" w:type="dxa"/>
              <w:bottom w:w="60" w:type="dxa"/>
              <w:right w:w="80" w:type="dxa"/>
            </w:tcMar>
            <w:vAlign w:val="center"/>
          </w:tcPr>
          <w:p w14:paraId="586DAF1F" w14:textId="3F6D6A1C" w:rsidR="006001A2" w:rsidRDefault="00EE501D">
            <w:pPr>
              <w:spacing w:after="0" w:line="252" w:lineRule="auto"/>
              <w:rPr>
                <w:del w:id="1963" w:author="OpenAI Codex" w:date="2026-10-11T06:02:09Z"/>
              </w:rPr>
            </w:pPr>
            <w:del w:id="1962" w:author="OpenAI Codex" w:date="2026-10-11T06:02:09Z">
              <w:r>
                <w:delText>114 (113)</w:delText>
              </w:r>
            </w:del>
          </w:p>
        </w:tc>
        <w:tc>
          <w:tcPr>
            <w:tcW w:w="1481" w:type="dxa"/>
            <w:shd w:val="clear" w:color="auto" w:fill="F8FAFC"/>
            <w:tcMar>
              <w:top w:w="60" w:type="dxa"/>
              <w:left w:w="80" w:type="dxa"/>
              <w:bottom w:w="60" w:type="dxa"/>
              <w:right w:w="80" w:type="dxa"/>
            </w:tcMar>
            <w:vAlign w:val="center"/>
          </w:tcPr>
          <w:p w14:paraId="02E421D7" w14:textId="77777777" w:rsidR="006001A2" w:rsidRDefault="00EE501D">
            <w:pPr>
              <w:spacing w:after="0" w:line="252" w:lineRule="auto"/>
              <w:jc w:val="center"/>
              <w:rPr>
                <w:del w:id="1965" w:author="OpenAI Codex" w:date="2026-10-11T06:02:09Z"/>
              </w:rPr>
            </w:pPr>
            <w:del w:id="1964" w:author="OpenAI Codex" w:date="2026-10-11T06:02:09Z">
              <w:r>
                <w:rPr>
                  <w:b/>
                  <w:sz w:val="16"/>
                </w:rPr>
                <w:delText>4.45</w:delText>
              </w:r>
            </w:del>
          </w:p>
        </w:tc>
        <w:tc>
          <w:tcPr>
            <w:tcW w:w="1526" w:type="dxa"/>
            <w:shd w:val="clear" w:color="auto" w:fill="F8FAFC"/>
            <w:tcMar>
              <w:top w:w="60" w:type="dxa"/>
              <w:left w:w="80" w:type="dxa"/>
              <w:bottom w:w="60" w:type="dxa"/>
              <w:right w:w="80" w:type="dxa"/>
            </w:tcMar>
            <w:vAlign w:val="center"/>
          </w:tcPr>
          <w:p w14:paraId="04F2E5F6" w14:textId="77777777" w:rsidR="006001A2" w:rsidRDefault="00EE501D">
            <w:pPr>
              <w:spacing w:after="0" w:line="252" w:lineRule="auto"/>
              <w:jc w:val="center"/>
              <w:rPr>
                <w:del w:id="1967" w:author="OpenAI Codex" w:date="2026-10-11T06:02:09Z"/>
              </w:rPr>
            </w:pPr>
            <w:del w:id="1966" w:author="OpenAI Codex" w:date="2026-10-11T06:02:09Z">
              <w:r>
                <w:rPr>
                  <w:rFonts w:ascii="Cambria Math" w:hAnsi="Cambria Math"/>
                  <w:sz w:val="16"/>
                </w:rPr>
                <w:delText>5.82</w:delText>
              </w:r>
            </w:del>
          </w:p>
        </w:tc>
        <w:tc>
          <w:tcPr>
            <w:tcW w:w="1434" w:type="dxa"/>
            <w:shd w:val="clear" w:color="auto" w:fill="F8FAFC"/>
            <w:tcMar>
              <w:top w:w="60" w:type="dxa"/>
              <w:left w:w="80" w:type="dxa"/>
              <w:bottom w:w="60" w:type="dxa"/>
              <w:right w:w="80" w:type="dxa"/>
            </w:tcMar>
            <w:vAlign w:val="center"/>
          </w:tcPr>
          <w:p w14:paraId="756CD254" w14:textId="638C9833" w:rsidR="006001A2" w:rsidRDefault="00EE501D">
            <w:pPr>
              <w:spacing w:after="0" w:line="252" w:lineRule="auto"/>
              <w:jc w:val="center"/>
              <w:rPr>
                <w:del w:id="1969" w:author="OpenAI Codex" w:date="2026-10-11T06:02:09Z"/>
              </w:rPr>
            </w:pPr>
            <w:del w:id="1968" w:author="OpenAI Codex" w:date="2026-10-11T06:02:09Z">
              <w:r>
                <w:delText>12.4%</w:delText>
              </w:r>
            </w:del>
          </w:p>
        </w:tc>
        <w:tc>
          <w:tcPr>
            <w:tcW w:w="1481" w:type="dxa"/>
            <w:shd w:val="clear" w:color="auto" w:fill="F8FAFC"/>
            <w:tcMar>
              <w:top w:w="60" w:type="dxa"/>
              <w:left w:w="80" w:type="dxa"/>
              <w:bottom w:w="60" w:type="dxa"/>
              <w:right w:w="80" w:type="dxa"/>
            </w:tcMar>
            <w:vAlign w:val="center"/>
          </w:tcPr>
          <w:p w14:paraId="6ACDC7AF" w14:textId="23B7C92D" w:rsidR="006001A2" w:rsidRDefault="00EE501D">
            <w:pPr>
              <w:spacing w:after="0" w:line="252" w:lineRule="auto"/>
              <w:jc w:val="center"/>
              <w:rPr>
                <w:del w:id="1971" w:author="OpenAI Codex" w:date="2026-10-11T06:02:09Z"/>
              </w:rPr>
            </w:pPr>
            <w:del w:id="1970" w:author="OpenAI Codex" w:date="2026-10-11T06:02:09Z">
              <w:r>
                <w:rPr>
                  <w:rFonts w:ascii="Cambria Math" w:hAnsi="Cambria Math"/>
                  <w:sz w:val="16"/>
                </w:rPr>
                <w:delText>0.336</w:delText>
              </w:r>
            </w:del>
          </w:p>
        </w:tc>
      </w:tr>
      <w:tr w:rsidR="006001A2" w14:paraId="649F7EF4" w14:textId="77777777">
        <w:trPr>
          <w:cantSplit/>
          <w:jc w:val="center"/>
          <w:del w:id="2031" w:author="OpenAI Codex" w:date="2026-10-11T06:02:09Z"/>
        </w:trPr>
        <w:tc>
          <w:tcPr>
            <w:tcW w:w="1743" w:type="dxa"/>
            <w:tcMar>
              <w:top w:w="60" w:type="dxa"/>
              <w:left w:w="80" w:type="dxa"/>
              <w:bottom w:w="60" w:type="dxa"/>
              <w:right w:w="80" w:type="dxa"/>
            </w:tcMar>
            <w:vAlign w:val="center"/>
          </w:tcPr>
          <w:p w14:paraId="0AE99D37" w14:textId="77777777" w:rsidR="006001A2" w:rsidRDefault="00EE501D">
            <w:pPr>
              <w:spacing w:after="0" w:line="252" w:lineRule="auto"/>
              <w:rPr>
                <w:del w:id="1974" w:author="OpenAI Codex" w:date="2026-10-11T06:02:09Z"/>
              </w:rPr>
            </w:pPr>
            <w:del w:id="1972" w:author="OpenAI Codex" w:date="2026-10-11T06:02:09Z">
              <w:r>
                <w:rPr>
                  <w:b/>
                  <w:sz w:val="16"/>
                </w:rPr>
                <w:delText>MA</w:delText>
              </w:r>
            </w:del>
            <w:del w:id="1973" w:author="OpenAI Codex" w:date="2026-10-11T06:02:09Z">
              <w:r>
                <w:rPr>
                  <w:sz w:val="16"/>
                </w:rPr>
                <w:delText xml:space="preserve"> (Maranhão)</w:delText>
              </w:r>
            </w:del>
          </w:p>
        </w:tc>
        <w:tc>
          <w:tcPr>
            <w:tcW w:w="1029" w:type="dxa"/>
            <w:tcMar>
              <w:top w:w="60" w:type="dxa"/>
              <w:left w:w="80" w:type="dxa"/>
              <w:bottom w:w="60" w:type="dxa"/>
              <w:right w:w="80" w:type="dxa"/>
            </w:tcMar>
            <w:vAlign w:val="center"/>
          </w:tcPr>
          <w:p w14:paraId="3F410C70" w14:textId="77777777" w:rsidR="006001A2" w:rsidRDefault="00EE501D">
            <w:pPr>
              <w:spacing w:after="0" w:line="252" w:lineRule="auto"/>
              <w:rPr>
                <w:del w:id="1976" w:author="OpenAI Codex" w:date="2026-10-11T06:02:09Z"/>
              </w:rPr>
            </w:pPr>
            <w:del w:id="1975" w:author="OpenAI Codex" w:date="2026-10-11T06:02:09Z">
              <w:r>
                <w:rPr>
                  <w:sz w:val="16"/>
                </w:rPr>
                <w:delText>Northeast</w:delText>
              </w:r>
            </w:del>
          </w:p>
        </w:tc>
        <w:tc>
          <w:tcPr>
            <w:tcW w:w="1339" w:type="dxa"/>
            <w:tcMar>
              <w:top w:w="60" w:type="dxa"/>
              <w:left w:w="80" w:type="dxa"/>
              <w:bottom w:w="60" w:type="dxa"/>
              <w:right w:w="80" w:type="dxa"/>
            </w:tcMar>
            <w:vAlign w:val="center"/>
          </w:tcPr>
          <w:p w14:paraId="3D870D23" w14:textId="5CAD855C" w:rsidR="006001A2" w:rsidRDefault="00EE501D">
            <w:pPr>
              <w:spacing w:after="0" w:line="252" w:lineRule="auto"/>
              <w:rPr>
                <w:del w:id="1978" w:author="OpenAI Codex" w:date="2026-10-11T06:02:09Z"/>
              </w:rPr>
            </w:pPr>
            <w:del w:id="1977" w:author="OpenAI Codex" w:date="2026-10-11T06:02:09Z">
              <w:r>
                <w:delText>102 (105)</w:delText>
              </w:r>
            </w:del>
          </w:p>
        </w:tc>
        <w:tc>
          <w:tcPr>
            <w:tcW w:w="1481" w:type="dxa"/>
            <w:tcMar>
              <w:top w:w="60" w:type="dxa"/>
              <w:left w:w="80" w:type="dxa"/>
              <w:bottom w:w="60" w:type="dxa"/>
              <w:right w:w="80" w:type="dxa"/>
            </w:tcMar>
            <w:vAlign w:val="center"/>
          </w:tcPr>
          <w:p w14:paraId="010FD980" w14:textId="77777777" w:rsidR="006001A2" w:rsidRDefault="00EE501D">
            <w:pPr>
              <w:spacing w:after="0" w:line="252" w:lineRule="auto"/>
              <w:jc w:val="center"/>
              <w:rPr>
                <w:del w:id="1980" w:author="OpenAI Codex" w:date="2026-10-11T06:02:09Z"/>
              </w:rPr>
            </w:pPr>
            <w:del w:id="1979" w:author="OpenAI Codex" w:date="2026-10-11T06:02:09Z">
              <w:r>
                <w:rPr>
                  <w:b/>
                  <w:sz w:val="16"/>
                </w:rPr>
                <w:delText>5.50</w:delText>
              </w:r>
            </w:del>
          </w:p>
        </w:tc>
        <w:tc>
          <w:tcPr>
            <w:tcW w:w="1526" w:type="dxa"/>
            <w:tcMar>
              <w:top w:w="60" w:type="dxa"/>
              <w:left w:w="80" w:type="dxa"/>
              <w:bottom w:w="60" w:type="dxa"/>
              <w:right w:w="80" w:type="dxa"/>
            </w:tcMar>
            <w:vAlign w:val="center"/>
          </w:tcPr>
          <w:p w14:paraId="5817B88C" w14:textId="77777777" w:rsidR="006001A2" w:rsidRDefault="00EE501D">
            <w:pPr>
              <w:spacing w:after="0" w:line="252" w:lineRule="auto"/>
              <w:jc w:val="center"/>
              <w:rPr>
                <w:del w:id="1982" w:author="OpenAI Codex" w:date="2026-10-11T06:02:09Z"/>
              </w:rPr>
            </w:pPr>
            <w:del w:id="1981" w:author="OpenAI Codex" w:date="2026-10-11T06:02:09Z">
              <w:r>
                <w:rPr>
                  <w:rFonts w:ascii="Cambria Math" w:hAnsi="Cambria Math"/>
                  <w:sz w:val="16"/>
                </w:rPr>
                <w:delText>7.16</w:delText>
              </w:r>
            </w:del>
          </w:p>
        </w:tc>
        <w:tc>
          <w:tcPr>
            <w:tcW w:w="1434" w:type="dxa"/>
            <w:tcMar>
              <w:top w:w="60" w:type="dxa"/>
              <w:left w:w="80" w:type="dxa"/>
              <w:bottom w:w="60" w:type="dxa"/>
              <w:right w:w="80" w:type="dxa"/>
            </w:tcMar>
            <w:vAlign w:val="center"/>
          </w:tcPr>
          <w:p w14:paraId="210FC3C8" w14:textId="07E1F53D" w:rsidR="006001A2" w:rsidRDefault="00EE501D">
            <w:pPr>
              <w:spacing w:after="0" w:line="252" w:lineRule="auto"/>
              <w:jc w:val="center"/>
              <w:rPr>
                <w:del w:id="1984" w:author="OpenAI Codex" w:date="2026-10-11T06:02:09Z"/>
              </w:rPr>
            </w:pPr>
            <w:del w:id="1983" w:author="OpenAI Codex" w:date="2026-10-11T06:02:09Z">
              <w:r>
                <w:delText>19.0%</w:delText>
              </w:r>
            </w:del>
          </w:p>
        </w:tc>
        <w:tc>
          <w:tcPr>
            <w:tcW w:w="1481" w:type="dxa"/>
            <w:tcMar>
              <w:top w:w="60" w:type="dxa"/>
              <w:left w:w="80" w:type="dxa"/>
              <w:bottom w:w="60" w:type="dxa"/>
              <w:right w:w="80" w:type="dxa"/>
            </w:tcMar>
            <w:vAlign w:val="center"/>
          </w:tcPr>
          <w:p w14:paraId="74D68454" w14:textId="77777777" w:rsidR="006001A2" w:rsidRDefault="00EE501D">
            <w:pPr>
              <w:spacing w:after="0" w:line="252" w:lineRule="auto"/>
              <w:jc w:val="center"/>
              <w:rPr>
                <w:del w:id="1986" w:author="OpenAI Codex" w:date="2026-10-11T06:02:09Z"/>
              </w:rPr>
            </w:pPr>
            <w:del w:id="1985" w:author="OpenAI Codex" w:date="2026-10-11T06:02:09Z">
              <w:r>
                <w:rPr>
                  <w:rFonts w:ascii="Cambria Math" w:hAnsi="Cambria Math"/>
                  <w:sz w:val="16"/>
                </w:rPr>
                <w:delText>0.198</w:delText>
              </w:r>
            </w:del>
          </w:p>
        </w:tc>
      </w:tr>
      <w:tr w:rsidR="006001A2" w14:paraId="646B53E2" w14:textId="77777777">
        <w:trPr>
          <w:cantSplit/>
          <w:jc w:val="center"/>
          <w:del w:id="2032" w:author="OpenAI Codex" w:date="2026-10-11T06:02:09Z"/>
        </w:trPr>
        <w:tc>
          <w:tcPr>
            <w:tcW w:w="1743" w:type="dxa"/>
            <w:shd w:val="clear" w:color="auto" w:fill="F8FAFC"/>
            <w:tcMar>
              <w:top w:w="60" w:type="dxa"/>
              <w:left w:w="80" w:type="dxa"/>
              <w:bottom w:w="60" w:type="dxa"/>
              <w:right w:w="80" w:type="dxa"/>
            </w:tcMar>
            <w:vAlign w:val="center"/>
          </w:tcPr>
          <w:p w14:paraId="55D63AD2" w14:textId="0289DE56" w:rsidR="006001A2" w:rsidRDefault="00EE501D">
            <w:pPr>
              <w:spacing w:after="0" w:line="252" w:lineRule="auto"/>
              <w:rPr>
                <w:del w:id="1988" w:author="OpenAI Codex" w:date="2026-10-11T06:02:09Z"/>
              </w:rPr>
            </w:pPr>
            <w:del w:id="1987" w:author="OpenAI Codex" w:date="2026-10-11T06:02:09Z">
              <w:r>
                <w:delText>AM (Amazonas)* (Small N &lt; 100)</w:delText>
              </w:r>
            </w:del>
          </w:p>
        </w:tc>
        <w:tc>
          <w:tcPr>
            <w:tcW w:w="1029" w:type="dxa"/>
            <w:shd w:val="clear" w:color="auto" w:fill="F8FAFC"/>
            <w:tcMar>
              <w:top w:w="60" w:type="dxa"/>
              <w:left w:w="80" w:type="dxa"/>
              <w:bottom w:w="60" w:type="dxa"/>
              <w:right w:w="80" w:type="dxa"/>
            </w:tcMar>
            <w:vAlign w:val="center"/>
          </w:tcPr>
          <w:p w14:paraId="169B5E83" w14:textId="77777777" w:rsidR="006001A2" w:rsidRDefault="00EE501D">
            <w:pPr>
              <w:spacing w:after="0" w:line="252" w:lineRule="auto"/>
              <w:rPr>
                <w:del w:id="1990" w:author="OpenAI Codex" w:date="2026-10-11T06:02:09Z"/>
              </w:rPr>
            </w:pPr>
            <w:del w:id="1989" w:author="OpenAI Codex" w:date="2026-10-11T06:02:09Z">
              <w:r>
                <w:rPr>
                  <w:sz w:val="16"/>
                </w:rPr>
                <w:delText>North</w:delText>
              </w:r>
            </w:del>
          </w:p>
        </w:tc>
        <w:tc>
          <w:tcPr>
            <w:tcW w:w="1339" w:type="dxa"/>
            <w:shd w:val="clear" w:color="auto" w:fill="F8FAFC"/>
            <w:tcMar>
              <w:top w:w="60" w:type="dxa"/>
              <w:left w:w="80" w:type="dxa"/>
              <w:bottom w:w="60" w:type="dxa"/>
              <w:right w:w="80" w:type="dxa"/>
            </w:tcMar>
            <w:vAlign w:val="center"/>
          </w:tcPr>
          <w:p w14:paraId="6185815C" w14:textId="77777777" w:rsidR="006001A2" w:rsidRDefault="00EE501D">
            <w:pPr>
              <w:spacing w:after="0" w:line="252" w:lineRule="auto"/>
              <w:rPr>
                <w:del w:id="1992" w:author="OpenAI Codex" w:date="2026-10-11T06:02:09Z"/>
              </w:rPr>
            </w:pPr>
            <w:del w:id="1991" w:author="OpenAI Codex" w:date="2026-10-11T06:02:09Z">
              <w:r>
                <w:rPr>
                  <w:sz w:val="16"/>
                </w:rPr>
                <w:delText>19</w:delText>
              </w:r>
            </w:del>
          </w:p>
        </w:tc>
        <w:tc>
          <w:tcPr>
            <w:tcW w:w="1481" w:type="dxa"/>
            <w:shd w:val="clear" w:color="auto" w:fill="F8FAFC"/>
            <w:tcMar>
              <w:top w:w="60" w:type="dxa"/>
              <w:left w:w="80" w:type="dxa"/>
              <w:bottom w:w="60" w:type="dxa"/>
              <w:right w:w="80" w:type="dxa"/>
            </w:tcMar>
            <w:vAlign w:val="center"/>
          </w:tcPr>
          <w:p w14:paraId="59C081FC" w14:textId="77777777" w:rsidR="006001A2" w:rsidRDefault="00EE501D">
            <w:pPr>
              <w:spacing w:after="0" w:line="252" w:lineRule="auto"/>
              <w:jc w:val="center"/>
              <w:rPr>
                <w:del w:id="1994" w:author="OpenAI Codex" w:date="2026-10-11T06:02:09Z"/>
              </w:rPr>
            </w:pPr>
            <w:del w:id="1993" w:author="OpenAI Codex" w:date="2026-10-11T06:02:09Z">
              <w:r>
                <w:rPr>
                  <w:b/>
                  <w:sz w:val="16"/>
                </w:rPr>
                <w:delText>7.55</w:delText>
              </w:r>
            </w:del>
          </w:p>
        </w:tc>
        <w:tc>
          <w:tcPr>
            <w:tcW w:w="1526" w:type="dxa"/>
            <w:shd w:val="clear" w:color="auto" w:fill="F8FAFC"/>
            <w:tcMar>
              <w:top w:w="60" w:type="dxa"/>
              <w:left w:w="80" w:type="dxa"/>
              <w:bottom w:w="60" w:type="dxa"/>
              <w:right w:w="80" w:type="dxa"/>
            </w:tcMar>
            <w:vAlign w:val="center"/>
          </w:tcPr>
          <w:p w14:paraId="49477909" w14:textId="77777777" w:rsidR="006001A2" w:rsidRDefault="00EE501D">
            <w:pPr>
              <w:spacing w:after="0" w:line="252" w:lineRule="auto"/>
              <w:jc w:val="center"/>
              <w:rPr>
                <w:del w:id="1996" w:author="OpenAI Codex" w:date="2026-10-11T06:02:09Z"/>
              </w:rPr>
            </w:pPr>
            <w:del w:id="1995" w:author="OpenAI Codex" w:date="2026-10-11T06:02:09Z">
              <w:r>
                <w:rPr>
                  <w:rFonts w:ascii="Cambria Math" w:hAnsi="Cambria Math"/>
                  <w:sz w:val="16"/>
                </w:rPr>
                <w:delText>9.22</w:delText>
              </w:r>
            </w:del>
          </w:p>
        </w:tc>
        <w:tc>
          <w:tcPr>
            <w:tcW w:w="1434" w:type="dxa"/>
            <w:shd w:val="clear" w:color="auto" w:fill="F8FAFC"/>
            <w:tcMar>
              <w:top w:w="60" w:type="dxa"/>
              <w:left w:w="80" w:type="dxa"/>
              <w:bottom w:w="60" w:type="dxa"/>
              <w:right w:w="80" w:type="dxa"/>
            </w:tcMar>
            <w:vAlign w:val="center"/>
          </w:tcPr>
          <w:p w14:paraId="55FB3BF7" w14:textId="77777777" w:rsidR="006001A2" w:rsidRDefault="00EE501D">
            <w:pPr>
              <w:spacing w:after="0" w:line="252" w:lineRule="auto"/>
              <w:jc w:val="center"/>
              <w:rPr>
                <w:del w:id="1998" w:author="OpenAI Codex" w:date="2026-10-11T06:02:09Z"/>
              </w:rPr>
            </w:pPr>
            <w:del w:id="1997" w:author="OpenAI Codex" w:date="2026-10-11T06:02:09Z">
              <w:r>
                <w:rPr>
                  <w:rFonts w:ascii="Cambria Math" w:hAnsi="Cambria Math"/>
                  <w:sz w:val="16"/>
                </w:rPr>
                <w:delText>21.1%</w:delText>
              </w:r>
            </w:del>
          </w:p>
        </w:tc>
        <w:tc>
          <w:tcPr>
            <w:tcW w:w="1481" w:type="dxa"/>
            <w:shd w:val="clear" w:color="auto" w:fill="F8FAFC"/>
            <w:tcMar>
              <w:top w:w="60" w:type="dxa"/>
              <w:left w:w="80" w:type="dxa"/>
              <w:bottom w:w="60" w:type="dxa"/>
              <w:right w:w="80" w:type="dxa"/>
            </w:tcMar>
            <w:vAlign w:val="center"/>
          </w:tcPr>
          <w:p w14:paraId="22384993" w14:textId="7E232D0E" w:rsidR="006001A2" w:rsidRDefault="00EE501D">
            <w:pPr>
              <w:spacing w:after="0" w:line="252" w:lineRule="auto"/>
              <w:jc w:val="center"/>
              <w:rPr>
                <w:del w:id="2000" w:author="OpenAI Codex" w:date="2026-10-11T06:02:09Z"/>
              </w:rPr>
            </w:pPr>
            <w:del w:id="1999" w:author="OpenAI Codex" w:date="2026-10-11T06:02:09Z">
              <w:r>
                <w:rPr>
                  <w:rFonts w:ascii="Cambria Math" w:hAnsi="Cambria Math"/>
                  <w:sz w:val="16"/>
                </w:rPr>
                <w:delText>0.397</w:delText>
              </w:r>
            </w:del>
          </w:p>
        </w:tc>
      </w:tr>
      <w:tr w:rsidR="006001A2" w14:paraId="77214C50" w14:textId="77777777">
        <w:trPr>
          <w:cantSplit/>
          <w:jc w:val="center"/>
          <w:del w:id="2033" w:author="OpenAI Codex" w:date="2026-10-11T06:02:09Z"/>
        </w:trPr>
        <w:tc>
          <w:tcPr>
            <w:tcW w:w="1743" w:type="dxa"/>
            <w:tcMar>
              <w:top w:w="60" w:type="dxa"/>
              <w:left w:w="80" w:type="dxa"/>
              <w:bottom w:w="60" w:type="dxa"/>
              <w:right w:w="80" w:type="dxa"/>
            </w:tcMar>
            <w:vAlign w:val="center"/>
          </w:tcPr>
          <w:p w14:paraId="047DE9E2" w14:textId="26846B8D" w:rsidR="006001A2" w:rsidRDefault="00EE501D">
            <w:pPr>
              <w:spacing w:after="0" w:line="252" w:lineRule="auto"/>
              <w:rPr>
                <w:del w:id="2002" w:author="OpenAI Codex" w:date="2026-10-11T06:02:09Z"/>
              </w:rPr>
            </w:pPr>
            <w:del w:id="2001" w:author="OpenAI Codex" w:date="2026-10-11T06:02:09Z">
              <w:r>
                <w:delText>AP (Amapá)* (Small N &lt; 100)</w:delText>
              </w:r>
            </w:del>
          </w:p>
        </w:tc>
        <w:tc>
          <w:tcPr>
            <w:tcW w:w="1029" w:type="dxa"/>
            <w:tcMar>
              <w:top w:w="60" w:type="dxa"/>
              <w:left w:w="80" w:type="dxa"/>
              <w:bottom w:w="60" w:type="dxa"/>
              <w:right w:w="80" w:type="dxa"/>
            </w:tcMar>
            <w:vAlign w:val="center"/>
          </w:tcPr>
          <w:p w14:paraId="6D824257" w14:textId="77777777" w:rsidR="006001A2" w:rsidRDefault="00EE501D">
            <w:pPr>
              <w:spacing w:after="0" w:line="252" w:lineRule="auto"/>
              <w:rPr>
                <w:del w:id="2004" w:author="OpenAI Codex" w:date="2026-10-11T06:02:09Z"/>
              </w:rPr>
            </w:pPr>
            <w:del w:id="2003" w:author="OpenAI Codex" w:date="2026-10-11T06:02:09Z">
              <w:r>
                <w:rPr>
                  <w:sz w:val="16"/>
                </w:rPr>
                <w:delText>North</w:delText>
              </w:r>
            </w:del>
          </w:p>
        </w:tc>
        <w:tc>
          <w:tcPr>
            <w:tcW w:w="1339" w:type="dxa"/>
            <w:tcMar>
              <w:top w:w="60" w:type="dxa"/>
              <w:left w:w="80" w:type="dxa"/>
              <w:bottom w:w="60" w:type="dxa"/>
              <w:right w:w="80" w:type="dxa"/>
            </w:tcMar>
            <w:vAlign w:val="center"/>
          </w:tcPr>
          <w:p w14:paraId="3937E922" w14:textId="77777777" w:rsidR="006001A2" w:rsidRDefault="00EE501D">
            <w:pPr>
              <w:spacing w:after="0" w:line="252" w:lineRule="auto"/>
              <w:rPr>
                <w:del w:id="2006" w:author="OpenAI Codex" w:date="2026-10-11T06:02:09Z"/>
              </w:rPr>
            </w:pPr>
            <w:del w:id="2005" w:author="OpenAI Codex" w:date="2026-10-11T06:02:09Z">
              <w:r>
                <w:rPr>
                  <w:sz w:val="16"/>
                </w:rPr>
                <w:delText>10</w:delText>
              </w:r>
            </w:del>
          </w:p>
        </w:tc>
        <w:tc>
          <w:tcPr>
            <w:tcW w:w="1481" w:type="dxa"/>
            <w:tcMar>
              <w:top w:w="60" w:type="dxa"/>
              <w:left w:w="80" w:type="dxa"/>
              <w:bottom w:w="60" w:type="dxa"/>
              <w:right w:w="80" w:type="dxa"/>
            </w:tcMar>
            <w:vAlign w:val="center"/>
          </w:tcPr>
          <w:p w14:paraId="30F79BFD" w14:textId="77777777" w:rsidR="006001A2" w:rsidRDefault="00EE501D">
            <w:pPr>
              <w:spacing w:after="0" w:line="252" w:lineRule="auto"/>
              <w:jc w:val="center"/>
              <w:rPr>
                <w:del w:id="2008" w:author="OpenAI Codex" w:date="2026-10-11T06:02:09Z"/>
              </w:rPr>
            </w:pPr>
            <w:del w:id="2007" w:author="OpenAI Codex" w:date="2026-10-11T06:02:09Z">
              <w:r>
                <w:rPr>
                  <w:b/>
                  <w:sz w:val="16"/>
                </w:rPr>
                <w:delText>10.28</w:delText>
              </w:r>
            </w:del>
          </w:p>
        </w:tc>
        <w:tc>
          <w:tcPr>
            <w:tcW w:w="1526" w:type="dxa"/>
            <w:tcMar>
              <w:top w:w="60" w:type="dxa"/>
              <w:left w:w="80" w:type="dxa"/>
              <w:bottom w:w="60" w:type="dxa"/>
              <w:right w:w="80" w:type="dxa"/>
            </w:tcMar>
            <w:vAlign w:val="center"/>
          </w:tcPr>
          <w:p w14:paraId="2627FC33" w14:textId="77777777" w:rsidR="006001A2" w:rsidRDefault="00EE501D">
            <w:pPr>
              <w:spacing w:after="0" w:line="252" w:lineRule="auto"/>
              <w:jc w:val="center"/>
              <w:rPr>
                <w:del w:id="2010" w:author="OpenAI Codex" w:date="2026-10-11T06:02:09Z"/>
              </w:rPr>
            </w:pPr>
            <w:del w:id="2009" w:author="OpenAI Codex" w:date="2026-10-11T06:02:09Z">
              <w:r>
                <w:rPr>
                  <w:rFonts w:ascii="Cambria Math" w:hAnsi="Cambria Math"/>
                  <w:sz w:val="16"/>
                </w:rPr>
                <w:delText>12.58</w:delText>
              </w:r>
            </w:del>
          </w:p>
        </w:tc>
        <w:tc>
          <w:tcPr>
            <w:tcW w:w="1434" w:type="dxa"/>
            <w:tcMar>
              <w:top w:w="60" w:type="dxa"/>
              <w:left w:w="80" w:type="dxa"/>
              <w:bottom w:w="60" w:type="dxa"/>
              <w:right w:w="80" w:type="dxa"/>
            </w:tcMar>
            <w:vAlign w:val="center"/>
          </w:tcPr>
          <w:p w14:paraId="6702E859" w14:textId="77777777" w:rsidR="006001A2" w:rsidRDefault="00EE501D">
            <w:pPr>
              <w:spacing w:after="0" w:line="252" w:lineRule="auto"/>
              <w:jc w:val="center"/>
              <w:rPr>
                <w:del w:id="2012" w:author="OpenAI Codex" w:date="2026-10-11T06:02:09Z"/>
              </w:rPr>
            </w:pPr>
            <w:del w:id="2011" w:author="OpenAI Codex" w:date="2026-10-11T06:02:09Z">
              <w:r>
                <w:rPr>
                  <w:rFonts w:ascii="Cambria Math" w:hAnsi="Cambria Math"/>
                  <w:sz w:val="16"/>
                </w:rPr>
                <w:delText>0.0%</w:delText>
              </w:r>
            </w:del>
          </w:p>
        </w:tc>
        <w:tc>
          <w:tcPr>
            <w:tcW w:w="1481" w:type="dxa"/>
            <w:tcMar>
              <w:top w:w="60" w:type="dxa"/>
              <w:left w:w="80" w:type="dxa"/>
              <w:bottom w:w="60" w:type="dxa"/>
              <w:right w:w="80" w:type="dxa"/>
            </w:tcMar>
            <w:vAlign w:val="center"/>
          </w:tcPr>
          <w:p w14:paraId="75988488" w14:textId="77777777" w:rsidR="006001A2" w:rsidRDefault="00EE501D">
            <w:pPr>
              <w:spacing w:after="0" w:line="252" w:lineRule="auto"/>
              <w:rPr>
                <w:del w:id="2014" w:author="OpenAI Codex" w:date="2026-10-11T06:02:09Z"/>
              </w:rPr>
            </w:pPr>
            <w:del w:id="2013" w:author="OpenAI Codex" w:date="2026-10-11T06:02:09Z">
              <w:r>
                <w:rPr>
                  <w:sz w:val="16"/>
                </w:rPr>
                <w:delText>—</w:delText>
              </w:r>
            </w:del>
          </w:p>
        </w:tc>
      </w:tr>
    </w:tbl>
    <w:p w14:paraId="5379A374" w14:textId="77777777" w:rsidR="006001A2" w:rsidRDefault="006001A2">
      <w:pPr>
        <w:spacing w:before="40" w:after="40" w:line="40" w:lineRule="exact"/>
        <w:rPr>
          <w:del w:id="2034" w:author="OpenAI Codex" w:date="2026-10-11T06:02:09Z"/>
        </w:rPr>
      </w:pPr>
    </w:p>
    <w:p w14:paraId="7C8085DC" w14:textId="77777777" w:rsidR="006001A2" w:rsidRDefault="00EE501D">
      <w:pPr>
        <w:pStyle w:val="Heading3"/>
        <w:rPr>
          <w:del w:id="2036" w:author="OpenAI Codex" w:date="2026-10-11T06:02:09Z"/>
        </w:rPr>
      </w:pPr>
      <w:del w:id="2035" w:author="OpenAI Codex" w:date="2026-10-11T06:02:09Z">
        <w:r>
          <w:delText>Table E.5: Haversine Distance Bands (Regression)</w:delText>
        </w:r>
      </w:del>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930"/>
        <w:gridCol w:w="2610"/>
        <w:gridCol w:w="1694"/>
        <w:gridCol w:w="1872"/>
        <w:gridCol w:w="1930"/>
      </w:tblGrid>
      <w:tr w:rsidR="006001A2" w14:paraId="1A9E59AF" w14:textId="77777777">
        <w:trPr>
          <w:cantSplit/>
          <w:tblHeader/>
          <w:jc w:val="center"/>
          <w:del w:id="2099" w:author="OpenAI Codex" w:date="2026-10-11T06:02:09Z"/>
        </w:trPr>
        <w:tc>
          <w:tcPr>
            <w:tcW w:w="1930" w:type="dxa"/>
            <w:shd w:val="clear" w:color="auto" w:fill="E8EEF5"/>
            <w:tcMar>
              <w:top w:w="60" w:type="dxa"/>
              <w:left w:w="80" w:type="dxa"/>
              <w:bottom w:w="60" w:type="dxa"/>
              <w:right w:w="80" w:type="dxa"/>
            </w:tcMar>
            <w:vAlign w:val="center"/>
          </w:tcPr>
          <w:p w14:paraId="699C3843" w14:textId="77777777" w:rsidR="006001A2" w:rsidRDefault="00EE501D">
            <w:pPr>
              <w:spacing w:after="0" w:line="252" w:lineRule="auto"/>
              <w:rPr>
                <w:del w:id="2038" w:author="OpenAI Codex" w:date="2026-10-11T06:02:09Z"/>
              </w:rPr>
            </w:pPr>
            <w:del w:id="2037" w:author="OpenAI Codex" w:date="2026-10-11T06:02:09Z">
              <w:r>
                <w:rPr>
                  <w:b/>
                  <w:sz w:val="17"/>
                </w:rPr>
                <w:delText>Distance Band</w:delText>
              </w:r>
            </w:del>
          </w:p>
        </w:tc>
        <w:tc>
          <w:tcPr>
            <w:tcW w:w="2610" w:type="dxa"/>
            <w:shd w:val="clear" w:color="auto" w:fill="E8EEF5"/>
            <w:tcMar>
              <w:top w:w="60" w:type="dxa"/>
              <w:left w:w="80" w:type="dxa"/>
              <w:bottom w:w="60" w:type="dxa"/>
              <w:right w:w="80" w:type="dxa"/>
            </w:tcMar>
            <w:vAlign w:val="center"/>
          </w:tcPr>
          <w:p w14:paraId="29275F66" w14:textId="411EB532" w:rsidR="006001A2" w:rsidRDefault="00EE501D">
            <w:pPr>
              <w:spacing w:after="0" w:line="252" w:lineRule="auto"/>
              <w:rPr>
                <w:del w:id="2040" w:author="OpenAI Codex" w:date="2026-10-11T06:02:09Z"/>
              </w:rPr>
            </w:pPr>
            <w:del w:id="2039" w:author="OpenAI Codex" w:date="2026-10-11T06:02:09Z">
              <w:r>
                <w:rPr>
                  <w:b/>
                  <w:sz w:val="17"/>
                </w:rPr>
                <w:delText>Measured Group / Scope</w:delText>
              </w:r>
            </w:del>
          </w:p>
        </w:tc>
        <w:tc>
          <w:tcPr>
            <w:tcW w:w="1694" w:type="dxa"/>
            <w:shd w:val="clear" w:color="auto" w:fill="E8EEF5"/>
            <w:tcMar>
              <w:top w:w="60" w:type="dxa"/>
              <w:left w:w="80" w:type="dxa"/>
              <w:bottom w:w="60" w:type="dxa"/>
              <w:right w:w="80" w:type="dxa"/>
            </w:tcMar>
            <w:vAlign w:val="center"/>
          </w:tcPr>
          <w:p w14:paraId="66838599" w14:textId="77777777" w:rsidR="006001A2" w:rsidRDefault="00EE501D">
            <w:pPr>
              <w:spacing w:after="0" w:line="252" w:lineRule="auto"/>
              <w:rPr>
                <w:del w:id="2044" w:author="OpenAI Codex" w:date="2026-10-11T06:02:09Z"/>
              </w:rPr>
            </w:pPr>
            <w:del w:id="2041" w:author="OpenAI Codex" w:date="2026-10-11T06:02:09Z">
              <w:r>
                <w:rPr>
                  <w:b/>
                  <w:sz w:val="17"/>
                </w:rPr>
                <w:delText>Holdout Orders (</w:delText>
              </w:r>
            </w:del>
            <w:del w:id="2042" w:author="OpenAI Codex" w:date="2026-10-11T06:02:09Z">
              <w:r>
                <w:rPr>
                  <w:rFonts w:ascii="Cambria Math" w:hAnsi="Cambria Math"/>
                  <w:b/>
                  <w:sz w:val="17"/>
                </w:rPr>
                <w:delText>N</w:delText>
              </w:r>
            </w:del>
            <w:del w:id="2043" w:author="OpenAI Codex" w:date="2026-10-11T06:02:09Z">
              <w:r>
                <w:rPr>
                  <w:b/>
                  <w:sz w:val="17"/>
                </w:rPr>
                <w:delText>)</w:delText>
              </w:r>
            </w:del>
          </w:p>
        </w:tc>
        <w:tc>
          <w:tcPr>
            <w:tcW w:w="1872" w:type="dxa"/>
            <w:shd w:val="clear" w:color="auto" w:fill="E8EEF5"/>
            <w:tcMar>
              <w:top w:w="60" w:type="dxa"/>
              <w:left w:w="80" w:type="dxa"/>
              <w:bottom w:w="60" w:type="dxa"/>
              <w:right w:w="80" w:type="dxa"/>
            </w:tcMar>
            <w:vAlign w:val="center"/>
          </w:tcPr>
          <w:p w14:paraId="5EA92B9A" w14:textId="77777777" w:rsidR="006001A2" w:rsidRDefault="00EE501D">
            <w:pPr>
              <w:spacing w:after="0" w:line="252" w:lineRule="auto"/>
              <w:jc w:val="center"/>
              <w:rPr>
                <w:del w:id="2046" w:author="OpenAI Codex" w:date="2026-10-11T06:02:09Z"/>
              </w:rPr>
            </w:pPr>
            <w:del w:id="2045" w:author="OpenAI Codex" w:date="2026-10-11T06:02:09Z">
              <w:r>
                <w:rPr>
                  <w:b/>
                  <w:sz w:val="17"/>
                </w:rPr>
                <w:delText>Regression MAE (days)</w:delText>
              </w:r>
            </w:del>
          </w:p>
        </w:tc>
        <w:tc>
          <w:tcPr>
            <w:tcW w:w="1930" w:type="dxa"/>
            <w:shd w:val="clear" w:color="auto" w:fill="E8EEF5"/>
            <w:tcMar>
              <w:top w:w="60" w:type="dxa"/>
              <w:left w:w="80" w:type="dxa"/>
              <w:bottom w:w="60" w:type="dxa"/>
              <w:right w:w="80" w:type="dxa"/>
            </w:tcMar>
            <w:vAlign w:val="center"/>
          </w:tcPr>
          <w:p w14:paraId="1AFA97CD" w14:textId="77777777" w:rsidR="006001A2" w:rsidRDefault="00EE501D">
            <w:pPr>
              <w:spacing w:after="0" w:line="252" w:lineRule="auto"/>
              <w:jc w:val="center"/>
              <w:rPr>
                <w:del w:id="2048" w:author="OpenAI Codex" w:date="2026-10-11T06:02:09Z"/>
              </w:rPr>
            </w:pPr>
            <w:del w:id="2047" w:author="OpenAI Codex" w:date="2026-10-11T06:02:09Z">
              <w:r>
                <w:rPr>
                  <w:b/>
                  <w:sz w:val="17"/>
                </w:rPr>
                <w:delText>Regression RMSE (days)</w:delText>
              </w:r>
            </w:del>
          </w:p>
        </w:tc>
      </w:tr>
      <w:tr w:rsidR="006001A2" w14:paraId="11700C98" w14:textId="77777777">
        <w:trPr>
          <w:cantSplit/>
          <w:jc w:val="center"/>
          <w:del w:id="2100" w:author="OpenAI Codex" w:date="2026-10-11T06:02:09Z"/>
        </w:trPr>
        <w:tc>
          <w:tcPr>
            <w:tcW w:w="1930" w:type="dxa"/>
            <w:shd w:val="clear" w:color="auto" w:fill="F8FAFC"/>
            <w:tcMar>
              <w:top w:w="60" w:type="dxa"/>
              <w:left w:w="80" w:type="dxa"/>
              <w:bottom w:w="60" w:type="dxa"/>
              <w:right w:w="80" w:type="dxa"/>
            </w:tcMar>
            <w:vAlign w:val="center"/>
          </w:tcPr>
          <w:p w14:paraId="47E3499E" w14:textId="521A291D" w:rsidR="006001A2" w:rsidRDefault="00EE501D">
            <w:pPr>
              <w:spacing w:after="0" w:line="252" w:lineRule="auto"/>
              <w:rPr>
                <w:del w:id="2050" w:author="OpenAI Codex" w:date="2026-10-11T06:02:09Z"/>
              </w:rPr>
            </w:pPr>
            <w:del w:id="2049" w:author="OpenAI Codex" w:date="2026-10-11T06:02:09Z">
              <w:r>
                <w:rPr>
                  <w:b/>
                  <w:sz w:val="17"/>
                </w:rPr>
                <w:delText>(0, 250] km</w:delText>
              </w:r>
            </w:del>
          </w:p>
        </w:tc>
        <w:tc>
          <w:tcPr>
            <w:tcW w:w="2610" w:type="dxa"/>
            <w:shd w:val="clear" w:color="auto" w:fill="F8FAFC"/>
            <w:tcMar>
              <w:top w:w="60" w:type="dxa"/>
              <w:left w:w="80" w:type="dxa"/>
              <w:bottom w:w="60" w:type="dxa"/>
              <w:right w:w="80" w:type="dxa"/>
            </w:tcMar>
            <w:vAlign w:val="center"/>
          </w:tcPr>
          <w:p w14:paraId="758C1154" w14:textId="50A8113B" w:rsidR="006001A2" w:rsidRDefault="00EE501D">
            <w:pPr>
              <w:spacing w:after="0" w:line="252" w:lineRule="auto"/>
              <w:rPr>
                <w:del w:id="2052" w:author="OpenAI Codex" w:date="2026-10-11T06:02:09Z"/>
              </w:rPr>
            </w:pPr>
            <w:del w:id="2051" w:author="OpenAI Codex" w:date="2026-10-11T06:02:09Z">
              <w:r>
                <w:rPr>
                  <w:sz w:val="17"/>
                </w:rPr>
                <w:delText>Recorded centroid separation; mode not observed</w:delText>
              </w:r>
            </w:del>
          </w:p>
        </w:tc>
        <w:tc>
          <w:tcPr>
            <w:tcW w:w="1694" w:type="dxa"/>
            <w:shd w:val="clear" w:color="auto" w:fill="F8FAFC"/>
            <w:tcMar>
              <w:top w:w="60" w:type="dxa"/>
              <w:left w:w="80" w:type="dxa"/>
              <w:bottom w:w="60" w:type="dxa"/>
              <w:right w:w="80" w:type="dxa"/>
            </w:tcMar>
            <w:vAlign w:val="center"/>
          </w:tcPr>
          <w:p w14:paraId="1981C90A" w14:textId="77777777" w:rsidR="006001A2" w:rsidRDefault="00EE501D">
            <w:pPr>
              <w:spacing w:after="0" w:line="252" w:lineRule="auto"/>
              <w:rPr>
                <w:del w:id="2054" w:author="OpenAI Codex" w:date="2026-10-11T06:02:09Z"/>
              </w:rPr>
            </w:pPr>
            <w:del w:id="2053" w:author="OpenAI Codex" w:date="2026-10-11T06:02:09Z">
              <w:r>
                <w:rPr>
                  <w:sz w:val="17"/>
                </w:rPr>
                <w:delText>5,005</w:delText>
              </w:r>
            </w:del>
          </w:p>
        </w:tc>
        <w:tc>
          <w:tcPr>
            <w:tcW w:w="1872" w:type="dxa"/>
            <w:shd w:val="clear" w:color="auto" w:fill="F8FAFC"/>
            <w:tcMar>
              <w:top w:w="60" w:type="dxa"/>
              <w:left w:w="80" w:type="dxa"/>
              <w:bottom w:w="60" w:type="dxa"/>
              <w:right w:w="80" w:type="dxa"/>
            </w:tcMar>
            <w:vAlign w:val="center"/>
          </w:tcPr>
          <w:p w14:paraId="230A5256" w14:textId="77777777" w:rsidR="006001A2" w:rsidRDefault="00EE501D">
            <w:pPr>
              <w:spacing w:after="0" w:line="252" w:lineRule="auto"/>
              <w:jc w:val="center"/>
              <w:rPr>
                <w:del w:id="2056" w:author="OpenAI Codex" w:date="2026-10-11T06:02:09Z"/>
              </w:rPr>
            </w:pPr>
            <w:del w:id="2055" w:author="OpenAI Codex" w:date="2026-10-11T06:02:09Z">
              <w:r>
                <w:rPr>
                  <w:b/>
                  <w:sz w:val="17"/>
                </w:rPr>
                <w:delText>2.69</w:delText>
              </w:r>
            </w:del>
          </w:p>
        </w:tc>
        <w:tc>
          <w:tcPr>
            <w:tcW w:w="1930" w:type="dxa"/>
            <w:shd w:val="clear" w:color="auto" w:fill="F8FAFC"/>
            <w:tcMar>
              <w:top w:w="60" w:type="dxa"/>
              <w:left w:w="80" w:type="dxa"/>
              <w:bottom w:w="60" w:type="dxa"/>
              <w:right w:w="80" w:type="dxa"/>
            </w:tcMar>
            <w:vAlign w:val="center"/>
          </w:tcPr>
          <w:p w14:paraId="5E056E94" w14:textId="77777777" w:rsidR="006001A2" w:rsidRDefault="00EE501D">
            <w:pPr>
              <w:spacing w:after="0" w:line="252" w:lineRule="auto"/>
              <w:jc w:val="center"/>
              <w:rPr>
                <w:del w:id="2058" w:author="OpenAI Codex" w:date="2026-10-11T06:02:09Z"/>
              </w:rPr>
            </w:pPr>
            <w:del w:id="2057" w:author="OpenAI Codex" w:date="2026-10-11T06:02:09Z">
              <w:r>
                <w:rPr>
                  <w:rFonts w:ascii="Cambria Math" w:hAnsi="Cambria Math"/>
                  <w:sz w:val="17"/>
                </w:rPr>
                <w:delText>4.21</w:delText>
              </w:r>
            </w:del>
          </w:p>
        </w:tc>
      </w:tr>
      <w:tr w:rsidR="006001A2" w14:paraId="4B8DDB46" w14:textId="77777777">
        <w:trPr>
          <w:cantSplit/>
          <w:jc w:val="center"/>
          <w:del w:id="2101" w:author="OpenAI Codex" w:date="2026-10-11T06:02:09Z"/>
        </w:trPr>
        <w:tc>
          <w:tcPr>
            <w:tcW w:w="1930" w:type="dxa"/>
            <w:tcMar>
              <w:top w:w="60" w:type="dxa"/>
              <w:left w:w="80" w:type="dxa"/>
              <w:bottom w:w="60" w:type="dxa"/>
              <w:right w:w="80" w:type="dxa"/>
            </w:tcMar>
            <w:vAlign w:val="center"/>
          </w:tcPr>
          <w:p w14:paraId="129FDB1E" w14:textId="5AA9DA26" w:rsidR="006001A2" w:rsidRDefault="00EE501D">
            <w:pPr>
              <w:spacing w:after="0" w:line="252" w:lineRule="auto"/>
              <w:rPr>
                <w:del w:id="2060" w:author="OpenAI Codex" w:date="2026-10-11T06:02:09Z"/>
              </w:rPr>
            </w:pPr>
            <w:del w:id="2059" w:author="OpenAI Codex" w:date="2026-10-11T06:02:09Z">
              <w:r>
                <w:rPr>
                  <w:b/>
                  <w:sz w:val="17"/>
                </w:rPr>
                <w:delText>(250, 500] km</w:delText>
              </w:r>
            </w:del>
          </w:p>
        </w:tc>
        <w:tc>
          <w:tcPr>
            <w:tcW w:w="2610" w:type="dxa"/>
            <w:tcMar>
              <w:top w:w="60" w:type="dxa"/>
              <w:left w:w="80" w:type="dxa"/>
              <w:bottom w:w="60" w:type="dxa"/>
              <w:right w:w="80" w:type="dxa"/>
            </w:tcMar>
            <w:vAlign w:val="center"/>
          </w:tcPr>
          <w:p w14:paraId="19A5D4B5" w14:textId="4122DC37" w:rsidR="006001A2" w:rsidRDefault="00EE501D">
            <w:pPr>
              <w:spacing w:after="0" w:line="252" w:lineRule="auto"/>
              <w:rPr>
                <w:del w:id="2062" w:author="OpenAI Codex" w:date="2026-10-11T06:02:09Z"/>
              </w:rPr>
            </w:pPr>
            <w:del w:id="2061" w:author="OpenAI Codex" w:date="2026-10-11T06:02:09Z">
              <w:r>
                <w:rPr>
                  <w:sz w:val="17"/>
                </w:rPr>
                <w:delText>Recorded centroid separation; mode not observed</w:delText>
              </w:r>
            </w:del>
          </w:p>
        </w:tc>
        <w:tc>
          <w:tcPr>
            <w:tcW w:w="1694" w:type="dxa"/>
            <w:tcMar>
              <w:top w:w="60" w:type="dxa"/>
              <w:left w:w="80" w:type="dxa"/>
              <w:bottom w:w="60" w:type="dxa"/>
              <w:right w:w="80" w:type="dxa"/>
            </w:tcMar>
            <w:vAlign w:val="center"/>
          </w:tcPr>
          <w:p w14:paraId="09DDF02F" w14:textId="77777777" w:rsidR="006001A2" w:rsidRDefault="00EE501D">
            <w:pPr>
              <w:spacing w:after="0" w:line="252" w:lineRule="auto"/>
              <w:rPr>
                <w:del w:id="2064" w:author="OpenAI Codex" w:date="2026-10-11T06:02:09Z"/>
              </w:rPr>
            </w:pPr>
            <w:del w:id="2063" w:author="OpenAI Codex" w:date="2026-10-11T06:02:09Z">
              <w:r>
                <w:rPr>
                  <w:sz w:val="17"/>
                </w:rPr>
                <w:delText>4,260</w:delText>
              </w:r>
            </w:del>
          </w:p>
        </w:tc>
        <w:tc>
          <w:tcPr>
            <w:tcW w:w="1872" w:type="dxa"/>
            <w:tcMar>
              <w:top w:w="60" w:type="dxa"/>
              <w:left w:w="80" w:type="dxa"/>
              <w:bottom w:w="60" w:type="dxa"/>
              <w:right w:w="80" w:type="dxa"/>
            </w:tcMar>
            <w:vAlign w:val="center"/>
          </w:tcPr>
          <w:p w14:paraId="2253F90B" w14:textId="77777777" w:rsidR="006001A2" w:rsidRDefault="00EE501D">
            <w:pPr>
              <w:spacing w:after="0" w:line="252" w:lineRule="auto"/>
              <w:jc w:val="center"/>
              <w:rPr>
                <w:del w:id="2066" w:author="OpenAI Codex" w:date="2026-10-11T06:02:09Z"/>
              </w:rPr>
            </w:pPr>
            <w:del w:id="2065" w:author="OpenAI Codex" w:date="2026-10-11T06:02:09Z">
              <w:r>
                <w:rPr>
                  <w:b/>
                  <w:sz w:val="17"/>
                </w:rPr>
                <w:delText>3.46</w:delText>
              </w:r>
            </w:del>
          </w:p>
        </w:tc>
        <w:tc>
          <w:tcPr>
            <w:tcW w:w="1930" w:type="dxa"/>
            <w:tcMar>
              <w:top w:w="60" w:type="dxa"/>
              <w:left w:w="80" w:type="dxa"/>
              <w:bottom w:w="60" w:type="dxa"/>
              <w:right w:w="80" w:type="dxa"/>
            </w:tcMar>
            <w:vAlign w:val="center"/>
          </w:tcPr>
          <w:p w14:paraId="0A85D6CB" w14:textId="77777777" w:rsidR="006001A2" w:rsidRDefault="00EE501D">
            <w:pPr>
              <w:spacing w:after="0" w:line="252" w:lineRule="auto"/>
              <w:jc w:val="center"/>
              <w:rPr>
                <w:del w:id="2068" w:author="OpenAI Codex" w:date="2026-10-11T06:02:09Z"/>
              </w:rPr>
            </w:pPr>
            <w:del w:id="2067" w:author="OpenAI Codex" w:date="2026-10-11T06:02:09Z">
              <w:r>
                <w:rPr>
                  <w:rFonts w:ascii="Cambria Math" w:hAnsi="Cambria Math"/>
                  <w:sz w:val="17"/>
                </w:rPr>
                <w:delText>4.59</w:delText>
              </w:r>
            </w:del>
          </w:p>
        </w:tc>
      </w:tr>
      <w:tr w:rsidR="006001A2" w14:paraId="2AED6ECC" w14:textId="77777777">
        <w:trPr>
          <w:cantSplit/>
          <w:jc w:val="center"/>
          <w:del w:id="2102" w:author="OpenAI Codex" w:date="2026-10-11T06:02:09Z"/>
        </w:trPr>
        <w:tc>
          <w:tcPr>
            <w:tcW w:w="1930" w:type="dxa"/>
            <w:shd w:val="clear" w:color="auto" w:fill="F8FAFC"/>
            <w:tcMar>
              <w:top w:w="60" w:type="dxa"/>
              <w:left w:w="80" w:type="dxa"/>
              <w:bottom w:w="60" w:type="dxa"/>
              <w:right w:w="80" w:type="dxa"/>
            </w:tcMar>
            <w:vAlign w:val="center"/>
          </w:tcPr>
          <w:p w14:paraId="1C21E8BE" w14:textId="7166FFD8" w:rsidR="006001A2" w:rsidRDefault="00EE501D">
            <w:pPr>
              <w:spacing w:after="0" w:line="252" w:lineRule="auto"/>
              <w:rPr>
                <w:del w:id="2070" w:author="OpenAI Codex" w:date="2026-10-11T06:02:09Z"/>
              </w:rPr>
            </w:pPr>
            <w:del w:id="2069" w:author="OpenAI Codex" w:date="2026-10-11T06:02:09Z">
              <w:r>
                <w:rPr>
                  <w:b/>
                  <w:sz w:val="17"/>
                </w:rPr>
                <w:delText>(500, 1000] km</w:delText>
              </w:r>
            </w:del>
          </w:p>
        </w:tc>
        <w:tc>
          <w:tcPr>
            <w:tcW w:w="2610" w:type="dxa"/>
            <w:shd w:val="clear" w:color="auto" w:fill="F8FAFC"/>
            <w:tcMar>
              <w:top w:w="60" w:type="dxa"/>
              <w:left w:w="80" w:type="dxa"/>
              <w:bottom w:w="60" w:type="dxa"/>
              <w:right w:w="80" w:type="dxa"/>
            </w:tcMar>
            <w:vAlign w:val="center"/>
          </w:tcPr>
          <w:p w14:paraId="5BEA9278" w14:textId="177207D1" w:rsidR="006001A2" w:rsidRDefault="00EE501D">
            <w:pPr>
              <w:spacing w:after="0" w:line="252" w:lineRule="auto"/>
              <w:rPr>
                <w:del w:id="2072" w:author="OpenAI Codex" w:date="2026-10-11T06:02:09Z"/>
              </w:rPr>
            </w:pPr>
            <w:del w:id="2071" w:author="OpenAI Codex" w:date="2026-10-11T06:02:09Z">
              <w:r>
                <w:rPr>
                  <w:sz w:val="17"/>
                </w:rPr>
                <w:delText>Recorded centroid separation; mode not observed</w:delText>
              </w:r>
            </w:del>
          </w:p>
        </w:tc>
        <w:tc>
          <w:tcPr>
            <w:tcW w:w="1694" w:type="dxa"/>
            <w:shd w:val="clear" w:color="auto" w:fill="F8FAFC"/>
            <w:tcMar>
              <w:top w:w="60" w:type="dxa"/>
              <w:left w:w="80" w:type="dxa"/>
              <w:bottom w:w="60" w:type="dxa"/>
              <w:right w:w="80" w:type="dxa"/>
            </w:tcMar>
            <w:vAlign w:val="center"/>
          </w:tcPr>
          <w:p w14:paraId="5101F071" w14:textId="77777777" w:rsidR="006001A2" w:rsidRDefault="00EE501D">
            <w:pPr>
              <w:spacing w:after="0" w:line="252" w:lineRule="auto"/>
              <w:rPr>
                <w:del w:id="2074" w:author="OpenAI Codex" w:date="2026-10-11T06:02:09Z"/>
              </w:rPr>
            </w:pPr>
            <w:del w:id="2073" w:author="OpenAI Codex" w:date="2026-10-11T06:02:09Z">
              <w:r>
                <w:rPr>
                  <w:sz w:val="17"/>
                </w:rPr>
                <w:delText>3,808</w:delText>
              </w:r>
            </w:del>
          </w:p>
        </w:tc>
        <w:tc>
          <w:tcPr>
            <w:tcW w:w="1872" w:type="dxa"/>
            <w:shd w:val="clear" w:color="auto" w:fill="F8FAFC"/>
            <w:tcMar>
              <w:top w:w="60" w:type="dxa"/>
              <w:left w:w="80" w:type="dxa"/>
              <w:bottom w:w="60" w:type="dxa"/>
              <w:right w:w="80" w:type="dxa"/>
            </w:tcMar>
            <w:vAlign w:val="center"/>
          </w:tcPr>
          <w:p w14:paraId="5271F9A3" w14:textId="77777777" w:rsidR="006001A2" w:rsidRDefault="00EE501D">
            <w:pPr>
              <w:spacing w:after="0" w:line="252" w:lineRule="auto"/>
              <w:jc w:val="center"/>
              <w:rPr>
                <w:del w:id="2076" w:author="OpenAI Codex" w:date="2026-10-11T06:02:09Z"/>
              </w:rPr>
            </w:pPr>
            <w:del w:id="2075" w:author="OpenAI Codex" w:date="2026-10-11T06:02:09Z">
              <w:r>
                <w:rPr>
                  <w:b/>
                  <w:sz w:val="17"/>
                </w:rPr>
                <w:delText>4.20</w:delText>
              </w:r>
            </w:del>
          </w:p>
        </w:tc>
        <w:tc>
          <w:tcPr>
            <w:tcW w:w="1930" w:type="dxa"/>
            <w:shd w:val="clear" w:color="auto" w:fill="F8FAFC"/>
            <w:tcMar>
              <w:top w:w="60" w:type="dxa"/>
              <w:left w:w="80" w:type="dxa"/>
              <w:bottom w:w="60" w:type="dxa"/>
              <w:right w:w="80" w:type="dxa"/>
            </w:tcMar>
            <w:vAlign w:val="center"/>
          </w:tcPr>
          <w:p w14:paraId="7982D334" w14:textId="77777777" w:rsidR="006001A2" w:rsidRDefault="00EE501D">
            <w:pPr>
              <w:spacing w:after="0" w:line="252" w:lineRule="auto"/>
              <w:jc w:val="center"/>
              <w:rPr>
                <w:del w:id="2078" w:author="OpenAI Codex" w:date="2026-10-11T06:02:09Z"/>
              </w:rPr>
            </w:pPr>
            <w:del w:id="2077" w:author="OpenAI Codex" w:date="2026-10-11T06:02:09Z">
              <w:r>
                <w:rPr>
                  <w:rFonts w:ascii="Cambria Math" w:hAnsi="Cambria Math"/>
                  <w:sz w:val="17"/>
                </w:rPr>
                <w:delText>5.83</w:delText>
              </w:r>
            </w:del>
          </w:p>
        </w:tc>
      </w:tr>
      <w:tr w:rsidR="006001A2" w14:paraId="3F4A5297" w14:textId="77777777">
        <w:trPr>
          <w:cantSplit/>
          <w:jc w:val="center"/>
          <w:del w:id="2103" w:author="OpenAI Codex" w:date="2026-10-11T06:02:09Z"/>
        </w:trPr>
        <w:tc>
          <w:tcPr>
            <w:tcW w:w="1930" w:type="dxa"/>
            <w:tcMar>
              <w:top w:w="60" w:type="dxa"/>
              <w:left w:w="80" w:type="dxa"/>
              <w:bottom w:w="60" w:type="dxa"/>
              <w:right w:w="80" w:type="dxa"/>
            </w:tcMar>
            <w:vAlign w:val="center"/>
          </w:tcPr>
          <w:p w14:paraId="71C05A27" w14:textId="77777777" w:rsidR="006001A2" w:rsidRDefault="00EE501D">
            <w:pPr>
              <w:spacing w:after="0" w:line="252" w:lineRule="auto"/>
              <w:rPr>
                <w:del w:id="2080" w:author="OpenAI Codex" w:date="2026-10-11T06:02:09Z"/>
              </w:rPr>
            </w:pPr>
            <w:del w:id="2079" w:author="OpenAI Codex" w:date="2026-10-11T06:02:09Z">
              <w:r>
                <w:rPr>
                  <w:b/>
                  <w:sz w:val="17"/>
                </w:rPr>
                <w:lastRenderedPageBreak/>
                <w:delText>&gt; 1000 km</w:delText>
              </w:r>
            </w:del>
          </w:p>
        </w:tc>
        <w:tc>
          <w:tcPr>
            <w:tcW w:w="2610" w:type="dxa"/>
            <w:tcMar>
              <w:top w:w="60" w:type="dxa"/>
              <w:left w:w="80" w:type="dxa"/>
              <w:bottom w:w="60" w:type="dxa"/>
              <w:right w:w="80" w:type="dxa"/>
            </w:tcMar>
            <w:vAlign w:val="center"/>
          </w:tcPr>
          <w:p w14:paraId="7B4F8665" w14:textId="0CA2AAA1" w:rsidR="006001A2" w:rsidRDefault="00EE501D">
            <w:pPr>
              <w:spacing w:after="0" w:line="252" w:lineRule="auto"/>
              <w:rPr>
                <w:del w:id="2082" w:author="OpenAI Codex" w:date="2026-10-11T06:02:09Z"/>
              </w:rPr>
            </w:pPr>
            <w:del w:id="2081" w:author="OpenAI Codex" w:date="2026-10-11T06:02:09Z">
              <w:r>
                <w:rPr>
                  <w:sz w:val="17"/>
                </w:rPr>
                <w:delText>Recorded centroid separation; mode not observed</w:delText>
              </w:r>
            </w:del>
          </w:p>
        </w:tc>
        <w:tc>
          <w:tcPr>
            <w:tcW w:w="1694" w:type="dxa"/>
            <w:tcMar>
              <w:top w:w="60" w:type="dxa"/>
              <w:left w:w="80" w:type="dxa"/>
              <w:bottom w:w="60" w:type="dxa"/>
              <w:right w:w="80" w:type="dxa"/>
            </w:tcMar>
            <w:vAlign w:val="center"/>
          </w:tcPr>
          <w:p w14:paraId="34E3D70A" w14:textId="77777777" w:rsidR="006001A2" w:rsidRDefault="00EE501D">
            <w:pPr>
              <w:spacing w:after="0" w:line="252" w:lineRule="auto"/>
              <w:rPr>
                <w:del w:id="2084" w:author="OpenAI Codex" w:date="2026-10-11T06:02:09Z"/>
              </w:rPr>
            </w:pPr>
            <w:del w:id="2083" w:author="OpenAI Codex" w:date="2026-10-11T06:02:09Z">
              <w:r>
                <w:rPr>
                  <w:sz w:val="17"/>
                </w:rPr>
                <w:delText>2,352</w:delText>
              </w:r>
            </w:del>
          </w:p>
        </w:tc>
        <w:tc>
          <w:tcPr>
            <w:tcW w:w="1872" w:type="dxa"/>
            <w:tcMar>
              <w:top w:w="60" w:type="dxa"/>
              <w:left w:w="80" w:type="dxa"/>
              <w:bottom w:w="60" w:type="dxa"/>
              <w:right w:w="80" w:type="dxa"/>
            </w:tcMar>
            <w:vAlign w:val="center"/>
          </w:tcPr>
          <w:p w14:paraId="23BD6856" w14:textId="77777777" w:rsidR="006001A2" w:rsidRDefault="00EE501D">
            <w:pPr>
              <w:spacing w:after="0" w:line="252" w:lineRule="auto"/>
              <w:jc w:val="center"/>
              <w:rPr>
                <w:del w:id="2086" w:author="OpenAI Codex" w:date="2026-10-11T06:02:09Z"/>
              </w:rPr>
            </w:pPr>
            <w:del w:id="2085" w:author="OpenAI Codex" w:date="2026-10-11T06:02:09Z">
              <w:r>
                <w:rPr>
                  <w:b/>
                  <w:sz w:val="17"/>
                </w:rPr>
                <w:delText>5.45</w:delText>
              </w:r>
            </w:del>
          </w:p>
        </w:tc>
        <w:tc>
          <w:tcPr>
            <w:tcW w:w="1930" w:type="dxa"/>
            <w:tcMar>
              <w:top w:w="60" w:type="dxa"/>
              <w:left w:w="80" w:type="dxa"/>
              <w:bottom w:w="60" w:type="dxa"/>
              <w:right w:w="80" w:type="dxa"/>
            </w:tcMar>
            <w:vAlign w:val="center"/>
          </w:tcPr>
          <w:p w14:paraId="34586C95" w14:textId="77777777" w:rsidR="006001A2" w:rsidRDefault="00EE501D">
            <w:pPr>
              <w:spacing w:after="0" w:line="252" w:lineRule="auto"/>
              <w:jc w:val="center"/>
              <w:rPr>
                <w:del w:id="2088" w:author="OpenAI Codex" w:date="2026-10-11T06:02:09Z"/>
              </w:rPr>
            </w:pPr>
            <w:del w:id="2087" w:author="OpenAI Codex" w:date="2026-10-11T06:02:09Z">
              <w:r>
                <w:rPr>
                  <w:rFonts w:ascii="Cambria Math" w:hAnsi="Cambria Math"/>
                  <w:sz w:val="17"/>
                </w:rPr>
                <w:delText>7.20</w:delText>
              </w:r>
            </w:del>
          </w:p>
        </w:tc>
      </w:tr>
      <w:tr w:rsidR="006001A2" w14:paraId="7CBEB145" w14:textId="77777777">
        <w:trPr>
          <w:cantSplit/>
          <w:jc w:val="center"/>
          <w:del w:id="2104" w:author="OpenAI Codex" w:date="2026-10-11T06:02:09Z"/>
        </w:trPr>
        <w:tc>
          <w:tcPr>
            <w:tcW w:w="1930" w:type="dxa"/>
            <w:shd w:val="clear" w:color="auto" w:fill="F8FAFC"/>
            <w:tcMar>
              <w:top w:w="60" w:type="dxa"/>
              <w:left w:w="80" w:type="dxa"/>
              <w:bottom w:w="60" w:type="dxa"/>
              <w:right w:w="80" w:type="dxa"/>
            </w:tcMar>
            <w:vAlign w:val="center"/>
          </w:tcPr>
          <w:p w14:paraId="214F491E" w14:textId="5778A3D3" w:rsidR="006001A2" w:rsidRDefault="00EE501D">
            <w:pPr>
              <w:spacing w:after="0" w:line="252" w:lineRule="auto"/>
              <w:rPr>
                <w:del w:id="2090" w:author="OpenAI Codex" w:date="2026-10-11T06:02:09Z"/>
              </w:rPr>
            </w:pPr>
            <w:del w:id="2089" w:author="OpenAI Codex" w:date="2026-10-11T06:02:09Z">
              <w:r>
                <w:rPr>
                  <w:b/>
                  <w:sz w:val="17"/>
                </w:rPr>
                <w:delText>Missing or zero recorded distance</w:delText>
              </w:r>
            </w:del>
          </w:p>
        </w:tc>
        <w:tc>
          <w:tcPr>
            <w:tcW w:w="2610" w:type="dxa"/>
            <w:shd w:val="clear" w:color="auto" w:fill="F8FAFC"/>
            <w:tcMar>
              <w:top w:w="60" w:type="dxa"/>
              <w:left w:w="80" w:type="dxa"/>
              <w:bottom w:w="60" w:type="dxa"/>
              <w:right w:w="80" w:type="dxa"/>
            </w:tcMar>
            <w:vAlign w:val="center"/>
          </w:tcPr>
          <w:p w14:paraId="79B4CAB4" w14:textId="4A31BE7A" w:rsidR="006001A2" w:rsidRDefault="00EE501D">
            <w:pPr>
              <w:spacing w:after="0" w:line="252" w:lineRule="auto"/>
              <w:rPr>
                <w:del w:id="2092" w:author="OpenAI Codex" w:date="2026-10-11T06:02:09Z"/>
              </w:rPr>
            </w:pPr>
            <w:del w:id="2091" w:author="OpenAI Codex" w:date="2026-10-11T06:02:09Z">
              <w:r>
                <w:rPr>
                  <w:sz w:val="17"/>
                </w:rPr>
                <w:delText>186 missing + 4 valid zeros; archived bin</w:delText>
              </w:r>
            </w:del>
          </w:p>
        </w:tc>
        <w:tc>
          <w:tcPr>
            <w:tcW w:w="1694" w:type="dxa"/>
            <w:shd w:val="clear" w:color="auto" w:fill="F8FAFC"/>
            <w:tcMar>
              <w:top w:w="60" w:type="dxa"/>
              <w:left w:w="80" w:type="dxa"/>
              <w:bottom w:w="60" w:type="dxa"/>
              <w:right w:w="80" w:type="dxa"/>
            </w:tcMar>
            <w:vAlign w:val="center"/>
          </w:tcPr>
          <w:p w14:paraId="27D14E2F" w14:textId="77777777" w:rsidR="006001A2" w:rsidRDefault="00EE501D">
            <w:pPr>
              <w:spacing w:after="0" w:line="252" w:lineRule="auto"/>
              <w:rPr>
                <w:del w:id="2094" w:author="OpenAI Codex" w:date="2026-10-11T06:02:09Z"/>
              </w:rPr>
            </w:pPr>
            <w:del w:id="2093" w:author="OpenAI Codex" w:date="2026-10-11T06:02:09Z">
              <w:r>
                <w:rPr>
                  <w:sz w:val="17"/>
                </w:rPr>
                <w:delText>190</w:delText>
              </w:r>
            </w:del>
          </w:p>
        </w:tc>
        <w:tc>
          <w:tcPr>
            <w:tcW w:w="1872" w:type="dxa"/>
            <w:shd w:val="clear" w:color="auto" w:fill="F8FAFC"/>
            <w:tcMar>
              <w:top w:w="60" w:type="dxa"/>
              <w:left w:w="80" w:type="dxa"/>
              <w:bottom w:w="60" w:type="dxa"/>
              <w:right w:w="80" w:type="dxa"/>
            </w:tcMar>
            <w:vAlign w:val="center"/>
          </w:tcPr>
          <w:p w14:paraId="23B11F0B" w14:textId="77777777" w:rsidR="006001A2" w:rsidRDefault="00EE501D">
            <w:pPr>
              <w:spacing w:after="0" w:line="252" w:lineRule="auto"/>
              <w:jc w:val="center"/>
              <w:rPr>
                <w:del w:id="2096" w:author="OpenAI Codex" w:date="2026-10-11T06:02:09Z"/>
              </w:rPr>
            </w:pPr>
            <w:del w:id="2095" w:author="OpenAI Codex" w:date="2026-10-11T06:02:09Z">
              <w:r>
                <w:rPr>
                  <w:b/>
                  <w:sz w:val="17"/>
                </w:rPr>
                <w:delText>5.30</w:delText>
              </w:r>
            </w:del>
          </w:p>
        </w:tc>
        <w:tc>
          <w:tcPr>
            <w:tcW w:w="1930" w:type="dxa"/>
            <w:shd w:val="clear" w:color="auto" w:fill="F8FAFC"/>
            <w:tcMar>
              <w:top w:w="60" w:type="dxa"/>
              <w:left w:w="80" w:type="dxa"/>
              <w:bottom w:w="60" w:type="dxa"/>
              <w:right w:w="80" w:type="dxa"/>
            </w:tcMar>
            <w:vAlign w:val="center"/>
          </w:tcPr>
          <w:p w14:paraId="5D00A4CA" w14:textId="77777777" w:rsidR="006001A2" w:rsidRDefault="00EE501D">
            <w:pPr>
              <w:spacing w:after="0" w:line="252" w:lineRule="auto"/>
              <w:jc w:val="center"/>
              <w:rPr>
                <w:del w:id="2098" w:author="OpenAI Codex" w:date="2026-10-11T06:02:09Z"/>
              </w:rPr>
            </w:pPr>
            <w:del w:id="2097" w:author="OpenAI Codex" w:date="2026-10-11T06:02:09Z">
              <w:r>
                <w:rPr>
                  <w:rFonts w:ascii="Cambria Math" w:hAnsi="Cambria Math"/>
                  <w:sz w:val="17"/>
                </w:rPr>
                <w:delText>7.13</w:delText>
              </w:r>
            </w:del>
          </w:p>
        </w:tc>
      </w:tr>
    </w:tbl>
    <w:p w14:paraId="3AA3A6BE" w14:textId="77777777" w:rsidR="006001A2" w:rsidRDefault="006001A2">
      <w:pPr>
        <w:spacing w:before="40" w:after="40" w:line="40" w:lineRule="exact"/>
        <w:rPr>
          <w:del w:id="2105" w:author="OpenAI Codex" w:date="2026-10-11T06:02:09Z"/>
        </w:rPr>
      </w:pPr>
    </w:p>
    <w:p w14:paraId="33409879" w14:textId="77777777" w:rsidR="006001A2" w:rsidRDefault="00EE501D">
      <w:pPr>
        <w:pStyle w:val="Heading3"/>
        <w:rPr>
          <w:del w:id="2107" w:author="OpenAI Codex" w:date="2026-10-11T06:02:09Z"/>
        </w:rPr>
      </w:pPr>
      <w:del w:id="2106" w:author="OpenAI Codex" w:date="2026-10-11T06:02:09Z">
        <w:r>
          <w:delText>Table E.6: Basket Item Complexity</w:delText>
        </w:r>
      </w:del>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474"/>
        <w:gridCol w:w="2648"/>
        <w:gridCol w:w="1822"/>
        <w:gridCol w:w="2014"/>
        <w:gridCol w:w="2076"/>
      </w:tblGrid>
      <w:tr w:rsidR="006001A2" w14:paraId="05933C88" w14:textId="77777777">
        <w:trPr>
          <w:cantSplit/>
          <w:tblHeader/>
          <w:jc w:val="center"/>
          <w:del w:id="2150" w:author="OpenAI Codex" w:date="2026-10-11T06:02:09Z"/>
        </w:trPr>
        <w:tc>
          <w:tcPr>
            <w:tcW w:w="1474" w:type="dxa"/>
            <w:shd w:val="clear" w:color="auto" w:fill="E8EEF5"/>
            <w:tcMar>
              <w:top w:w="60" w:type="dxa"/>
              <w:left w:w="80" w:type="dxa"/>
              <w:bottom w:w="60" w:type="dxa"/>
              <w:right w:w="80" w:type="dxa"/>
            </w:tcMar>
            <w:vAlign w:val="center"/>
          </w:tcPr>
          <w:p w14:paraId="50261E71" w14:textId="77777777" w:rsidR="006001A2" w:rsidRDefault="00EE501D">
            <w:pPr>
              <w:spacing w:after="0" w:line="252" w:lineRule="auto"/>
              <w:rPr>
                <w:del w:id="2109" w:author="OpenAI Codex" w:date="2026-10-11T06:02:09Z"/>
              </w:rPr>
            </w:pPr>
            <w:del w:id="2108" w:author="OpenAI Codex" w:date="2026-10-11T06:02:09Z">
              <w:r>
                <w:rPr>
                  <w:b/>
                  <w:sz w:val="17"/>
                </w:rPr>
                <w:delText>Basket Size</w:delText>
              </w:r>
            </w:del>
          </w:p>
        </w:tc>
        <w:tc>
          <w:tcPr>
            <w:tcW w:w="2648" w:type="dxa"/>
            <w:shd w:val="clear" w:color="auto" w:fill="E8EEF5"/>
            <w:tcMar>
              <w:top w:w="60" w:type="dxa"/>
              <w:left w:w="80" w:type="dxa"/>
              <w:bottom w:w="60" w:type="dxa"/>
              <w:right w:w="80" w:type="dxa"/>
            </w:tcMar>
            <w:vAlign w:val="center"/>
          </w:tcPr>
          <w:p w14:paraId="616AAFA3" w14:textId="77777777" w:rsidR="006001A2" w:rsidRDefault="00EE501D">
            <w:pPr>
              <w:spacing w:after="0" w:line="252" w:lineRule="auto"/>
              <w:rPr>
                <w:del w:id="2111" w:author="OpenAI Codex" w:date="2026-10-11T06:02:09Z"/>
              </w:rPr>
            </w:pPr>
            <w:del w:id="2110" w:author="OpenAI Codex" w:date="2026-10-11T06:02:09Z">
              <w:r>
                <w:rPr>
                  <w:b/>
                  <w:sz w:val="17"/>
                </w:rPr>
                <w:delText>Picking &amp; Consolidation Type</w:delText>
              </w:r>
            </w:del>
          </w:p>
        </w:tc>
        <w:tc>
          <w:tcPr>
            <w:tcW w:w="1822" w:type="dxa"/>
            <w:shd w:val="clear" w:color="auto" w:fill="E8EEF5"/>
            <w:tcMar>
              <w:top w:w="60" w:type="dxa"/>
              <w:left w:w="80" w:type="dxa"/>
              <w:bottom w:w="60" w:type="dxa"/>
              <w:right w:w="80" w:type="dxa"/>
            </w:tcMar>
            <w:vAlign w:val="center"/>
          </w:tcPr>
          <w:p w14:paraId="54E0F135" w14:textId="77777777" w:rsidR="006001A2" w:rsidRDefault="00EE501D">
            <w:pPr>
              <w:spacing w:after="0" w:line="252" w:lineRule="auto"/>
              <w:rPr>
                <w:del w:id="2115" w:author="OpenAI Codex" w:date="2026-10-11T06:02:09Z"/>
              </w:rPr>
            </w:pPr>
            <w:del w:id="2112" w:author="OpenAI Codex" w:date="2026-10-11T06:02:09Z">
              <w:r>
                <w:rPr>
                  <w:b/>
                  <w:sz w:val="17"/>
                </w:rPr>
                <w:delText>Holdout Orders (</w:delText>
              </w:r>
            </w:del>
            <w:del w:id="2113" w:author="OpenAI Codex" w:date="2026-10-11T06:02:09Z">
              <w:r>
                <w:rPr>
                  <w:rFonts w:ascii="Cambria Math" w:hAnsi="Cambria Math"/>
                  <w:b/>
                  <w:sz w:val="17"/>
                </w:rPr>
                <w:delText>N</w:delText>
              </w:r>
            </w:del>
            <w:del w:id="2114" w:author="OpenAI Codex" w:date="2026-10-11T06:02:09Z">
              <w:r>
                <w:rPr>
                  <w:b/>
                  <w:sz w:val="17"/>
                </w:rPr>
                <w:delText>)</w:delText>
              </w:r>
            </w:del>
          </w:p>
        </w:tc>
        <w:tc>
          <w:tcPr>
            <w:tcW w:w="2014" w:type="dxa"/>
            <w:shd w:val="clear" w:color="auto" w:fill="E8EEF5"/>
            <w:tcMar>
              <w:top w:w="60" w:type="dxa"/>
              <w:left w:w="80" w:type="dxa"/>
              <w:bottom w:w="60" w:type="dxa"/>
              <w:right w:w="80" w:type="dxa"/>
            </w:tcMar>
            <w:vAlign w:val="center"/>
          </w:tcPr>
          <w:p w14:paraId="549254CC" w14:textId="77777777" w:rsidR="006001A2" w:rsidRDefault="00EE501D">
            <w:pPr>
              <w:spacing w:after="0" w:line="252" w:lineRule="auto"/>
              <w:jc w:val="center"/>
              <w:rPr>
                <w:del w:id="2117" w:author="OpenAI Codex" w:date="2026-10-11T06:02:09Z"/>
              </w:rPr>
            </w:pPr>
            <w:del w:id="2116" w:author="OpenAI Codex" w:date="2026-10-11T06:02:09Z">
              <w:r>
                <w:rPr>
                  <w:b/>
                  <w:sz w:val="17"/>
                </w:rPr>
                <w:delText>Regression MAE (days)</w:delText>
              </w:r>
            </w:del>
          </w:p>
        </w:tc>
        <w:tc>
          <w:tcPr>
            <w:tcW w:w="2076" w:type="dxa"/>
            <w:shd w:val="clear" w:color="auto" w:fill="E8EEF5"/>
            <w:tcMar>
              <w:top w:w="60" w:type="dxa"/>
              <w:left w:w="80" w:type="dxa"/>
              <w:bottom w:w="60" w:type="dxa"/>
              <w:right w:w="80" w:type="dxa"/>
            </w:tcMar>
            <w:vAlign w:val="center"/>
          </w:tcPr>
          <w:p w14:paraId="0CCBE816" w14:textId="77777777" w:rsidR="006001A2" w:rsidRDefault="00EE501D">
            <w:pPr>
              <w:spacing w:after="0" w:line="252" w:lineRule="auto"/>
              <w:jc w:val="center"/>
              <w:rPr>
                <w:del w:id="2119" w:author="OpenAI Codex" w:date="2026-10-11T06:02:09Z"/>
              </w:rPr>
            </w:pPr>
            <w:del w:id="2118" w:author="OpenAI Codex" w:date="2026-10-11T06:02:09Z">
              <w:r>
                <w:rPr>
                  <w:b/>
                  <w:sz w:val="17"/>
                </w:rPr>
                <w:delText>Regression RMSE (days)</w:delText>
              </w:r>
            </w:del>
          </w:p>
        </w:tc>
      </w:tr>
      <w:tr w:rsidR="006001A2" w14:paraId="74153C9D" w14:textId="77777777">
        <w:trPr>
          <w:cantSplit/>
          <w:jc w:val="center"/>
          <w:del w:id="2151" w:author="OpenAI Codex" w:date="2026-10-11T06:02:09Z"/>
        </w:trPr>
        <w:tc>
          <w:tcPr>
            <w:tcW w:w="1474" w:type="dxa"/>
            <w:shd w:val="clear" w:color="auto" w:fill="F8FAFC"/>
            <w:tcMar>
              <w:top w:w="60" w:type="dxa"/>
              <w:left w:w="80" w:type="dxa"/>
              <w:bottom w:w="60" w:type="dxa"/>
              <w:right w:w="80" w:type="dxa"/>
            </w:tcMar>
            <w:vAlign w:val="center"/>
          </w:tcPr>
          <w:p w14:paraId="7C85EB25" w14:textId="77777777" w:rsidR="006001A2" w:rsidRDefault="00EE501D">
            <w:pPr>
              <w:spacing w:after="0" w:line="252" w:lineRule="auto"/>
              <w:rPr>
                <w:del w:id="2121" w:author="OpenAI Codex" w:date="2026-10-11T06:02:09Z"/>
              </w:rPr>
            </w:pPr>
            <w:del w:id="2120" w:author="OpenAI Codex" w:date="2026-10-11T06:02:09Z">
              <w:r>
                <w:rPr>
                  <w:b/>
                  <w:sz w:val="17"/>
                </w:rPr>
                <w:delText>1 Item</w:delText>
              </w:r>
            </w:del>
          </w:p>
        </w:tc>
        <w:tc>
          <w:tcPr>
            <w:tcW w:w="2648" w:type="dxa"/>
            <w:shd w:val="clear" w:color="auto" w:fill="F8FAFC"/>
            <w:tcMar>
              <w:top w:w="60" w:type="dxa"/>
              <w:left w:w="80" w:type="dxa"/>
              <w:bottom w:w="60" w:type="dxa"/>
              <w:right w:w="80" w:type="dxa"/>
            </w:tcMar>
            <w:vAlign w:val="center"/>
          </w:tcPr>
          <w:p w14:paraId="389ADE0E" w14:textId="71652C94" w:rsidR="006001A2" w:rsidRDefault="00EE501D">
            <w:pPr>
              <w:spacing w:after="0" w:line="252" w:lineRule="auto"/>
              <w:rPr>
                <w:del w:id="2123" w:author="OpenAI Codex" w:date="2026-10-11T06:02:09Z"/>
              </w:rPr>
            </w:pPr>
            <w:del w:id="2122" w:author="OpenAI Codex" w:date="2026-10-11T06:02:09Z">
              <w:r>
                <w:rPr>
                  <w:sz w:val="17"/>
                </w:rPr>
                <w:delText>Recorded line-item count; SKU/vendor mix not established</w:delText>
              </w:r>
            </w:del>
          </w:p>
        </w:tc>
        <w:tc>
          <w:tcPr>
            <w:tcW w:w="1822" w:type="dxa"/>
            <w:shd w:val="clear" w:color="auto" w:fill="F8FAFC"/>
            <w:tcMar>
              <w:top w:w="60" w:type="dxa"/>
              <w:left w:w="80" w:type="dxa"/>
              <w:bottom w:w="60" w:type="dxa"/>
              <w:right w:w="80" w:type="dxa"/>
            </w:tcMar>
            <w:vAlign w:val="center"/>
          </w:tcPr>
          <w:p w14:paraId="2845A36B" w14:textId="77777777" w:rsidR="006001A2" w:rsidRDefault="00EE501D">
            <w:pPr>
              <w:spacing w:after="0" w:line="252" w:lineRule="auto"/>
              <w:rPr>
                <w:del w:id="2125" w:author="OpenAI Codex" w:date="2026-10-11T06:02:09Z"/>
              </w:rPr>
            </w:pPr>
            <w:del w:id="2124" w:author="OpenAI Codex" w:date="2026-10-11T06:02:09Z">
              <w:r>
                <w:rPr>
                  <w:sz w:val="17"/>
                </w:rPr>
                <w:delText>14,124</w:delText>
              </w:r>
            </w:del>
          </w:p>
        </w:tc>
        <w:tc>
          <w:tcPr>
            <w:tcW w:w="2014" w:type="dxa"/>
            <w:shd w:val="clear" w:color="auto" w:fill="F8FAFC"/>
            <w:tcMar>
              <w:top w:w="60" w:type="dxa"/>
              <w:left w:w="80" w:type="dxa"/>
              <w:bottom w:w="60" w:type="dxa"/>
              <w:right w:w="80" w:type="dxa"/>
            </w:tcMar>
            <w:vAlign w:val="center"/>
          </w:tcPr>
          <w:p w14:paraId="129AFBAB" w14:textId="77777777" w:rsidR="006001A2" w:rsidRDefault="00EE501D">
            <w:pPr>
              <w:spacing w:after="0" w:line="252" w:lineRule="auto"/>
              <w:jc w:val="center"/>
              <w:rPr>
                <w:del w:id="2127" w:author="OpenAI Codex" w:date="2026-10-11T06:02:09Z"/>
              </w:rPr>
            </w:pPr>
            <w:del w:id="2126" w:author="OpenAI Codex" w:date="2026-10-11T06:02:09Z">
              <w:r>
                <w:rPr>
                  <w:b/>
                  <w:sz w:val="17"/>
                </w:rPr>
                <w:delText>3.75</w:delText>
              </w:r>
            </w:del>
          </w:p>
        </w:tc>
        <w:tc>
          <w:tcPr>
            <w:tcW w:w="2076" w:type="dxa"/>
            <w:shd w:val="clear" w:color="auto" w:fill="F8FAFC"/>
            <w:tcMar>
              <w:top w:w="60" w:type="dxa"/>
              <w:left w:w="80" w:type="dxa"/>
              <w:bottom w:w="60" w:type="dxa"/>
              <w:right w:w="80" w:type="dxa"/>
            </w:tcMar>
            <w:vAlign w:val="center"/>
          </w:tcPr>
          <w:p w14:paraId="5EB580A6" w14:textId="77777777" w:rsidR="006001A2" w:rsidRDefault="00EE501D">
            <w:pPr>
              <w:spacing w:after="0" w:line="252" w:lineRule="auto"/>
              <w:jc w:val="center"/>
              <w:rPr>
                <w:del w:id="2129" w:author="OpenAI Codex" w:date="2026-10-11T06:02:09Z"/>
              </w:rPr>
            </w:pPr>
            <w:del w:id="2128" w:author="OpenAI Codex" w:date="2026-10-11T06:02:09Z">
              <w:r>
                <w:rPr>
                  <w:rFonts w:ascii="Cambria Math" w:hAnsi="Cambria Math"/>
                  <w:sz w:val="17"/>
                </w:rPr>
                <w:delText>5.39</w:delText>
              </w:r>
            </w:del>
          </w:p>
        </w:tc>
      </w:tr>
      <w:tr w:rsidR="006001A2" w14:paraId="483D1C6B" w14:textId="77777777">
        <w:trPr>
          <w:cantSplit/>
          <w:jc w:val="center"/>
          <w:del w:id="2152" w:author="OpenAI Codex" w:date="2026-10-11T06:02:09Z"/>
        </w:trPr>
        <w:tc>
          <w:tcPr>
            <w:tcW w:w="1474" w:type="dxa"/>
            <w:tcMar>
              <w:top w:w="60" w:type="dxa"/>
              <w:left w:w="80" w:type="dxa"/>
              <w:bottom w:w="60" w:type="dxa"/>
              <w:right w:w="80" w:type="dxa"/>
            </w:tcMar>
            <w:vAlign w:val="center"/>
          </w:tcPr>
          <w:p w14:paraId="6DC34AD8" w14:textId="77777777" w:rsidR="006001A2" w:rsidRDefault="00EE501D">
            <w:pPr>
              <w:spacing w:after="0" w:line="252" w:lineRule="auto"/>
              <w:rPr>
                <w:del w:id="2131" w:author="OpenAI Codex" w:date="2026-10-11T06:02:09Z"/>
              </w:rPr>
            </w:pPr>
            <w:del w:id="2130" w:author="OpenAI Codex" w:date="2026-10-11T06:02:09Z">
              <w:r>
                <w:rPr>
                  <w:b/>
                  <w:sz w:val="17"/>
                </w:rPr>
                <w:delText>2–3 Items</w:delText>
              </w:r>
            </w:del>
          </w:p>
        </w:tc>
        <w:tc>
          <w:tcPr>
            <w:tcW w:w="2648" w:type="dxa"/>
            <w:tcMar>
              <w:top w:w="60" w:type="dxa"/>
              <w:left w:w="80" w:type="dxa"/>
              <w:bottom w:w="60" w:type="dxa"/>
              <w:right w:w="80" w:type="dxa"/>
            </w:tcMar>
            <w:vAlign w:val="center"/>
          </w:tcPr>
          <w:p w14:paraId="781B2B63" w14:textId="516C16EF" w:rsidR="006001A2" w:rsidRDefault="00EE501D">
            <w:pPr>
              <w:spacing w:after="0" w:line="252" w:lineRule="auto"/>
              <w:rPr>
                <w:del w:id="2133" w:author="OpenAI Codex" w:date="2026-10-11T06:02:09Z"/>
              </w:rPr>
            </w:pPr>
            <w:del w:id="2132" w:author="OpenAI Codex" w:date="2026-10-11T06:02:09Z">
              <w:r>
                <w:rPr>
                  <w:sz w:val="17"/>
                </w:rPr>
                <w:delText>Recorded line-item count; SKU/vendor mix not established</w:delText>
              </w:r>
            </w:del>
          </w:p>
        </w:tc>
        <w:tc>
          <w:tcPr>
            <w:tcW w:w="1822" w:type="dxa"/>
            <w:tcMar>
              <w:top w:w="60" w:type="dxa"/>
              <w:left w:w="80" w:type="dxa"/>
              <w:bottom w:w="60" w:type="dxa"/>
              <w:right w:w="80" w:type="dxa"/>
            </w:tcMar>
            <w:vAlign w:val="center"/>
          </w:tcPr>
          <w:p w14:paraId="455C7CF6" w14:textId="77777777" w:rsidR="006001A2" w:rsidRDefault="00EE501D">
            <w:pPr>
              <w:spacing w:after="0" w:line="252" w:lineRule="auto"/>
              <w:rPr>
                <w:del w:id="2135" w:author="OpenAI Codex" w:date="2026-10-11T06:02:09Z"/>
              </w:rPr>
            </w:pPr>
            <w:del w:id="2134" w:author="OpenAI Codex" w:date="2026-10-11T06:02:09Z">
              <w:r>
                <w:rPr>
                  <w:sz w:val="17"/>
                </w:rPr>
                <w:delText>1,346</w:delText>
              </w:r>
            </w:del>
          </w:p>
        </w:tc>
        <w:tc>
          <w:tcPr>
            <w:tcW w:w="2014" w:type="dxa"/>
            <w:tcMar>
              <w:top w:w="60" w:type="dxa"/>
              <w:left w:w="80" w:type="dxa"/>
              <w:bottom w:w="60" w:type="dxa"/>
              <w:right w:w="80" w:type="dxa"/>
            </w:tcMar>
            <w:vAlign w:val="center"/>
          </w:tcPr>
          <w:p w14:paraId="0832B6EC" w14:textId="77777777" w:rsidR="006001A2" w:rsidRDefault="00EE501D">
            <w:pPr>
              <w:spacing w:after="0" w:line="252" w:lineRule="auto"/>
              <w:jc w:val="center"/>
              <w:rPr>
                <w:del w:id="2137" w:author="OpenAI Codex" w:date="2026-10-11T06:02:09Z"/>
              </w:rPr>
            </w:pPr>
            <w:del w:id="2136" w:author="OpenAI Codex" w:date="2026-10-11T06:02:09Z">
              <w:r>
                <w:rPr>
                  <w:b/>
                  <w:sz w:val="17"/>
                </w:rPr>
                <w:delText>3.37</w:delText>
              </w:r>
            </w:del>
          </w:p>
        </w:tc>
        <w:tc>
          <w:tcPr>
            <w:tcW w:w="2076" w:type="dxa"/>
            <w:tcMar>
              <w:top w:w="60" w:type="dxa"/>
              <w:left w:w="80" w:type="dxa"/>
              <w:bottom w:w="60" w:type="dxa"/>
              <w:right w:w="80" w:type="dxa"/>
            </w:tcMar>
            <w:vAlign w:val="center"/>
          </w:tcPr>
          <w:p w14:paraId="1CA02F23" w14:textId="77777777" w:rsidR="006001A2" w:rsidRDefault="00EE501D">
            <w:pPr>
              <w:spacing w:after="0" w:line="252" w:lineRule="auto"/>
              <w:jc w:val="center"/>
              <w:rPr>
                <w:del w:id="2139" w:author="OpenAI Codex" w:date="2026-10-11T06:02:09Z"/>
              </w:rPr>
            </w:pPr>
            <w:del w:id="2138" w:author="OpenAI Codex" w:date="2026-10-11T06:02:09Z">
              <w:r>
                <w:rPr>
                  <w:rFonts w:ascii="Cambria Math" w:hAnsi="Cambria Math"/>
                  <w:sz w:val="17"/>
                </w:rPr>
                <w:delText>4.39</w:delText>
              </w:r>
            </w:del>
          </w:p>
        </w:tc>
      </w:tr>
      <w:tr w:rsidR="006001A2" w14:paraId="092BA3E1" w14:textId="77777777">
        <w:trPr>
          <w:cantSplit/>
          <w:jc w:val="center"/>
          <w:del w:id="2153" w:author="OpenAI Codex" w:date="2026-10-11T06:02:09Z"/>
        </w:trPr>
        <w:tc>
          <w:tcPr>
            <w:tcW w:w="1474" w:type="dxa"/>
            <w:shd w:val="clear" w:color="auto" w:fill="F8FAFC"/>
            <w:tcMar>
              <w:top w:w="60" w:type="dxa"/>
              <w:left w:w="80" w:type="dxa"/>
              <w:bottom w:w="60" w:type="dxa"/>
              <w:right w:w="80" w:type="dxa"/>
            </w:tcMar>
            <w:vAlign w:val="center"/>
          </w:tcPr>
          <w:p w14:paraId="6B781261" w14:textId="77777777" w:rsidR="006001A2" w:rsidRDefault="00EE501D">
            <w:pPr>
              <w:spacing w:after="0" w:line="252" w:lineRule="auto"/>
              <w:rPr>
                <w:del w:id="2141" w:author="OpenAI Codex" w:date="2026-10-11T06:02:09Z"/>
              </w:rPr>
            </w:pPr>
            <w:del w:id="2140" w:author="OpenAI Codex" w:date="2026-10-11T06:02:09Z">
              <w:r>
                <w:rPr>
                  <w:b/>
                  <w:sz w:val="17"/>
                </w:rPr>
                <w:delText>4+ Items</w:delText>
              </w:r>
            </w:del>
          </w:p>
        </w:tc>
        <w:tc>
          <w:tcPr>
            <w:tcW w:w="2648" w:type="dxa"/>
            <w:shd w:val="clear" w:color="auto" w:fill="F8FAFC"/>
            <w:tcMar>
              <w:top w:w="60" w:type="dxa"/>
              <w:left w:w="80" w:type="dxa"/>
              <w:bottom w:w="60" w:type="dxa"/>
              <w:right w:w="80" w:type="dxa"/>
            </w:tcMar>
            <w:vAlign w:val="center"/>
          </w:tcPr>
          <w:p w14:paraId="78660773" w14:textId="3AB8C1B1" w:rsidR="006001A2" w:rsidRDefault="00EE501D">
            <w:pPr>
              <w:spacing w:after="0" w:line="252" w:lineRule="auto"/>
              <w:rPr>
                <w:del w:id="2143" w:author="OpenAI Codex" w:date="2026-10-11T06:02:09Z"/>
              </w:rPr>
            </w:pPr>
            <w:del w:id="2142" w:author="OpenAI Codex" w:date="2026-10-11T06:02:09Z">
              <w:r>
                <w:rPr>
                  <w:sz w:val="17"/>
                </w:rPr>
                <w:delText>Recorded line-item count; SKU/vendor mix not established</w:delText>
              </w:r>
            </w:del>
          </w:p>
        </w:tc>
        <w:tc>
          <w:tcPr>
            <w:tcW w:w="1822" w:type="dxa"/>
            <w:shd w:val="clear" w:color="auto" w:fill="F8FAFC"/>
            <w:tcMar>
              <w:top w:w="60" w:type="dxa"/>
              <w:left w:w="80" w:type="dxa"/>
              <w:bottom w:w="60" w:type="dxa"/>
              <w:right w:w="80" w:type="dxa"/>
            </w:tcMar>
            <w:vAlign w:val="center"/>
          </w:tcPr>
          <w:p w14:paraId="7D38BC7C" w14:textId="77777777" w:rsidR="006001A2" w:rsidRDefault="00EE501D">
            <w:pPr>
              <w:spacing w:after="0" w:line="252" w:lineRule="auto"/>
              <w:rPr>
                <w:del w:id="2145" w:author="OpenAI Codex" w:date="2026-10-11T06:02:09Z"/>
              </w:rPr>
            </w:pPr>
            <w:del w:id="2144" w:author="OpenAI Codex" w:date="2026-10-11T06:02:09Z">
              <w:r>
                <w:rPr>
                  <w:sz w:val="17"/>
                </w:rPr>
                <w:delText>145</w:delText>
              </w:r>
            </w:del>
          </w:p>
        </w:tc>
        <w:tc>
          <w:tcPr>
            <w:tcW w:w="2014" w:type="dxa"/>
            <w:shd w:val="clear" w:color="auto" w:fill="F8FAFC"/>
            <w:tcMar>
              <w:top w:w="60" w:type="dxa"/>
              <w:left w:w="80" w:type="dxa"/>
              <w:bottom w:w="60" w:type="dxa"/>
              <w:right w:w="80" w:type="dxa"/>
            </w:tcMar>
            <w:vAlign w:val="center"/>
          </w:tcPr>
          <w:p w14:paraId="04A3EF0A" w14:textId="77777777" w:rsidR="006001A2" w:rsidRDefault="00EE501D">
            <w:pPr>
              <w:spacing w:after="0" w:line="252" w:lineRule="auto"/>
              <w:jc w:val="center"/>
              <w:rPr>
                <w:del w:id="2147" w:author="OpenAI Codex" w:date="2026-10-11T06:02:09Z"/>
              </w:rPr>
            </w:pPr>
            <w:del w:id="2146" w:author="OpenAI Codex" w:date="2026-10-11T06:02:09Z">
              <w:r>
                <w:rPr>
                  <w:b/>
                  <w:sz w:val="17"/>
                </w:rPr>
                <w:delText>4.10</w:delText>
              </w:r>
            </w:del>
          </w:p>
        </w:tc>
        <w:tc>
          <w:tcPr>
            <w:tcW w:w="2076" w:type="dxa"/>
            <w:shd w:val="clear" w:color="auto" w:fill="F8FAFC"/>
            <w:tcMar>
              <w:top w:w="60" w:type="dxa"/>
              <w:left w:w="80" w:type="dxa"/>
              <w:bottom w:w="60" w:type="dxa"/>
              <w:right w:w="80" w:type="dxa"/>
            </w:tcMar>
            <w:vAlign w:val="center"/>
          </w:tcPr>
          <w:p w14:paraId="20160E34" w14:textId="77777777" w:rsidR="006001A2" w:rsidRDefault="00EE501D">
            <w:pPr>
              <w:spacing w:after="0" w:line="252" w:lineRule="auto"/>
              <w:jc w:val="center"/>
              <w:rPr>
                <w:del w:id="2149" w:author="OpenAI Codex" w:date="2026-10-11T06:02:09Z"/>
              </w:rPr>
            </w:pPr>
            <w:del w:id="2148" w:author="OpenAI Codex" w:date="2026-10-11T06:02:09Z">
              <w:r>
                <w:rPr>
                  <w:rFonts w:ascii="Cambria Math" w:hAnsi="Cambria Math"/>
                  <w:sz w:val="17"/>
                </w:rPr>
                <w:delText>5.34</w:delText>
              </w:r>
            </w:del>
          </w:p>
        </w:tc>
      </w:tr>
    </w:tbl>
    <w:p w14:paraId="6A3AB10C" w14:textId="77777777" w:rsidR="006001A2" w:rsidRDefault="006001A2">
      <w:pPr>
        <w:spacing w:before="40" w:after="40" w:line="40" w:lineRule="exact"/>
        <w:rPr>
          <w:del w:id="2154" w:author="OpenAI Codex" w:date="2026-10-11T06:02:09Z"/>
        </w:rPr>
      </w:pPr>
    </w:p>
    <w:p>
      <w:pPr>
        <w:pStyle w:val="Heading1"/>
        <w:rPr>
          <w:ins w:id="2942" w:author="OpenAI Codex" w:date="2026-10-11T06:02:09Z"/>
        </w:rPr>
      </w:pPr>
      <w:ins w:id="2943" w:author="OpenAI Codex" w:date="2026-10-11T06:02:09Z">
        <w:r>
          <w:t>Appendix C Final Model Diagnostics</w:t>
        </w:r>
      </w:ins>
    </w:p>
    <w:p>
      <w:pPr>
        <w:rPr>
          <w:ins w:id="2944" w:author="OpenAI Codex" w:date="2026-10-11T06:02:09Z"/>
        </w:rPr>
      </w:pPr>
      <w:ins w:id="2945" w:author="OpenAI Codex" w:date="2026-10-11T06:02:09Z">
        <w:r>
          <w:t>The following diagnostics describe the models selected from development validation. Regression uses the transformed forest with minimum leaf 50; classification uses regularized logistic regression. Terminal results are descriptive checks on a previously inspected later-period cohort, and do not change model or policy selection.</w:t>
        </w:r>
      </w:ins>
    </w:p>
    <w:p>
      <w:pPr>
        <w:pStyle w:val="Heading2"/>
        <w:rPr>
          <w:ins w:id="2946" w:author="OpenAI Codex" w:date="2026-10-11T06:02:09Z"/>
        </w:rPr>
      </w:pPr>
      <w:ins w:id="2947" w:author="OpenAI Codex" w:date="2026-10-11T06:02:09Z">
        <w:r>
          <w:t>Table C.1 Training Validation and Terminal Results</w:t>
        </w:r>
      </w:ins>
    </w:p>
    <w:tbl>
      <w:tblPr>
        <w:tblStyle w:val="LightShading-Accent1"/>
        <w:tblW w:type="dxa" w:w="8928"/>
        <w:tblLayout w:type="fixed"/>
        <w:tblLook w:firstColumn="1" w:firstRow="1" w:lastColumn="0" w:lastRow="0" w:noHBand="0" w:noVBand="1" w:val="04A0"/>
      </w:tblPr>
      <w:tblGrid>
        <w:gridCol w:w="2188"/>
        <w:gridCol w:w="2100"/>
        <w:gridCol w:w="2100"/>
        <w:gridCol w:w="1260"/>
        <w:gridCol w:w="1280"/>
      </w:tblGrid>
      <w:tr>
        <w:tc>
          <w:tcPr>
            <w:tcW w:type="dxa" w:w="2188"/>
          </w:tcPr>
          <w:p>
            <w:pPr>
              <w:rPr>
                <w:ins w:id="2948" w:author="OpenAI Codex" w:date="2026-10-11T06:02:09Z"/>
              </w:rPr>
            </w:pPr>
            <w:ins w:id="2949" w:author="OpenAI Codex" w:date="2026-10-11T06:02:09Z">
              <w:r>
                <w:t>Task and metric</w:t>
              </w:r>
            </w:ins>
          </w:p>
        </w:tc>
        <w:tc>
          <w:tcPr>
            <w:tcW w:type="dxa" w:w="2100"/>
          </w:tcPr>
          <w:p>
            <w:pPr>
              <w:rPr>
                <w:ins w:id="2950" w:author="OpenAI Codex" w:date="2026-10-11T06:02:09Z"/>
              </w:rPr>
            </w:pPr>
            <w:ins w:id="2951" w:author="OpenAI Codex" w:date="2026-10-11T06:02:09Z">
              <w:r>
                <w:t>Fold training</w:t>
                <w:br/>
                <w:t>mean ± SD</w:t>
              </w:r>
            </w:ins>
          </w:p>
        </w:tc>
        <w:tc>
          <w:tcPr>
            <w:tcW w:type="dxa" w:w="2100"/>
          </w:tcPr>
          <w:p>
            <w:pPr>
              <w:rPr>
                <w:ins w:id="2952" w:author="OpenAI Codex" w:date="2026-10-11T06:02:09Z"/>
              </w:rPr>
            </w:pPr>
            <w:ins w:id="2953" w:author="OpenAI Codex" w:date="2026-10-11T06:02:09Z">
              <w:r>
                <w:t>Validation</w:t>
                <w:br/>
                <w:t>mean ± SD</w:t>
              </w:r>
            </w:ins>
          </w:p>
        </w:tc>
        <w:tc>
          <w:tcPr>
            <w:tcW w:type="dxa" w:w="1260"/>
          </w:tcPr>
          <w:p>
            <w:pPr>
              <w:rPr>
                <w:ins w:id="2954" w:author="OpenAI Codex" w:date="2026-10-11T06:02:09Z"/>
              </w:rPr>
            </w:pPr>
            <w:ins w:id="2955" w:author="OpenAI Codex" w:date="2026-10-11T06:02:09Z">
              <w:r>
                <w:t>Refit</w:t>
                <w:br/>
                <w:t>training</w:t>
              </w:r>
            </w:ins>
          </w:p>
        </w:tc>
        <w:tc>
          <w:tcPr>
            <w:tcW w:type="dxa" w:w="1280"/>
          </w:tcPr>
          <w:p>
            <w:pPr>
              <w:rPr>
                <w:ins w:id="2956" w:author="OpenAI Codex" w:date="2026-10-11T06:02:09Z"/>
              </w:rPr>
            </w:pPr>
            <w:ins w:id="2957" w:author="OpenAI Codex" w:date="2026-10-11T06:02:09Z">
              <w:r>
                <w:t>Terminal</w:t>
              </w:r>
            </w:ins>
          </w:p>
        </w:tc>
        <w:trPr>
          <w:cantSplit/>
          <w:tblHeader/>
          <w:ins w:id="3018" w:author="OpenAI Codex" w:date="2026-10-11T06:02:09Z"/>
        </w:trPr>
      </w:tr>
      <w:tr>
        <w:tc>
          <w:tcPr>
            <w:tcW w:type="dxa" w:w="2188"/>
          </w:tcPr>
          <w:p>
            <w:pPr>
              <w:rPr>
                <w:ins w:id="2958" w:author="OpenAI Codex" w:date="2026-10-11T06:02:09Z"/>
              </w:rPr>
            </w:pPr>
            <w:ins w:id="2959" w:author="OpenAI Codex" w:date="2026-10-11T06:02:09Z">
              <w:r>
                <w:t>Regression</w:t>
                <w:br/>
                <w:t>MAE (days)</w:t>
              </w:r>
            </w:ins>
          </w:p>
        </w:tc>
        <w:tc>
          <w:tcPr>
            <w:tcW w:type="dxa" w:w="2100"/>
          </w:tcPr>
          <w:p>
            <w:pPr>
              <w:rPr>
                <w:ins w:id="2960" w:author="OpenAI Codex" w:date="2026-10-11T06:02:09Z"/>
              </w:rPr>
            </w:pPr>
            <w:ins w:id="2961" w:author="OpenAI Codex" w:date="2026-10-11T06:02:09Z">
              <w:r>
                <w:t>4.1940 ± 0.1900</w:t>
              </w:r>
            </w:ins>
          </w:p>
        </w:tc>
        <w:tc>
          <w:tcPr>
            <w:tcW w:type="dxa" w:w="2100"/>
          </w:tcPr>
          <w:p>
            <w:pPr>
              <w:rPr>
                <w:ins w:id="2962" w:author="OpenAI Codex" w:date="2026-10-11T06:02:09Z"/>
              </w:rPr>
            </w:pPr>
            <w:ins w:id="2963" w:author="OpenAI Codex" w:date="2026-10-11T06:02:09Z">
              <w:r>
                <w:t>5.0858 ± 1.2092</w:t>
              </w:r>
            </w:ins>
          </w:p>
        </w:tc>
        <w:tc>
          <w:tcPr>
            <w:tcW w:type="dxa" w:w="1260"/>
          </w:tcPr>
          <w:p>
            <w:pPr>
              <w:rPr>
                <w:ins w:id="2964" w:author="OpenAI Codex" w:date="2026-10-11T06:02:09Z"/>
              </w:rPr>
            </w:pPr>
            <w:ins w:id="2965" w:author="OpenAI Codex" w:date="2026-10-11T06:02:09Z">
              <w:r>
                <w:t>4.7353</w:t>
              </w:r>
            </w:ins>
          </w:p>
        </w:tc>
        <w:tc>
          <w:tcPr>
            <w:tcW w:type="dxa" w:w="1280"/>
          </w:tcPr>
          <w:p>
            <w:pPr>
              <w:rPr>
                <w:ins w:id="2966" w:author="OpenAI Codex" w:date="2026-10-11T06:02:09Z"/>
              </w:rPr>
            </w:pPr>
            <w:ins w:id="2967" w:author="OpenAI Codex" w:date="2026-10-11T06:02:09Z">
              <w:r>
                <w:t>3.7277</w:t>
              </w:r>
            </w:ins>
          </w:p>
        </w:tc>
        <w:trPr>
          <w:cantSplit/>
          <w:ins w:id="3019" w:author="OpenAI Codex" w:date="2026-10-11T06:02:09Z"/>
        </w:trPr>
      </w:tr>
      <w:tr>
        <w:tc>
          <w:tcPr>
            <w:tcW w:type="dxa" w:w="2188"/>
          </w:tcPr>
          <w:p>
            <w:pPr>
              <w:rPr>
                <w:ins w:id="2968" w:author="OpenAI Codex" w:date="2026-10-11T06:02:09Z"/>
              </w:rPr>
            </w:pPr>
            <w:ins w:id="2969" w:author="OpenAI Codex" w:date="2026-10-11T06:02:09Z">
              <w:r>
                <w:t>Regression</w:t>
                <w:br/>
                <w:t>RMSE (days)</w:t>
              </w:r>
            </w:ins>
          </w:p>
        </w:tc>
        <w:tc>
          <w:tcPr>
            <w:tcW w:type="dxa" w:w="2100"/>
          </w:tcPr>
          <w:p>
            <w:pPr>
              <w:rPr>
                <w:ins w:id="2970" w:author="OpenAI Codex" w:date="2026-10-11T06:02:09Z"/>
              </w:rPr>
            </w:pPr>
            <w:ins w:id="2971" w:author="OpenAI Codex" w:date="2026-10-11T06:02:09Z">
              <w:r>
                <w:t>7.3101 ± 0.3879</w:t>
              </w:r>
            </w:ins>
          </w:p>
        </w:tc>
        <w:tc>
          <w:tcPr>
            <w:tcW w:type="dxa" w:w="2100"/>
          </w:tcPr>
          <w:p>
            <w:pPr>
              <w:rPr>
                <w:ins w:id="2972" w:author="OpenAI Codex" w:date="2026-10-11T06:02:09Z"/>
              </w:rPr>
            </w:pPr>
            <w:ins w:id="2973" w:author="OpenAI Codex" w:date="2026-10-11T06:02:09Z">
              <w:r>
                <w:t>8.3324 ± 1.9345</w:t>
              </w:r>
            </w:ins>
          </w:p>
        </w:tc>
        <w:tc>
          <w:tcPr>
            <w:tcW w:type="dxa" w:w="1260"/>
          </w:tcPr>
          <w:p>
            <w:pPr>
              <w:rPr>
                <w:ins w:id="2974" w:author="OpenAI Codex" w:date="2026-10-11T06:02:09Z"/>
              </w:rPr>
            </w:pPr>
            <w:ins w:id="2975" w:author="OpenAI Codex" w:date="2026-10-11T06:02:09Z">
              <w:r>
                <w:t>8.1005</w:t>
              </w:r>
            </w:ins>
          </w:p>
        </w:tc>
        <w:tc>
          <w:tcPr>
            <w:tcW w:type="dxa" w:w="1280"/>
          </w:tcPr>
          <w:p>
            <w:pPr>
              <w:rPr>
                <w:ins w:id="2976" w:author="OpenAI Codex" w:date="2026-10-11T06:02:09Z"/>
              </w:rPr>
            </w:pPr>
            <w:ins w:id="2977" w:author="OpenAI Codex" w:date="2026-10-11T06:02:09Z">
              <w:r>
                <w:t>5.3114</w:t>
              </w:r>
            </w:ins>
          </w:p>
        </w:tc>
        <w:trPr>
          <w:cantSplit/>
          <w:ins w:id="3020" w:author="OpenAI Codex" w:date="2026-10-11T06:02:09Z"/>
        </w:trPr>
      </w:tr>
      <w:tr>
        <w:tc>
          <w:tcPr>
            <w:tcW w:type="dxa" w:w="2188"/>
          </w:tcPr>
          <w:p>
            <w:pPr>
              <w:rPr>
                <w:ins w:id="2978" w:author="OpenAI Codex" w:date="2026-10-11T06:02:09Z"/>
              </w:rPr>
            </w:pPr>
            <w:ins w:id="2979" w:author="OpenAI Codex" w:date="2026-10-11T06:02:09Z">
              <w:r>
                <w:t>Regression</w:t>
                <w:br/>
                <w:t>R²</w:t>
              </w:r>
            </w:ins>
          </w:p>
        </w:tc>
        <w:tc>
          <w:tcPr>
            <w:tcW w:type="dxa" w:w="2100"/>
          </w:tcPr>
          <w:p>
            <w:pPr>
              <w:rPr>
                <w:ins w:id="2980" w:author="OpenAI Codex" w:date="2026-10-11T06:02:09Z"/>
              </w:rPr>
            </w:pPr>
            <w:ins w:id="2981" w:author="OpenAI Codex" w:date="2026-10-11T06:02:09Z">
              <w:r>
                <w:t>0.2226 ± 0.0303</w:t>
              </w:r>
            </w:ins>
          </w:p>
        </w:tc>
        <w:tc>
          <w:tcPr>
            <w:tcW w:type="dxa" w:w="2100"/>
          </w:tcPr>
          <w:p>
            <w:pPr>
              <w:rPr>
                <w:ins w:id="2982" w:author="OpenAI Codex" w:date="2026-10-11T06:02:09Z"/>
              </w:rPr>
            </w:pPr>
            <w:ins w:id="2983" w:author="OpenAI Codex" w:date="2026-10-11T06:02:09Z">
              <w:r>
                <w:t>0.1351 ± 0.1225</w:t>
              </w:r>
            </w:ins>
          </w:p>
        </w:tc>
        <w:tc>
          <w:tcPr>
            <w:tcW w:type="dxa" w:w="1260"/>
          </w:tcPr>
          <w:p>
            <w:pPr>
              <w:rPr>
                <w:ins w:id="2984" w:author="OpenAI Codex" w:date="2026-10-11T06:02:09Z"/>
              </w:rPr>
            </w:pPr>
            <w:ins w:id="2985" w:author="OpenAI Codex" w:date="2026-10-11T06:02:09Z">
              <w:r>
                <w:t>0.2990</w:t>
              </w:r>
            </w:ins>
          </w:p>
        </w:tc>
        <w:tc>
          <w:tcPr>
            <w:tcW w:type="dxa" w:w="1280"/>
          </w:tcPr>
          <w:p>
            <w:pPr>
              <w:rPr>
                <w:ins w:id="2986" w:author="OpenAI Codex" w:date="2026-10-11T06:02:09Z"/>
              </w:rPr>
            </w:pPr>
            <w:ins w:id="2987" w:author="OpenAI Codex" w:date="2026-10-11T06:02:09Z">
              <w:r>
                <w:t>0.1862</w:t>
              </w:r>
            </w:ins>
          </w:p>
        </w:tc>
        <w:trPr>
          <w:cantSplit/>
          <w:ins w:id="3021" w:author="OpenAI Codex" w:date="2026-10-11T06:02:09Z"/>
        </w:trPr>
      </w:tr>
      <w:tr>
        <w:tc>
          <w:tcPr>
            <w:tcW w:type="dxa" w:w="2188"/>
          </w:tcPr>
          <w:p>
            <w:pPr>
              <w:rPr>
                <w:ins w:id="2988" w:author="OpenAI Codex" w:date="2026-10-11T06:02:09Z"/>
              </w:rPr>
            </w:pPr>
            <w:ins w:id="2989" w:author="OpenAI Codex" w:date="2026-10-11T06:02:09Z">
              <w:r>
                <w:t>Classification</w:t>
                <w:br/>
                <w:t>Average Precision</w:t>
              </w:r>
            </w:ins>
          </w:p>
        </w:tc>
        <w:tc>
          <w:tcPr>
            <w:tcW w:type="dxa" w:w="2100"/>
          </w:tcPr>
          <w:p>
            <w:pPr>
              <w:rPr>
                <w:ins w:id="2990" w:author="OpenAI Codex" w:date="2026-10-11T06:02:09Z"/>
              </w:rPr>
            </w:pPr>
            <w:ins w:id="2991" w:author="OpenAI Codex" w:date="2026-10-11T06:02:09Z">
              <w:r>
                <w:t>0.2006 ± 0.0183</w:t>
              </w:r>
            </w:ins>
          </w:p>
        </w:tc>
        <w:tc>
          <w:tcPr>
            <w:tcW w:type="dxa" w:w="2100"/>
          </w:tcPr>
          <w:p>
            <w:pPr>
              <w:rPr>
                <w:ins w:id="2992" w:author="OpenAI Codex" w:date="2026-10-11T06:02:09Z"/>
              </w:rPr>
            </w:pPr>
            <w:ins w:id="2993" w:author="OpenAI Codex" w:date="2026-10-11T06:02:09Z">
              <w:r>
                <w:t>0.2349 ± 0.0617</w:t>
              </w:r>
            </w:ins>
          </w:p>
        </w:tc>
        <w:tc>
          <w:tcPr>
            <w:tcW w:type="dxa" w:w="1260"/>
          </w:tcPr>
          <w:p>
            <w:pPr>
              <w:rPr>
                <w:ins w:id="2994" w:author="OpenAI Codex" w:date="2026-10-11T06:02:09Z"/>
              </w:rPr>
            </w:pPr>
            <w:ins w:id="2995" w:author="OpenAI Codex" w:date="2026-10-11T06:02:09Z">
              <w:r>
                <w:t>0.2531</w:t>
              </w:r>
            </w:ins>
          </w:p>
        </w:tc>
        <w:tc>
          <w:tcPr>
            <w:tcW w:type="dxa" w:w="1280"/>
          </w:tcPr>
          <w:p>
            <w:pPr>
              <w:rPr>
                <w:ins w:id="2996" w:author="OpenAI Codex" w:date="2026-10-11T06:02:09Z"/>
              </w:rPr>
            </w:pPr>
            <w:ins w:id="2997" w:author="OpenAI Codex" w:date="2026-10-11T06:02:09Z">
              <w:r>
                <w:t>0.1752</w:t>
              </w:r>
            </w:ins>
          </w:p>
        </w:tc>
        <w:trPr>
          <w:cantSplit/>
          <w:ins w:id="3022" w:author="OpenAI Codex" w:date="2026-10-11T06:02:09Z"/>
        </w:trPr>
      </w:tr>
      <w:tr>
        <w:tc>
          <w:tcPr>
            <w:tcW w:type="dxa" w:w="2188"/>
          </w:tcPr>
          <w:p>
            <w:pPr>
              <w:rPr>
                <w:ins w:id="2998" w:author="OpenAI Codex" w:date="2026-10-11T06:02:09Z"/>
              </w:rPr>
            </w:pPr>
            <w:ins w:id="2999" w:author="OpenAI Codex" w:date="2026-10-11T06:02:09Z">
              <w:r>
                <w:t>Classification</w:t>
                <w:br/>
                <w:t>ROC-AUC</w:t>
              </w:r>
            </w:ins>
          </w:p>
        </w:tc>
        <w:tc>
          <w:tcPr>
            <w:tcW w:type="dxa" w:w="2100"/>
          </w:tcPr>
          <w:p>
            <w:pPr>
              <w:rPr>
                <w:ins w:id="3000" w:author="OpenAI Codex" w:date="2026-10-11T06:02:09Z"/>
              </w:rPr>
            </w:pPr>
            <w:ins w:id="3001" w:author="OpenAI Codex" w:date="2026-10-11T06:02:09Z">
              <w:r>
                <w:t>0.5999 ± 0.0092</w:t>
              </w:r>
            </w:ins>
          </w:p>
        </w:tc>
        <w:tc>
          <w:tcPr>
            <w:tcW w:type="dxa" w:w="2100"/>
          </w:tcPr>
          <w:p>
            <w:pPr>
              <w:rPr>
                <w:ins w:id="3002" w:author="OpenAI Codex" w:date="2026-10-11T06:02:09Z"/>
              </w:rPr>
            </w:pPr>
            <w:ins w:id="3003" w:author="OpenAI Codex" w:date="2026-10-11T06:02:09Z">
              <w:r>
                <w:t>0.6083 ± 0.0379</w:t>
              </w:r>
            </w:ins>
          </w:p>
        </w:tc>
        <w:tc>
          <w:tcPr>
            <w:tcW w:type="dxa" w:w="1260"/>
          </w:tcPr>
          <w:p>
            <w:pPr>
              <w:rPr>
                <w:ins w:id="3004" w:author="OpenAI Codex" w:date="2026-10-11T06:02:09Z"/>
              </w:rPr>
            </w:pPr>
            <w:ins w:id="3005" w:author="OpenAI Codex" w:date="2026-10-11T06:02:09Z">
              <w:r>
                <w:t>0.6282</w:t>
              </w:r>
            </w:ins>
          </w:p>
        </w:tc>
        <w:tc>
          <w:tcPr>
            <w:tcW w:type="dxa" w:w="1280"/>
          </w:tcPr>
          <w:p>
            <w:pPr>
              <w:rPr>
                <w:ins w:id="3006" w:author="OpenAI Codex" w:date="2026-10-11T06:02:09Z"/>
              </w:rPr>
            </w:pPr>
            <w:ins w:id="3007" w:author="OpenAI Codex" w:date="2026-10-11T06:02:09Z">
              <w:r>
                <w:t>0.5724</w:t>
              </w:r>
            </w:ins>
          </w:p>
        </w:tc>
        <w:trPr>
          <w:cantSplit/>
          <w:ins w:id="3023" w:author="OpenAI Codex" w:date="2026-10-11T06:02:09Z"/>
        </w:trPr>
      </w:tr>
      <w:tr>
        <w:tc>
          <w:tcPr>
            <w:tcW w:type="dxa" w:w="2188"/>
          </w:tcPr>
          <w:p>
            <w:pPr>
              <w:rPr>
                <w:ins w:id="3008" w:author="OpenAI Codex" w:date="2026-10-11T06:02:09Z"/>
              </w:rPr>
            </w:pPr>
            <w:ins w:id="3009" w:author="OpenAI Codex" w:date="2026-10-11T06:02:09Z">
              <w:r>
                <w:t>Classification</w:t>
                <w:br/>
                <w:t>Brier score</w:t>
              </w:r>
            </w:ins>
          </w:p>
        </w:tc>
        <w:tc>
          <w:tcPr>
            <w:tcW w:type="dxa" w:w="2100"/>
          </w:tcPr>
          <w:p>
            <w:pPr>
              <w:rPr>
                <w:ins w:id="3010" w:author="OpenAI Codex" w:date="2026-10-11T06:02:09Z"/>
              </w:rPr>
            </w:pPr>
            <w:ins w:id="3011" w:author="OpenAI Codex" w:date="2026-10-11T06:02:09Z">
              <w:r>
                <w:t>0.1115 ± 0.0033</w:t>
              </w:r>
            </w:ins>
          </w:p>
        </w:tc>
        <w:tc>
          <w:tcPr>
            <w:tcW w:type="dxa" w:w="2100"/>
          </w:tcPr>
          <w:p>
            <w:pPr>
              <w:rPr>
                <w:ins w:id="3012" w:author="OpenAI Codex" w:date="2026-10-11T06:02:09Z"/>
              </w:rPr>
            </w:pPr>
            <w:ins w:id="3013" w:author="OpenAI Codex" w:date="2026-10-11T06:02:09Z">
              <w:r>
                <w:t>0.1213 ± 0.0192</w:t>
              </w:r>
            </w:ins>
          </w:p>
        </w:tc>
        <w:tc>
          <w:tcPr>
            <w:tcW w:type="dxa" w:w="1260"/>
          </w:tcPr>
          <w:p>
            <w:pPr>
              <w:rPr>
                <w:ins w:id="3014" w:author="OpenAI Codex" w:date="2026-10-11T06:02:09Z"/>
              </w:rPr>
            </w:pPr>
            <w:ins w:id="3015" w:author="OpenAI Codex" w:date="2026-10-11T06:02:09Z">
              <w:r>
                <w:t>0.1228</w:t>
              </w:r>
            </w:ins>
          </w:p>
        </w:tc>
        <w:tc>
          <w:tcPr>
            <w:tcW w:type="dxa" w:w="1280"/>
          </w:tcPr>
          <w:p>
            <w:pPr>
              <w:rPr>
                <w:ins w:id="3016" w:author="OpenAI Codex" w:date="2026-10-11T06:02:09Z"/>
              </w:rPr>
            </w:pPr>
            <w:ins w:id="3017" w:author="OpenAI Codex" w:date="2026-10-11T06:02:09Z">
              <w:r>
                <w:t>0.0969</w:t>
              </w:r>
            </w:ins>
          </w:p>
        </w:tc>
        <w:trPr>
          <w:cantSplit/>
          <w:ins w:id="3024" w:author="OpenAI Codex" w:date="2026-10-11T06:02:09Z"/>
        </w:trPr>
      </w:tr>
    </w:tbl>
    <w:p>
      <w:pPr>
        <w:rPr>
          <w:ins w:id="3025" w:author="OpenAI Codex" w:date="2026-10-11T06:02:09Z"/>
        </w:rPr>
      </w:pPr>
      <w:ins w:id="3026" w:author="OpenAI Codex" w:date="2026-10-11T06:02:09Z">
        <w:r>
          <w:t>Fold summaries are arithmetic means and sample SDs across five chronological windows. Final-refit training values are in-sample scores on all eligible preterminal training rows. Regression scores use original days. The terminal cohorts contain 15,615 regression orders and 15,769 classification orders.</w:t>
        </w:r>
      </w:ins>
    </w:p>
    <w:p>
      <w:pPr>
        <w:pStyle w:val="Heading2"/>
        <w:rPr>
          <w:ins w:id="3027" w:author="OpenAI Codex" w:date="2026-10-11T06:02:09Z"/>
        </w:rPr>
      </w:pPr>
      <w:ins w:id="3028" w:author="OpenAI Codex" w:date="2026-10-11T06:02:09Z">
        <w:r>
          <w:t>Regression Residual Diagnostics</w:t>
        </w:r>
      </w:ins>
    </w:p>
    <w:p>
      <w:pPr>
        <w:rPr>
          <w:ins w:id="3029" w:author="OpenAI Codex" w:date="2026-10-11T06:02:09Z"/>
        </w:rPr>
      </w:pPr>
      <w:ins w:id="3030" w:author="OpenAI Codex" w:date="2026-10-11T06:02:09Z">
        <w:r>
          <w:drawing>
            <wp:inline xmlns:a="http://schemas.openxmlformats.org/drawingml/2006/main" xmlns:pic="http://schemas.openxmlformats.org/drawingml/2006/picture">
              <wp:extent cx="5669280" cy="1744394"/>
              <wp:docPr id="19" name="Picture 1"/>
              <wp:cNvGraphicFramePr>
                <a:graphicFrameLocks noChangeAspect="1"/>
              </wp:cNvGraphicFramePr>
              <a:graphic>
                <a:graphicData uri="http://schemas.openxmlformats.org/drawingml/2006/picture">
                  <pic:pic>
                    <pic:nvPicPr>
                      <pic:cNvPr id="0" name="regression_diagnostics.png"/>
                      <pic:cNvPicPr/>
                    </pic:nvPicPr>
                    <pic:blipFill>
                      <a:blip r:embed="rId37"/>
                      <a:stretch>
                        <a:fillRect/>
                      </a:stretch>
                    </pic:blipFill>
                    <pic:spPr>
                      <a:xfrm>
                        <a:off x="0" y="0"/>
                        <a:ext cx="5669280" cy="1744394"/>
                      </a:xfrm>
                      <a:prstGeom prst="rect"/>
                    </pic:spPr>
                  </pic:pic>
                </a:graphicData>
              </a:graphic>
            </wp:inline>
          </w:drawing>
        </w:r>
      </w:ins>
    </w:p>
    <w:p>
      <w:pPr>
        <w:rPr>
          <w:ins w:id="3031" w:author="OpenAI Codex" w:date="2026-10-11T06:02:09Z"/>
        </w:rPr>
      </w:pPr>
      <w:ins w:id="3032" w:author="OpenAI Codex" w:date="2026-10-11T06:02:09Z">
        <w:r>
          <w:t>Figure C.1 Selected regression terminal diagnostics. Actual/predicted axes use the pooled 99.5th percentile; residual panels retain the recorded residuals. Large errors remain included in the aggregate metrics.</w:t>
        </w:r>
      </w:ins>
    </w:p>
    <w:p>
      <w:pPr>
        <w:pStyle w:val="Heading2"/>
        <w:rPr>
          <w:ins w:id="3033" w:author="OpenAI Codex" w:date="2026-10-11T06:02:09Z"/>
        </w:rPr>
      </w:pPr>
      <w:ins w:id="3034" w:author="OpenAI Codex" w:date="2026-10-11T06:02:09Z">
        <w:r>
          <w:t>Classification Ranking and Decision Diagnostics</w:t>
        </w:r>
      </w:ins>
    </w:p>
    <w:p>
      <w:pPr>
        <w:rPr>
          <w:ins w:id="3035" w:author="OpenAI Codex" w:date="2026-10-11T06:02:09Z"/>
        </w:rPr>
      </w:pPr>
      <w:ins w:id="3036" w:author="OpenAI Codex" w:date="2026-10-11T06:02:09Z">
        <w:r>
          <w:drawing>
            <wp:inline xmlns:a="http://schemas.openxmlformats.org/drawingml/2006/main" xmlns:pic="http://schemas.openxmlformats.org/drawingml/2006/picture">
              <wp:extent cx="5669280" cy="1744394"/>
              <wp:docPr id="20" name="Picture 2"/>
              <wp:cNvGraphicFramePr>
                <a:graphicFrameLocks noChangeAspect="1"/>
              </wp:cNvGraphicFramePr>
              <a:graphic>
                <a:graphicData uri="http://schemas.openxmlformats.org/drawingml/2006/picture">
                  <pic:pic>
                    <pic:nvPicPr>
                      <pic:cNvPr id="0" name="classification_diagnostics.png"/>
                      <pic:cNvPicPr/>
                    </pic:nvPicPr>
                    <pic:blipFill>
                      <a:blip r:embed="rId38"/>
                      <a:stretch>
                        <a:fillRect/>
                      </a:stretch>
                    </pic:blipFill>
                    <pic:spPr>
                      <a:xfrm>
                        <a:off x="0" y="0"/>
                        <a:ext cx="5669280" cy="1744394"/>
                      </a:xfrm>
                      <a:prstGeom prst="rect"/>
                    </pic:spPr>
                  </pic:pic>
                </a:graphicData>
              </a:graphic>
            </wp:inline>
          </w:drawing>
        </w:r>
      </w:ins>
    </w:p>
    <w:p>
      <w:pPr>
        <w:rPr>
          <w:ins w:id="3037" w:author="OpenAI Codex" w:date="2026-10-11T06:02:09Z"/>
        </w:rPr>
      </w:pPr>
      <w:ins w:id="3038" w:author="OpenAI Codex" w:date="2026-10-11T06:02:09Z">
        <w:r>
          <w:t>Figure C.2 Selected classification terminal diagnostics. The confusion matrix uses the development-frozen threshold 0.13740: TN=8,285, FP=5,777, FN=825 and TP=882. ROC and precision-recall curves summarize ranking, not proven intervention benefit. Illustrative loss is 9,902 versus 8,535 for no alerts; the policy is not recommended for operational deployment.</w:t>
        </w:r>
      </w:ins>
    </w:p>
    <w:p>
      <w:pPr>
        <w:rPr>
          <w:ins w:id="3039" w:author="OpenAI Codex" w:date="2026-10-11T06:02:09Z"/>
        </w:rPr>
      </w:pPr>
      <w:ins w:id="3040" w:author="OpenAI Codex" w:date="2026-10-11T06:02:09Z">
        <w:r>
          <w:t>Complete matched comparisons, paired fold differences, subgroup summaries and the underlying predictions are available through the repository guide in Appendix E.</w:t>
        </w:r>
      </w:ins>
    </w:p>
    <w:p w14:paraId="68A7100B" w14:textId="77777777" w:rsidR="006001A2" w:rsidRDefault="00EE501D">
      <w:pPr>
        <w:pStyle w:val="Heading1"/>
        <w:pageBreakBefore/>
      </w:pPr>
      <w:del w:id="2903" w:author="OpenAI Codex" w:date="2026-10-11T06:02:09Z">
        <w:r>
          <w:lastRenderedPageBreak/>
          <w:delText>Appendix F: Feature Metadata, Distribution Parity &amp; Covariate Drift Audit (Training vs. Holdout)</w:delText>
        </w:r>
      </w:del>
      <w:ins w:id="2904" w:author="OpenAI Codex" w:date="2026-10-11T06:02:09Z">
        <w:r>
          <w:t xml:space="preserve">Appendix D Feature Distributions and Cohort Differences</w:t>
        </w:r>
      </w:ins>
    </w:p>
    <w:p w14:paraId="6C1F6B68" w14:textId="093BFAA6" w:rsidR="006001A2" w:rsidRDefault="00EE501D">
      <w:del w:id="2905" w:author="OpenAI Codex" w:date="2026-10-11T06:02:09Z">
        <w:r>
          <w:delText>This descriptive distribution audit compares historical training inputs and targets with the previously inspected terminal holdout. It identifies observed cohort differences for monitoring (Lecture 6: Production Monitoring &amp; Drift Detection), but cannot guarantee future generalization, absence of drift or prospective feature availability.</w:delText>
        </w:r>
      </w:del>
      <w:ins w:id="2906" w:author="OpenAI Codex" w:date="2026-10-11T06:02:09Z">
        <w:r>
          <w:t xml:space="preserve">This descriptive distribution audit compares the final training inputs and targets with the previously inspected terminal cohort. It identifies observed differences relevant to monitoring (Lecture 6: Production Monitoring &amp; Drift Detection), but cannot guarantee future generalization, absence of drift or prospective feature availability.</w:t>
        </w:r>
      </w:ins>
    </w:p>
    <w:p w14:paraId="0C6866D3" w14:textId="1E4A5470" w:rsidR="006001A2" w:rsidRDefault="00EE501D">
      <w:pPr>
        <w:spacing w:after="50"/>
        <w:ind w:left="360" w:hanging="216"/>
      </w:pPr>
      <w:del w:id="2907" w:author="OpenAI Codex" w:date="2026-10-11T06:02:09Z">
        <w:r>
          <w:rPr>
            <w:rFonts w:ascii="Arial" w:hAnsi="Arial"/>
            <w:b/>
            <w:color w:val="1F4E79"/>
            <w:sz w:val="20"/>
          </w:rPr>
          <w:delText>• Final Refit Supports: Regression N=59,466 and classification N=59,740 mature eligible orders after preterminal scoping and customer purging. F.1–F.3 input summaries use the regression cohorts (59,466 training / 15,615 terminal); classification target prevalence uses its own 59,740 / 15,769 supports.</w:delText>
        </w:r>
      </w:del>
      <w:ins w:id="2908" w:author="OpenAI Codex" w:date="2026-10-11T06:02:09Z">
        <w:r>
          <w:rPr>
            <w:rFonts w:ascii="Arial" w:hAnsi="Arial"/>
            <w:b/>
            <w:color w:val="1F4E79"/>
            <w:sz w:val="20"/>
          </w:rPr>
          <w:t xml:space="preserve">• Final Refit Supports: Regression N=59,466 and classification N=59,740 mature eligible orders after preterminal scoping and customer purging. D.1–D.3 input summaries use the regression cohorts (59,466 training / 15,615 terminal); classification target prevalence uses its own 59,740 / 15,769 supports.</w:t>
        </w:r>
      </w:ins>
    </w:p>
    <w:p w14:paraId="1C3D71AA" w14:textId="77777777" w:rsidR="006001A2" w:rsidRDefault="00EE501D">
      <w:pPr>
        <w:spacing w:after="50"/>
        <w:ind w:left="360" w:hanging="216"/>
      </w:pPr>
      <w:del w:id="2909" w:author="OpenAI Codex" w:date="2026-10-11T06:02:09Z">
        <w:r>
          <w:rPr>
            <w:rFonts w:ascii="Arial" w:hAnsi="Arial"/>
            <w:b/>
            <w:color w:val="1F4E79"/>
            <w:sz w:val="20"/>
          </w:rPr>
          <w:delText xml:space="preserve">• </w:delText>
        </w:r>
      </w:del>
      <w:del w:id="2910" w:author="OpenAI Codex" w:date="2026-10-11T06:02:09Z">
        <w:r>
          <w:rPr>
            <w:b/>
            <w:sz w:val="21"/>
          </w:rPr>
          <w:delText>Terminal Holdout Cohort</w:delText>
        </w:r>
      </w:del>
      <w:del w:id="2911" w:author="OpenAI Codex" w:date="2026-10-11T06:02:09Z">
        <w:r>
          <w:rPr>
            <w:sz w:val="21"/>
          </w:rPr>
          <w:delText xml:space="preserve">: </w:delText>
        </w:r>
      </w:del>
      <w:del w:id="2912" w:author="OpenAI Codex" w:date="2026-10-11T06:02:09Z">
        <w:r>
          <w:rPr>
            <w:rFonts w:ascii="Cambria Math" w:hAnsi="Cambria Math"/>
            <w:sz w:val="21"/>
          </w:rPr>
          <w:delText>N = 15,615</w:delText>
        </w:r>
      </w:del>
      <w:del w:id="2913" w:author="OpenAI Codex" w:date="2026-10-11T06:02:09Z">
        <w:r>
          <w:rPr>
            <w:sz w:val="21"/>
          </w:rPr>
          <w:delText xml:space="preserve"> regression orders / </w:delText>
        </w:r>
      </w:del>
      <w:del w:id="2914" w:author="OpenAI Codex" w:date="2026-10-11T06:02:09Z">
        <w:r>
          <w:rPr>
            <w:rFonts w:ascii="Cambria Math" w:hAnsi="Cambria Math"/>
            <w:sz w:val="21"/>
          </w:rPr>
          <w:delText>N = 15,769</w:delText>
        </w:r>
      </w:del>
      <w:del w:id="2915" w:author="OpenAI Codex" w:date="2026-10-11T06:02:09Z">
        <w:r>
          <w:rPr>
            <w:sz w:val="21"/>
          </w:rPr>
          <w:delText xml:space="preserve"> classification orders (Quarantined operational window: May 25, </w:delText>
        </w:r>
      </w:del>
      <w:proofErr w:type="gramStart"/>
      <w:del w:id="2916" w:author="OpenAI Codex" w:date="2026-10-11T06:02:09Z">
        <w:r>
          <w:rPr>
            <w:sz w:val="21"/>
          </w:rPr>
          <w:delText>2018</w:delText>
        </w:r>
      </w:del>
      <w:proofErr w:type="gramEnd"/>
      <w:del w:id="2917" w:author="OpenAI Codex" w:date="2026-10-11T06:02:09Z">
        <w:r>
          <w:rPr>
            <w:sz w:val="21"/>
          </w:rPr>
          <w:delText xml:space="preserve"> through August 29, 2018).</w:delText>
        </w:r>
      </w:del>
      <w:ins w:id="2918" w:author="OpenAI Codex" w:date="2026-10-11T06:02:09Z">
        <w:r>
          <w:rPr>
            <w:rFonts w:ascii="Arial" w:hAnsi="Arial"/>
            <w:b/>
            <w:color w:val="1F4E79"/>
            <w:sz w:val="20"/>
          </w:rPr>
          <w:t xml:space="preserve">• Terminal Holdout Cohort: N = 15,615 regression orders / N = 15,769 classification orders (Diagnostic evaluation window: May 25, 2018 through August 29, 2018).</w:t>
        </w:r>
      </w:ins>
    </w:p>
    <w:p w14:paraId="7C3E4565" w14:textId="77777777" w:rsidR="006001A2" w:rsidRDefault="00EE501D">
      <w:pPr>
        <w:pStyle w:val="Heading2"/>
      </w:pPr>
      <w:del w:id="2926" w:author="OpenAI Codex" w:date="2026-10-11T06:02:09Z">
        <w:r>
          <w:delText>Table F.1: Numerical Feature Metadata &amp; Distributional Parity Audit</w:delText>
        </w:r>
      </w:del>
      <w:ins w:id="2927" w:author="OpenAI Codex" w:date="2026-10-11T06:02:09Z">
        <w:r>
          <w:t xml:space="preserve">Table D.1: Numerical Feature Metadata &amp; Distributional Parity Audit</w:t>
        </w:r>
      </w:ins>
    </w:p>
    <w:p w14:paraId="7BF92E32" w14:textId="4A2D95A0" w:rsidR="006001A2" w:rsidRDefault="00EE501D">
      <w:del w:id="2919" w:author="OpenAI Codex" w:date="2026-10-11T06:02:09Z">
        <w:r>
          <w:rPr>
            <w:i/>
          </w:rPr>
          <w:delText xml:space="preserve">Source: Raw feature summaries computed from data/business/ml/orders_ml_features.csv joined to final-v4 regression training IDs and terminal selected predictions. The final preprocessing recipe is defined in </w:delText>
        </w:r>
      </w:del>
      <w:proofErr w:type="spellStart"/>
      <w:del w:id="2920" w:author="OpenAI Codex" w:date="2026-10-11T06:02:09Z">
        <w:r>
          <w:rPr>
            <w:i/>
          </w:rPr>
          <w:delText>src</w:delText>
        </w:r>
      </w:del>
      <w:proofErr w:type="spellEnd"/>
      <w:del w:id="2921" w:author="OpenAI Codex" w:date="2026-10-11T06:02:09Z">
        <w:r>
          <w:rPr>
            <w:i/>
          </w:rPr>
          <w:delText xml:space="preserve">/models/refinement_selected_v4.py; older stage5 </w:delText>
        </w:r>
      </w:del>
      <w:proofErr w:type="spellStart"/>
      <w:del w:id="2922" w:author="OpenAI Codex" w:date="2026-10-11T06:02:09Z">
        <w:r>
          <w:rPr>
            <w:i/>
          </w:rPr>
          <w:delText>feature_</w:delText>
        </w:r>
      </w:del>
      <w:proofErr w:type="gramStart"/>
      <w:del w:id="2923" w:author="OpenAI Codex" w:date="2026-10-11T06:02:09Z">
        <w:r>
          <w:rPr>
            <w:i/>
          </w:rPr>
          <w:delText>stats.json</w:delText>
        </w:r>
      </w:del>
      <w:proofErr w:type="spellEnd"/>
      <w:proofErr w:type="gramEnd"/>
      <w:del w:id="2924" w:author="OpenAI Codex" w:date="2026-10-11T06:02:09Z">
        <w:r>
          <w:rPr>
            <w:i/>
          </w:rPr>
          <w:delText xml:space="preserve"> is historical deployment reference metadata, not the authority for final-v4 preprocessing.</w:delText>
        </w:r>
      </w:del>
      <w:ins w:id="2925" w:author="OpenAI Codex" w:date="2026-10-11T06:02:09Z">
        <w:r>
          <w:rPr>
            <w:i/>
          </w:rPr>
          <w:t xml:space="preserve">Raw feature summaries are computed from the committed order-level feature table using the final training and terminal memberships. These memberships match those used for the selected models. Preprocessing is described in Sections 4–5; the repository supplies the feature data, membership records and implementation needed to reproduce the summaries.</w:t>
        </w:r>
      </w:ins>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966"/>
        <w:gridCol w:w="1360"/>
        <w:gridCol w:w="1458"/>
        <w:gridCol w:w="1458"/>
        <w:gridCol w:w="1839"/>
        <w:gridCol w:w="2953"/>
      </w:tblGrid>
      <w:tr w:rsidR="006001A2" w14:paraId="06B8C71A" w14:textId="77777777">
        <w:trPr>
          <w:cantSplit/>
          <w:tblHeader/>
          <w:jc w:val="center"/>
        </w:trPr>
        <w:tc>
          <w:tcPr>
            <w:tcW w:w="966" w:type="dxa"/>
            <w:shd w:val="clear" w:color="auto" w:fill="E8EEF5"/>
            <w:tcMar>
              <w:top w:w="60" w:type="dxa"/>
              <w:left w:w="80" w:type="dxa"/>
              <w:bottom w:w="60" w:type="dxa"/>
              <w:right w:w="80" w:type="dxa"/>
            </w:tcMar>
            <w:vAlign w:val="center"/>
          </w:tcPr>
          <w:p w14:paraId="216E33C5" w14:textId="77777777" w:rsidR="006001A2" w:rsidRDefault="00EE501D">
            <w:pPr>
              <w:spacing w:after="0" w:line="252" w:lineRule="auto"/>
            </w:pPr>
            <w:r>
              <w:rPr>
                <w:b/>
                <w:sz w:val="17"/>
              </w:rPr>
              <w:t>Feature Name</w:t>
            </w:r>
          </w:p>
        </w:tc>
        <w:tc>
          <w:tcPr>
            <w:tcW w:w="1360" w:type="dxa"/>
            <w:shd w:val="clear" w:color="auto" w:fill="E8EEF5"/>
            <w:tcMar>
              <w:top w:w="60" w:type="dxa"/>
              <w:left w:w="80" w:type="dxa"/>
              <w:bottom w:w="60" w:type="dxa"/>
              <w:right w:w="80" w:type="dxa"/>
            </w:tcMar>
            <w:vAlign w:val="center"/>
          </w:tcPr>
          <w:p w14:paraId="1BC4CCEF" w14:textId="77777777" w:rsidR="006001A2" w:rsidRDefault="00EE501D">
            <w:pPr>
              <w:spacing w:after="0" w:line="252" w:lineRule="auto"/>
            </w:pPr>
            <w:r>
              <w:rPr>
                <w:b/>
                <w:sz w:val="17"/>
              </w:rPr>
              <w:t>Evaluated Dimension</w:t>
            </w:r>
          </w:p>
        </w:tc>
        <w:tc>
          <w:tcPr>
            <w:tcW w:w="1458" w:type="dxa"/>
            <w:shd w:val="clear" w:color="auto" w:fill="E8EEF5"/>
            <w:tcMar>
              <w:top w:w="60" w:type="dxa"/>
              <w:left w:w="80" w:type="dxa"/>
              <w:bottom w:w="60" w:type="dxa"/>
              <w:right w:w="80" w:type="dxa"/>
            </w:tcMar>
            <w:vAlign w:val="center"/>
          </w:tcPr>
          <w:p w14:paraId="67F6A16C" w14:textId="77777777" w:rsidR="006001A2" w:rsidRDefault="00EE501D">
            <w:pPr>
              <w:spacing w:after="0" w:line="252" w:lineRule="auto"/>
            </w:pPr>
            <w:r>
              <w:rPr>
                <w:b/>
                <w:sz w:val="17"/>
              </w:rPr>
              <w:t>Training Cohort (</w:t>
            </w:r>
            <w:r>
              <w:rPr>
                <w:rFonts w:ascii="Cambria Math" w:hAnsi="Cambria Math"/>
                <w:b/>
                <w:sz w:val="17"/>
              </w:rPr>
              <w:t>N=59,466</w:t>
            </w:r>
            <w:r>
              <w:rPr>
                <w:b/>
                <w:sz w:val="17"/>
              </w:rPr>
              <w:t>)</w:t>
            </w:r>
          </w:p>
        </w:tc>
        <w:tc>
          <w:tcPr>
            <w:tcW w:w="1458" w:type="dxa"/>
            <w:shd w:val="clear" w:color="auto" w:fill="E8EEF5"/>
            <w:tcMar>
              <w:top w:w="60" w:type="dxa"/>
              <w:left w:w="80" w:type="dxa"/>
              <w:bottom w:w="60" w:type="dxa"/>
              <w:right w:w="80" w:type="dxa"/>
            </w:tcMar>
            <w:vAlign w:val="center"/>
          </w:tcPr>
          <w:p w14:paraId="7B9B99B4" w14:textId="77777777" w:rsidR="006001A2" w:rsidRDefault="00EE501D">
            <w:pPr>
              <w:spacing w:after="0" w:line="252" w:lineRule="auto"/>
            </w:pPr>
            <w:r>
              <w:rPr>
                <w:b/>
                <w:sz w:val="17"/>
              </w:rPr>
              <w:t>Holdout Cohort (</w:t>
            </w:r>
            <w:r>
              <w:rPr>
                <w:rFonts w:ascii="Cambria Math" w:hAnsi="Cambria Math"/>
                <w:b/>
                <w:sz w:val="17"/>
              </w:rPr>
              <w:t>N=15,615</w:t>
            </w:r>
            <w:r>
              <w:rPr>
                <w:b/>
                <w:sz w:val="17"/>
              </w:rPr>
              <w:t>)</w:t>
            </w:r>
          </w:p>
        </w:tc>
        <w:tc>
          <w:tcPr>
            <w:tcW w:w="1839" w:type="dxa"/>
            <w:shd w:val="clear" w:color="auto" w:fill="E8EEF5"/>
            <w:tcMar>
              <w:top w:w="60" w:type="dxa"/>
              <w:left w:w="80" w:type="dxa"/>
              <w:bottom w:w="60" w:type="dxa"/>
              <w:right w:w="80" w:type="dxa"/>
            </w:tcMar>
            <w:vAlign w:val="center"/>
          </w:tcPr>
          <w:p w14:paraId="1B6476B2" w14:textId="77777777" w:rsidR="006001A2" w:rsidRDefault="00EE501D">
            <w:pPr>
              <w:spacing w:after="0" w:line="252" w:lineRule="auto"/>
            </w:pPr>
            <w:r>
              <w:rPr>
                <w:b/>
                <w:sz w:val="17"/>
              </w:rPr>
              <w:t>Relative Drift (</w:t>
            </w:r>
            <w:r>
              <w:rPr>
                <w:rFonts w:ascii="Cambria Math" w:hAnsi="Cambria Math"/>
                <w:b/>
                <w:sz w:val="17"/>
              </w:rPr>
              <w:t>Δ</w:t>
            </w:r>
            <w:r>
              <w:rPr>
                <w:b/>
                <w:sz w:val="17"/>
              </w:rPr>
              <w:t>)</w:t>
            </w:r>
          </w:p>
        </w:tc>
        <w:tc>
          <w:tcPr>
            <w:tcW w:w="2953" w:type="dxa"/>
            <w:shd w:val="clear" w:color="auto" w:fill="E8EEF5"/>
            <w:tcMar>
              <w:top w:w="60" w:type="dxa"/>
              <w:left w:w="80" w:type="dxa"/>
              <w:bottom w:w="60" w:type="dxa"/>
              <w:right w:w="80" w:type="dxa"/>
            </w:tcMar>
            <w:vAlign w:val="center"/>
          </w:tcPr>
          <w:p w14:paraId="782A3824" w14:textId="77777777" w:rsidR="006001A2" w:rsidRDefault="00EE501D">
            <w:pPr>
              <w:spacing w:after="0" w:line="252" w:lineRule="auto"/>
            </w:pPr>
            <w:r>
              <w:rPr>
                <w:b/>
                <w:sz w:val="17"/>
              </w:rPr>
              <w:t>Covariate Parity Verdict</w:t>
            </w:r>
          </w:p>
        </w:tc>
      </w:tr>
      <w:tr w:rsidR="006001A2" w14:paraId="7E86693C" w14:textId="77777777">
        <w:trPr>
          <w:cantSplit/>
          <w:jc w:val="center"/>
        </w:trPr>
        <w:tc>
          <w:tcPr>
            <w:tcW w:w="966" w:type="dxa"/>
            <w:shd w:val="clear" w:color="auto" w:fill="F8FAFC"/>
            <w:tcMar>
              <w:top w:w="60" w:type="dxa"/>
              <w:left w:w="80" w:type="dxa"/>
              <w:bottom w:w="60" w:type="dxa"/>
              <w:right w:w="80" w:type="dxa"/>
            </w:tcMar>
            <w:vAlign w:val="center"/>
          </w:tcPr>
          <w:p w14:paraId="79BAD3E2" w14:textId="77777777" w:rsidR="006001A2" w:rsidRDefault="00EE501D">
            <w:pPr>
              <w:spacing w:after="0" w:line="252" w:lineRule="auto"/>
            </w:pPr>
            <w:proofErr w:type="spellStart"/>
            <w:r>
              <w:rPr>
                <w:b/>
                <w:sz w:val="17"/>
              </w:rPr>
              <w:t>total_price</w:t>
            </w:r>
            <w:proofErr w:type="spellEnd"/>
            <w:r>
              <w:rPr>
                <w:sz w:val="17"/>
              </w:rPr>
              <w:t xml:space="preserve"> (BRL)</w:t>
            </w:r>
          </w:p>
        </w:tc>
        <w:tc>
          <w:tcPr>
            <w:tcW w:w="1360" w:type="dxa"/>
            <w:shd w:val="clear" w:color="auto" w:fill="F8FAFC"/>
            <w:tcMar>
              <w:top w:w="60" w:type="dxa"/>
              <w:left w:w="80" w:type="dxa"/>
              <w:bottom w:w="60" w:type="dxa"/>
              <w:right w:w="80" w:type="dxa"/>
            </w:tcMar>
            <w:vAlign w:val="center"/>
          </w:tcPr>
          <w:p w14:paraId="0F5F8216" w14:textId="77777777" w:rsidR="006001A2" w:rsidRDefault="00EE501D">
            <w:pPr>
              <w:spacing w:after="0" w:line="252" w:lineRule="auto"/>
              <w:jc w:val="center"/>
            </w:pPr>
            <w:r>
              <w:rPr>
                <w:sz w:val="17"/>
              </w:rPr>
              <w:t>Mean   Median   Std Dev   Missing %</w:t>
            </w:r>
          </w:p>
        </w:tc>
        <w:tc>
          <w:tcPr>
            <w:tcW w:w="1458" w:type="dxa"/>
            <w:shd w:val="clear" w:color="auto" w:fill="F8FAFC"/>
            <w:tcMar>
              <w:top w:w="60" w:type="dxa"/>
              <w:left w:w="80" w:type="dxa"/>
              <w:bottom w:w="60" w:type="dxa"/>
              <w:right w:w="80" w:type="dxa"/>
            </w:tcMar>
            <w:vAlign w:val="center"/>
          </w:tcPr>
          <w:p w14:paraId="5E0E3891" w14:textId="77777777" w:rsidR="006001A2" w:rsidRDefault="00EE501D">
            <w:pPr>
              <w:spacing w:after="0" w:line="252" w:lineRule="auto"/>
              <w:jc w:val="center"/>
            </w:pPr>
            <w:r>
              <w:rPr>
                <w:b/>
                <w:sz w:val="17"/>
              </w:rPr>
              <w:t>137.01</w:t>
            </w:r>
            <w:r>
              <w:rPr>
                <w:sz w:val="17"/>
              </w:rPr>
              <w:t xml:space="preserve">   </w:t>
            </w:r>
            <w:r>
              <w:rPr>
                <w:b/>
                <w:sz w:val="17"/>
              </w:rPr>
              <w:t>86.28</w:t>
            </w:r>
            <w:r>
              <w:rPr>
                <w:sz w:val="17"/>
              </w:rPr>
              <w:t xml:space="preserve">   </w:t>
            </w:r>
            <w:r>
              <w:rPr>
                <w:rFonts w:ascii="Cambria Math" w:hAnsi="Cambria Math"/>
                <w:sz w:val="17"/>
              </w:rPr>
              <w:t>210.14</w:t>
            </w:r>
            <w:r>
              <w:rPr>
                <w:sz w:val="17"/>
              </w:rPr>
              <w:t xml:space="preserve">   </w:t>
            </w:r>
            <w:r>
              <w:rPr>
                <w:rFonts w:ascii="Cambria Math" w:hAnsi="Cambria Math"/>
                <w:sz w:val="17"/>
              </w:rPr>
              <w:t>0.00%</w:t>
            </w:r>
          </w:p>
        </w:tc>
        <w:tc>
          <w:tcPr>
            <w:tcW w:w="1458" w:type="dxa"/>
            <w:shd w:val="clear" w:color="auto" w:fill="F8FAFC"/>
            <w:tcMar>
              <w:top w:w="60" w:type="dxa"/>
              <w:left w:w="80" w:type="dxa"/>
              <w:bottom w:w="60" w:type="dxa"/>
              <w:right w:w="80" w:type="dxa"/>
            </w:tcMar>
            <w:vAlign w:val="center"/>
          </w:tcPr>
          <w:p w14:paraId="629D03D1" w14:textId="00C6215A" w:rsidR="006001A2" w:rsidRDefault="00EE501D">
            <w:pPr>
              <w:spacing w:after="0" w:line="252" w:lineRule="auto"/>
              <w:jc w:val="center"/>
            </w:pPr>
            <w:r>
              <w:t>139.71   86.00   220.02   0.00%</w:t>
            </w:r>
          </w:p>
        </w:tc>
        <w:tc>
          <w:tcPr>
            <w:tcW w:w="1839" w:type="dxa"/>
            <w:shd w:val="clear" w:color="auto" w:fill="F8FAFC"/>
            <w:tcMar>
              <w:top w:w="60" w:type="dxa"/>
              <w:left w:w="80" w:type="dxa"/>
              <w:bottom w:w="60" w:type="dxa"/>
              <w:right w:w="80" w:type="dxa"/>
            </w:tcMar>
            <w:vAlign w:val="center"/>
          </w:tcPr>
          <w:p w14:paraId="3CA84D68" w14:textId="77777777" w:rsidR="006001A2" w:rsidRDefault="00EE501D">
            <w:pPr>
              <w:spacing w:after="0" w:line="252" w:lineRule="auto"/>
              <w:jc w:val="center"/>
            </w:pPr>
            <w:r>
              <w:rPr>
                <w:rFonts w:ascii="Cambria Math" w:hAnsi="Cambria Math"/>
                <w:sz w:val="17"/>
              </w:rPr>
              <w:t>+1.97%</w:t>
            </w:r>
            <w:r>
              <w:rPr>
                <w:sz w:val="17"/>
              </w:rPr>
              <w:t xml:space="preserve"> (</w:t>
            </w:r>
            <w:proofErr w:type="gramStart"/>
            <w:r>
              <w:rPr>
                <w:sz w:val="17"/>
              </w:rPr>
              <w:t xml:space="preserve">Mean)   </w:t>
            </w:r>
            <w:proofErr w:type="gramEnd"/>
            <w:r>
              <w:rPr>
                <w:b/>
                <w:sz w:val="17"/>
              </w:rPr>
              <w:t>-0.32% (</w:t>
            </w:r>
            <w:proofErr w:type="gramStart"/>
            <w:r>
              <w:rPr>
                <w:b/>
                <w:sz w:val="17"/>
              </w:rPr>
              <w:t>Median)</w:t>
            </w:r>
            <w:r>
              <w:rPr>
                <w:sz w:val="17"/>
              </w:rPr>
              <w:t xml:space="preserve">   </w:t>
            </w:r>
            <w:proofErr w:type="gramEnd"/>
            <w:r>
              <w:rPr>
                <w:rFonts w:ascii="Cambria Math" w:hAnsi="Cambria Math"/>
                <w:sz w:val="17"/>
              </w:rPr>
              <w:t>+4.70%</w:t>
            </w:r>
            <w:r>
              <w:rPr>
                <w:sz w:val="17"/>
              </w:rPr>
              <w:t xml:space="preserve"> (</w:t>
            </w:r>
            <w:proofErr w:type="gramStart"/>
            <w:r>
              <w:rPr>
                <w:sz w:val="17"/>
              </w:rPr>
              <w:t xml:space="preserve">SD)   </w:t>
            </w:r>
            <w:proofErr w:type="gramEnd"/>
            <w:r>
              <w:rPr>
                <w:rFonts w:ascii="Cambria Math" w:hAnsi="Cambria Math"/>
                <w:sz w:val="17"/>
              </w:rPr>
              <w:t>0.00%</w:t>
            </w:r>
          </w:p>
        </w:tc>
        <w:tc>
          <w:tcPr>
            <w:tcW w:w="2953" w:type="dxa"/>
            <w:shd w:val="clear" w:color="auto" w:fill="F8FAFC"/>
            <w:tcMar>
              <w:top w:w="60" w:type="dxa"/>
              <w:left w:w="80" w:type="dxa"/>
              <w:bottom w:w="60" w:type="dxa"/>
              <w:right w:w="80" w:type="dxa"/>
            </w:tcMar>
            <w:vAlign w:val="center"/>
          </w:tcPr>
          <w:p w14:paraId="1FAE5883" w14:textId="1F878A7C" w:rsidR="006001A2" w:rsidRDefault="00EE501D">
            <w:pPr>
              <w:spacing w:after="0" w:line="252" w:lineRule="auto"/>
              <w:jc w:val="center"/>
            </w:pPr>
            <w:r>
              <w:rPr>
                <w:b/>
                <w:sz w:val="17"/>
              </w:rPr>
              <w:t>Observed price statistics: median R$ 86.28 → R$ 86.00 (-0.32%); mean +1.97% and SD +4.70%. These summaries do not measure purchasing power.</w:t>
            </w:r>
          </w:p>
        </w:tc>
      </w:tr>
      <w:tr w:rsidR="006001A2" w14:paraId="2D42B9E4" w14:textId="77777777">
        <w:trPr>
          <w:cantSplit/>
          <w:jc w:val="center"/>
        </w:trPr>
        <w:tc>
          <w:tcPr>
            <w:tcW w:w="966" w:type="dxa"/>
            <w:tcMar>
              <w:top w:w="60" w:type="dxa"/>
              <w:left w:w="80" w:type="dxa"/>
              <w:bottom w:w="60" w:type="dxa"/>
              <w:right w:w="80" w:type="dxa"/>
            </w:tcMar>
            <w:vAlign w:val="center"/>
          </w:tcPr>
          <w:p w14:paraId="0580263A" w14:textId="77777777" w:rsidR="006001A2" w:rsidRDefault="00EE501D">
            <w:pPr>
              <w:spacing w:after="0" w:line="252" w:lineRule="auto"/>
            </w:pPr>
            <w:proofErr w:type="spellStart"/>
            <w:r>
              <w:rPr>
                <w:b/>
                <w:sz w:val="17"/>
              </w:rPr>
              <w:t>total_freight</w:t>
            </w:r>
            <w:proofErr w:type="spellEnd"/>
            <w:r>
              <w:rPr>
                <w:sz w:val="17"/>
              </w:rPr>
              <w:t xml:space="preserve"> (BRL)</w:t>
            </w:r>
          </w:p>
        </w:tc>
        <w:tc>
          <w:tcPr>
            <w:tcW w:w="1360" w:type="dxa"/>
            <w:tcMar>
              <w:top w:w="60" w:type="dxa"/>
              <w:left w:w="80" w:type="dxa"/>
              <w:bottom w:w="60" w:type="dxa"/>
              <w:right w:w="80" w:type="dxa"/>
            </w:tcMar>
            <w:vAlign w:val="center"/>
          </w:tcPr>
          <w:p w14:paraId="2047231D" w14:textId="77777777" w:rsidR="006001A2" w:rsidRDefault="00EE501D">
            <w:pPr>
              <w:spacing w:after="0" w:line="252" w:lineRule="auto"/>
              <w:jc w:val="center"/>
            </w:pPr>
            <w:r>
              <w:rPr>
                <w:sz w:val="17"/>
              </w:rPr>
              <w:t>Mean   Median   Std Dev   Missing %</w:t>
            </w:r>
          </w:p>
        </w:tc>
        <w:tc>
          <w:tcPr>
            <w:tcW w:w="1458" w:type="dxa"/>
            <w:tcMar>
              <w:top w:w="60" w:type="dxa"/>
              <w:left w:w="80" w:type="dxa"/>
              <w:bottom w:w="60" w:type="dxa"/>
              <w:right w:w="80" w:type="dxa"/>
            </w:tcMar>
            <w:vAlign w:val="center"/>
          </w:tcPr>
          <w:p w14:paraId="641AD12C" w14:textId="77777777" w:rsidR="006001A2" w:rsidRDefault="00EE501D">
            <w:pPr>
              <w:spacing w:after="0" w:line="252" w:lineRule="auto"/>
              <w:jc w:val="center"/>
            </w:pPr>
            <w:r>
              <w:rPr>
                <w:rFonts w:ascii="Cambria Math" w:hAnsi="Cambria Math"/>
                <w:sz w:val="17"/>
              </w:rPr>
              <w:t>22.22</w:t>
            </w:r>
            <w:r>
              <w:rPr>
                <w:sz w:val="17"/>
              </w:rPr>
              <w:t xml:space="preserve">   </w:t>
            </w:r>
            <w:r>
              <w:rPr>
                <w:rFonts w:ascii="Cambria Math" w:hAnsi="Cambria Math"/>
                <w:sz w:val="17"/>
              </w:rPr>
              <w:t>16.79</w:t>
            </w:r>
            <w:r>
              <w:rPr>
                <w:sz w:val="17"/>
              </w:rPr>
              <w:t xml:space="preserve">   </w:t>
            </w:r>
            <w:r>
              <w:rPr>
                <w:rFonts w:ascii="Cambria Math" w:hAnsi="Cambria Math"/>
                <w:sz w:val="17"/>
              </w:rPr>
              <w:t>20.09</w:t>
            </w:r>
            <w:r>
              <w:rPr>
                <w:sz w:val="17"/>
              </w:rPr>
              <w:t xml:space="preserve">   </w:t>
            </w:r>
            <w:r>
              <w:rPr>
                <w:rFonts w:ascii="Cambria Math" w:hAnsi="Cambria Math"/>
                <w:sz w:val="17"/>
              </w:rPr>
              <w:t>0.00%</w:t>
            </w:r>
          </w:p>
        </w:tc>
        <w:tc>
          <w:tcPr>
            <w:tcW w:w="1458" w:type="dxa"/>
            <w:tcMar>
              <w:top w:w="60" w:type="dxa"/>
              <w:left w:w="80" w:type="dxa"/>
              <w:bottom w:w="60" w:type="dxa"/>
              <w:right w:w="80" w:type="dxa"/>
            </w:tcMar>
            <w:vAlign w:val="center"/>
          </w:tcPr>
          <w:p w14:paraId="73D76351" w14:textId="6743F142" w:rsidR="006001A2" w:rsidRDefault="00EE501D">
            <w:pPr>
              <w:spacing w:after="0" w:line="252" w:lineRule="auto"/>
              <w:jc w:val="center"/>
            </w:pPr>
            <w:r>
              <w:t>24.73   18.60   22.39   0.00%</w:t>
            </w:r>
          </w:p>
        </w:tc>
        <w:tc>
          <w:tcPr>
            <w:tcW w:w="1839" w:type="dxa"/>
            <w:tcMar>
              <w:top w:w="60" w:type="dxa"/>
              <w:left w:w="80" w:type="dxa"/>
              <w:bottom w:w="60" w:type="dxa"/>
              <w:right w:w="80" w:type="dxa"/>
            </w:tcMar>
            <w:vAlign w:val="center"/>
          </w:tcPr>
          <w:p w14:paraId="290A0E91" w14:textId="2A333893" w:rsidR="006001A2" w:rsidRDefault="00EE501D">
            <w:pPr>
              <w:spacing w:after="0" w:line="252" w:lineRule="auto"/>
              <w:jc w:val="center"/>
            </w:pPr>
            <w:r>
              <w:rPr>
                <w:rFonts w:ascii="Cambria Math" w:hAnsi="Cambria Math"/>
                <w:sz w:val="17"/>
              </w:rPr>
              <w:t>+11.29% (</w:t>
            </w:r>
            <w:proofErr w:type="gramStart"/>
            <w:r>
              <w:rPr>
                <w:rFonts w:ascii="Cambria Math" w:hAnsi="Cambria Math"/>
                <w:sz w:val="17"/>
              </w:rPr>
              <w:t xml:space="preserve">Mean)   </w:t>
            </w:r>
            <w:proofErr w:type="gramEnd"/>
            <w:r>
              <w:rPr>
                <w:rFonts w:ascii="Cambria Math" w:hAnsi="Cambria Math"/>
                <w:sz w:val="17"/>
              </w:rPr>
              <w:t>+10.78% (</w:t>
            </w:r>
            <w:proofErr w:type="gramStart"/>
            <w:r>
              <w:rPr>
                <w:rFonts w:ascii="Cambria Math" w:hAnsi="Cambria Math"/>
                <w:sz w:val="17"/>
              </w:rPr>
              <w:t xml:space="preserve">Median)   </w:t>
            </w:r>
            <w:proofErr w:type="gramEnd"/>
            <w:r>
              <w:rPr>
                <w:rFonts w:ascii="Cambria Math" w:hAnsi="Cambria Math"/>
                <w:sz w:val="17"/>
              </w:rPr>
              <w:t>+11.49% (</w:t>
            </w:r>
            <w:proofErr w:type="gramStart"/>
            <w:r>
              <w:rPr>
                <w:rFonts w:ascii="Cambria Math" w:hAnsi="Cambria Math"/>
                <w:sz w:val="17"/>
              </w:rPr>
              <w:t xml:space="preserve">SD)   </w:t>
            </w:r>
            <w:proofErr w:type="gramEnd"/>
            <w:r>
              <w:rPr>
                <w:rFonts w:ascii="Cambria Math" w:hAnsi="Cambria Math"/>
                <w:sz w:val="17"/>
              </w:rPr>
              <w:t>0.00%</w:t>
            </w:r>
          </w:p>
        </w:tc>
        <w:tc>
          <w:tcPr>
            <w:tcW w:w="2953" w:type="dxa"/>
            <w:tcMar>
              <w:top w:w="60" w:type="dxa"/>
              <w:left w:w="80" w:type="dxa"/>
              <w:bottom w:w="60" w:type="dxa"/>
              <w:right w:w="80" w:type="dxa"/>
            </w:tcMar>
            <w:vAlign w:val="center"/>
          </w:tcPr>
          <w:p w14:paraId="01DD98FC" w14:textId="3825B246" w:rsidR="006001A2" w:rsidRDefault="00EE501D">
            <w:pPr>
              <w:spacing w:after="0" w:line="252" w:lineRule="auto"/>
              <w:jc w:val="center"/>
            </w:pPr>
            <w:r>
              <w:rPr>
                <w:b/>
                <w:sz w:val="17"/>
              </w:rPr>
              <w:t>Observed freight statistics: mean +11.29% and median +10.78% (R$ 16.79 → R$ 18.60); SD +11.49%. Carrier or inflation mechanisms were not measured.</w:t>
            </w:r>
          </w:p>
        </w:tc>
      </w:tr>
      <w:tr w:rsidR="006001A2" w14:paraId="7A8F6864" w14:textId="77777777">
        <w:trPr>
          <w:cantSplit/>
          <w:jc w:val="center"/>
        </w:trPr>
        <w:tc>
          <w:tcPr>
            <w:tcW w:w="966" w:type="dxa"/>
            <w:shd w:val="clear" w:color="auto" w:fill="F8FAFC"/>
            <w:tcMar>
              <w:top w:w="60" w:type="dxa"/>
              <w:left w:w="80" w:type="dxa"/>
              <w:bottom w:w="60" w:type="dxa"/>
              <w:right w:w="80" w:type="dxa"/>
            </w:tcMar>
            <w:vAlign w:val="center"/>
          </w:tcPr>
          <w:p w14:paraId="73E21819" w14:textId="77777777" w:rsidR="006001A2" w:rsidRDefault="00EE501D">
            <w:pPr>
              <w:spacing w:after="0" w:line="252" w:lineRule="auto"/>
            </w:pPr>
            <w:proofErr w:type="spellStart"/>
            <w:r>
              <w:rPr>
                <w:b/>
                <w:sz w:val="17"/>
              </w:rPr>
              <w:t>freight_ratio</w:t>
            </w:r>
            <w:proofErr w:type="spellEnd"/>
          </w:p>
        </w:tc>
        <w:tc>
          <w:tcPr>
            <w:tcW w:w="1360" w:type="dxa"/>
            <w:shd w:val="clear" w:color="auto" w:fill="F8FAFC"/>
            <w:tcMar>
              <w:top w:w="60" w:type="dxa"/>
              <w:left w:w="80" w:type="dxa"/>
              <w:bottom w:w="60" w:type="dxa"/>
              <w:right w:w="80" w:type="dxa"/>
            </w:tcMar>
            <w:vAlign w:val="center"/>
          </w:tcPr>
          <w:p w14:paraId="43C377BC" w14:textId="77777777" w:rsidR="006001A2" w:rsidRDefault="00EE501D">
            <w:pPr>
              <w:spacing w:after="0" w:line="252" w:lineRule="auto"/>
              <w:jc w:val="center"/>
            </w:pPr>
            <w:r>
              <w:rPr>
                <w:sz w:val="17"/>
              </w:rPr>
              <w:t>Mean   Median   Std Dev   Missing %</w:t>
            </w:r>
          </w:p>
        </w:tc>
        <w:tc>
          <w:tcPr>
            <w:tcW w:w="1458" w:type="dxa"/>
            <w:shd w:val="clear" w:color="auto" w:fill="F8FAFC"/>
            <w:tcMar>
              <w:top w:w="60" w:type="dxa"/>
              <w:left w:w="80" w:type="dxa"/>
              <w:bottom w:w="60" w:type="dxa"/>
              <w:right w:w="80" w:type="dxa"/>
            </w:tcMar>
            <w:vAlign w:val="center"/>
          </w:tcPr>
          <w:p w14:paraId="3CD53C7E" w14:textId="77777777" w:rsidR="006001A2" w:rsidRDefault="00EE501D">
            <w:pPr>
              <w:spacing w:after="0" w:line="252" w:lineRule="auto"/>
              <w:jc w:val="center"/>
            </w:pPr>
            <w:r>
              <w:rPr>
                <w:rFonts w:ascii="Cambria Math" w:hAnsi="Cambria Math"/>
                <w:sz w:val="17"/>
              </w:rPr>
              <w:t>0.30</w:t>
            </w:r>
            <w:r>
              <w:rPr>
                <w:sz w:val="17"/>
              </w:rPr>
              <w:t xml:space="preserve">   </w:t>
            </w:r>
            <w:r>
              <w:rPr>
                <w:rFonts w:ascii="Cambria Math" w:hAnsi="Cambria Math"/>
                <w:sz w:val="17"/>
              </w:rPr>
              <w:t>0.22</w:t>
            </w:r>
            <w:r>
              <w:rPr>
                <w:sz w:val="17"/>
              </w:rPr>
              <w:t xml:space="preserve">   </w:t>
            </w:r>
            <w:r>
              <w:rPr>
                <w:rFonts w:ascii="Cambria Math" w:hAnsi="Cambria Math"/>
                <w:sz w:val="17"/>
              </w:rPr>
              <w:t>0.31</w:t>
            </w:r>
            <w:r>
              <w:rPr>
                <w:sz w:val="17"/>
              </w:rPr>
              <w:t xml:space="preserve">   </w:t>
            </w:r>
            <w:r>
              <w:rPr>
                <w:rFonts w:ascii="Cambria Math" w:hAnsi="Cambria Math"/>
                <w:sz w:val="17"/>
              </w:rPr>
              <w:t>0.00%</w:t>
            </w:r>
          </w:p>
        </w:tc>
        <w:tc>
          <w:tcPr>
            <w:tcW w:w="1458" w:type="dxa"/>
            <w:shd w:val="clear" w:color="auto" w:fill="F8FAFC"/>
            <w:tcMar>
              <w:top w:w="60" w:type="dxa"/>
              <w:left w:w="80" w:type="dxa"/>
              <w:bottom w:w="60" w:type="dxa"/>
              <w:right w:w="80" w:type="dxa"/>
            </w:tcMar>
            <w:vAlign w:val="center"/>
          </w:tcPr>
          <w:p w14:paraId="5B7E7567" w14:textId="1ECF84A6" w:rsidR="006001A2" w:rsidRDefault="00EE501D">
            <w:pPr>
              <w:spacing w:after="0" w:line="252" w:lineRule="auto"/>
              <w:jc w:val="center"/>
            </w:pPr>
            <w:r>
              <w:t>0.32   0.24   0.30   0.00%</w:t>
            </w:r>
          </w:p>
        </w:tc>
        <w:tc>
          <w:tcPr>
            <w:tcW w:w="1839" w:type="dxa"/>
            <w:shd w:val="clear" w:color="auto" w:fill="F8FAFC"/>
            <w:tcMar>
              <w:top w:w="60" w:type="dxa"/>
              <w:left w:w="80" w:type="dxa"/>
              <w:bottom w:w="60" w:type="dxa"/>
              <w:right w:w="80" w:type="dxa"/>
            </w:tcMar>
            <w:vAlign w:val="center"/>
          </w:tcPr>
          <w:p w14:paraId="1D6AE323" w14:textId="0EB53F37" w:rsidR="006001A2" w:rsidRDefault="00EE501D">
            <w:pPr>
              <w:spacing w:after="0" w:line="252" w:lineRule="auto"/>
              <w:jc w:val="center"/>
            </w:pPr>
            <w:r>
              <w:rPr>
                <w:rFonts w:ascii="Cambria Math" w:hAnsi="Cambria Math"/>
                <w:sz w:val="17"/>
              </w:rPr>
              <w:t>+5.03% (</w:t>
            </w:r>
            <w:proofErr w:type="gramStart"/>
            <w:r>
              <w:rPr>
                <w:rFonts w:ascii="Cambria Math" w:hAnsi="Cambria Math"/>
                <w:sz w:val="17"/>
              </w:rPr>
              <w:t xml:space="preserve">Mean)   </w:t>
            </w:r>
            <w:proofErr w:type="gramEnd"/>
            <w:r>
              <w:rPr>
                <w:rFonts w:ascii="Cambria Math" w:hAnsi="Cambria Math"/>
                <w:sz w:val="17"/>
              </w:rPr>
              <w:t>+6.67% (</w:t>
            </w:r>
            <w:proofErr w:type="gramStart"/>
            <w:r>
              <w:rPr>
                <w:rFonts w:ascii="Cambria Math" w:hAnsi="Cambria Math"/>
                <w:sz w:val="17"/>
              </w:rPr>
              <w:t xml:space="preserve">Median)   </w:t>
            </w:r>
            <w:proofErr w:type="gramEnd"/>
            <w:r>
              <w:rPr>
                <w:rFonts w:ascii="Cambria Math" w:hAnsi="Cambria Math"/>
                <w:sz w:val="17"/>
              </w:rPr>
              <w:t>-3.33% (</w:t>
            </w:r>
            <w:proofErr w:type="gramStart"/>
            <w:r>
              <w:rPr>
                <w:rFonts w:ascii="Cambria Math" w:hAnsi="Cambria Math"/>
                <w:sz w:val="17"/>
              </w:rPr>
              <w:t xml:space="preserve">SD)   </w:t>
            </w:r>
            <w:proofErr w:type="gramEnd"/>
            <w:r>
              <w:rPr>
                <w:rFonts w:ascii="Cambria Math" w:hAnsi="Cambria Math"/>
                <w:sz w:val="17"/>
              </w:rPr>
              <w:t>0.00%</w:t>
            </w:r>
          </w:p>
        </w:tc>
        <w:tc>
          <w:tcPr>
            <w:tcW w:w="2953" w:type="dxa"/>
            <w:shd w:val="clear" w:color="auto" w:fill="F8FAFC"/>
            <w:tcMar>
              <w:top w:w="60" w:type="dxa"/>
              <w:left w:w="80" w:type="dxa"/>
              <w:bottom w:w="60" w:type="dxa"/>
              <w:right w:w="80" w:type="dxa"/>
            </w:tcMar>
            <w:vAlign w:val="center"/>
          </w:tcPr>
          <w:p w14:paraId="28986CB7" w14:textId="7B3D8851" w:rsidR="006001A2" w:rsidRDefault="00EE501D">
            <w:pPr>
              <w:spacing w:after="0" w:line="252" w:lineRule="auto"/>
              <w:jc w:val="center"/>
            </w:pPr>
            <w:r>
              <w:rPr>
                <w:b/>
                <w:sz w:val="17"/>
              </w:rPr>
              <w:t>Observed ratio shift: median approximately 0.222 → 0.237 (+6.67%); mean +5.03% and SD -3.33%. Customer sensitivity is not established by these input summaries.</w:t>
            </w:r>
          </w:p>
        </w:tc>
      </w:tr>
      <w:tr w:rsidR="006001A2" w14:paraId="08BD74BE" w14:textId="77777777">
        <w:trPr>
          <w:cantSplit/>
          <w:jc w:val="center"/>
        </w:trPr>
        <w:tc>
          <w:tcPr>
            <w:tcW w:w="966" w:type="dxa"/>
            <w:tcMar>
              <w:top w:w="60" w:type="dxa"/>
              <w:left w:w="80" w:type="dxa"/>
              <w:bottom w:w="60" w:type="dxa"/>
              <w:right w:w="80" w:type="dxa"/>
            </w:tcMar>
            <w:vAlign w:val="center"/>
          </w:tcPr>
          <w:p w14:paraId="6AA4C235" w14:textId="77777777" w:rsidR="006001A2" w:rsidRDefault="00EE501D">
            <w:pPr>
              <w:spacing w:after="0" w:line="252" w:lineRule="auto"/>
            </w:pPr>
            <w:proofErr w:type="spellStart"/>
            <w:r>
              <w:rPr>
                <w:b/>
                <w:sz w:val="17"/>
              </w:rPr>
              <w:t>n_items</w:t>
            </w:r>
            <w:proofErr w:type="spellEnd"/>
          </w:p>
        </w:tc>
        <w:tc>
          <w:tcPr>
            <w:tcW w:w="1360" w:type="dxa"/>
            <w:tcMar>
              <w:top w:w="60" w:type="dxa"/>
              <w:left w:w="80" w:type="dxa"/>
              <w:bottom w:w="60" w:type="dxa"/>
              <w:right w:w="80" w:type="dxa"/>
            </w:tcMar>
            <w:vAlign w:val="center"/>
          </w:tcPr>
          <w:p w14:paraId="4DBB4B16" w14:textId="77777777" w:rsidR="006001A2" w:rsidRDefault="00EE501D">
            <w:pPr>
              <w:spacing w:after="0" w:line="252" w:lineRule="auto"/>
              <w:jc w:val="center"/>
            </w:pPr>
            <w:r>
              <w:rPr>
                <w:sz w:val="17"/>
              </w:rPr>
              <w:t>Mean   Median   Std Dev   Missing %</w:t>
            </w:r>
          </w:p>
        </w:tc>
        <w:tc>
          <w:tcPr>
            <w:tcW w:w="1458" w:type="dxa"/>
            <w:tcMar>
              <w:top w:w="60" w:type="dxa"/>
              <w:left w:w="80" w:type="dxa"/>
              <w:bottom w:w="60" w:type="dxa"/>
              <w:right w:w="80" w:type="dxa"/>
            </w:tcMar>
            <w:vAlign w:val="center"/>
          </w:tcPr>
          <w:p w14:paraId="253C710C" w14:textId="77777777" w:rsidR="006001A2" w:rsidRDefault="00EE501D">
            <w:pPr>
              <w:spacing w:after="0" w:line="252" w:lineRule="auto"/>
              <w:jc w:val="center"/>
            </w:pPr>
            <w:r>
              <w:rPr>
                <w:rFonts w:ascii="Cambria Math" w:hAnsi="Cambria Math"/>
                <w:sz w:val="17"/>
              </w:rPr>
              <w:t>1.15</w:t>
            </w:r>
            <w:r>
              <w:rPr>
                <w:sz w:val="17"/>
              </w:rPr>
              <w:t xml:space="preserve">   </w:t>
            </w:r>
            <w:r>
              <w:rPr>
                <w:rFonts w:ascii="Cambria Math" w:hAnsi="Cambria Math"/>
                <w:sz w:val="17"/>
              </w:rPr>
              <w:t>1.00</w:t>
            </w:r>
            <w:r>
              <w:rPr>
                <w:sz w:val="17"/>
              </w:rPr>
              <w:t xml:space="preserve">   </w:t>
            </w:r>
            <w:r>
              <w:rPr>
                <w:rFonts w:ascii="Cambria Math" w:hAnsi="Cambria Math"/>
                <w:sz w:val="17"/>
              </w:rPr>
              <w:t>0.55</w:t>
            </w:r>
            <w:r>
              <w:rPr>
                <w:sz w:val="17"/>
              </w:rPr>
              <w:t xml:space="preserve">   </w:t>
            </w:r>
            <w:r>
              <w:rPr>
                <w:rFonts w:ascii="Cambria Math" w:hAnsi="Cambria Math"/>
                <w:sz w:val="17"/>
              </w:rPr>
              <w:t>0.00%</w:t>
            </w:r>
          </w:p>
        </w:tc>
        <w:tc>
          <w:tcPr>
            <w:tcW w:w="1458" w:type="dxa"/>
            <w:tcMar>
              <w:top w:w="60" w:type="dxa"/>
              <w:left w:w="80" w:type="dxa"/>
              <w:bottom w:w="60" w:type="dxa"/>
              <w:right w:w="80" w:type="dxa"/>
            </w:tcMar>
            <w:vAlign w:val="center"/>
          </w:tcPr>
          <w:p w14:paraId="1AC99BF9" w14:textId="54F74AD7" w:rsidR="006001A2" w:rsidRDefault="00EE501D">
            <w:pPr>
              <w:spacing w:after="0" w:line="252" w:lineRule="auto"/>
              <w:jc w:val="center"/>
            </w:pPr>
            <w:r>
              <w:t>1.14   1.00   0.51   0.00%</w:t>
            </w:r>
          </w:p>
        </w:tc>
        <w:tc>
          <w:tcPr>
            <w:tcW w:w="1839" w:type="dxa"/>
            <w:tcMar>
              <w:top w:w="60" w:type="dxa"/>
              <w:left w:w="80" w:type="dxa"/>
              <w:bottom w:w="60" w:type="dxa"/>
              <w:right w:w="80" w:type="dxa"/>
            </w:tcMar>
            <w:vAlign w:val="center"/>
          </w:tcPr>
          <w:p w14:paraId="4371654A" w14:textId="648979C7" w:rsidR="006001A2" w:rsidRDefault="00EE501D">
            <w:pPr>
              <w:spacing w:after="0" w:line="252" w:lineRule="auto"/>
              <w:jc w:val="center"/>
            </w:pPr>
            <w:r>
              <w:rPr>
                <w:rFonts w:ascii="Cambria Math" w:hAnsi="Cambria Math"/>
                <w:sz w:val="17"/>
              </w:rPr>
              <w:t>-0.78% (</w:t>
            </w:r>
            <w:proofErr w:type="gramStart"/>
            <w:r>
              <w:rPr>
                <w:rFonts w:ascii="Cambria Math" w:hAnsi="Cambria Math"/>
                <w:sz w:val="17"/>
              </w:rPr>
              <w:t xml:space="preserve">Mean)   </w:t>
            </w:r>
            <w:proofErr w:type="gramEnd"/>
            <w:r>
              <w:rPr>
                <w:rFonts w:ascii="Cambria Math" w:hAnsi="Cambria Math"/>
                <w:sz w:val="17"/>
              </w:rPr>
              <w:t>0.00% (</w:t>
            </w:r>
            <w:proofErr w:type="gramStart"/>
            <w:r>
              <w:rPr>
                <w:rFonts w:ascii="Cambria Math" w:hAnsi="Cambria Math"/>
                <w:sz w:val="17"/>
              </w:rPr>
              <w:t xml:space="preserve">Median)   </w:t>
            </w:r>
            <w:proofErr w:type="gramEnd"/>
            <w:r>
              <w:rPr>
                <w:rFonts w:ascii="Cambria Math" w:hAnsi="Cambria Math"/>
                <w:sz w:val="17"/>
              </w:rPr>
              <w:t>-6.00% (</w:t>
            </w:r>
            <w:proofErr w:type="gramStart"/>
            <w:r>
              <w:rPr>
                <w:rFonts w:ascii="Cambria Math" w:hAnsi="Cambria Math"/>
                <w:sz w:val="17"/>
              </w:rPr>
              <w:t xml:space="preserve">SD)   </w:t>
            </w:r>
            <w:proofErr w:type="gramEnd"/>
            <w:r>
              <w:rPr>
                <w:rFonts w:ascii="Cambria Math" w:hAnsi="Cambria Math"/>
                <w:sz w:val="17"/>
              </w:rPr>
              <w:t>0.00%</w:t>
            </w:r>
          </w:p>
        </w:tc>
        <w:tc>
          <w:tcPr>
            <w:tcW w:w="2953" w:type="dxa"/>
            <w:tcMar>
              <w:top w:w="60" w:type="dxa"/>
              <w:left w:w="80" w:type="dxa"/>
              <w:bottom w:w="60" w:type="dxa"/>
              <w:right w:w="80" w:type="dxa"/>
            </w:tcMar>
            <w:vAlign w:val="center"/>
          </w:tcPr>
          <w:p w14:paraId="7047ACCF" w14:textId="07171EBC" w:rsidR="006001A2" w:rsidRDefault="00EE501D">
            <w:pPr>
              <w:spacing w:after="0" w:line="252" w:lineRule="auto"/>
            </w:pPr>
            <w:r>
              <w:rPr>
                <w:b/>
                <w:sz w:val="17"/>
              </w:rPr>
              <w:t>Shared median of one item; mean -0.78% and SD -6.00%. These summaries alone do not establish unchanged basket proportions or handling complexity.</w:t>
            </w:r>
          </w:p>
        </w:tc>
      </w:tr>
      <w:tr w:rsidR="006001A2" w14:paraId="31916BDA" w14:textId="77777777">
        <w:trPr>
          <w:cantSplit/>
          <w:jc w:val="center"/>
        </w:trPr>
        <w:tc>
          <w:tcPr>
            <w:tcW w:w="966" w:type="dxa"/>
            <w:shd w:val="clear" w:color="auto" w:fill="F8FAFC"/>
            <w:tcMar>
              <w:top w:w="60" w:type="dxa"/>
              <w:left w:w="80" w:type="dxa"/>
              <w:bottom w:w="60" w:type="dxa"/>
              <w:right w:w="80" w:type="dxa"/>
            </w:tcMar>
            <w:vAlign w:val="center"/>
          </w:tcPr>
          <w:p w14:paraId="673453F2" w14:textId="77777777" w:rsidR="006001A2" w:rsidRDefault="00EE501D">
            <w:pPr>
              <w:spacing w:after="0" w:line="252" w:lineRule="auto"/>
            </w:pPr>
            <w:proofErr w:type="spellStart"/>
            <w:r>
              <w:rPr>
                <w:b/>
                <w:sz w:val="17"/>
              </w:rPr>
              <w:t>purchase_hour</w:t>
            </w:r>
            <w:proofErr w:type="spellEnd"/>
          </w:p>
        </w:tc>
        <w:tc>
          <w:tcPr>
            <w:tcW w:w="1360" w:type="dxa"/>
            <w:shd w:val="clear" w:color="auto" w:fill="F8FAFC"/>
            <w:tcMar>
              <w:top w:w="60" w:type="dxa"/>
              <w:left w:w="80" w:type="dxa"/>
              <w:bottom w:w="60" w:type="dxa"/>
              <w:right w:w="80" w:type="dxa"/>
            </w:tcMar>
            <w:vAlign w:val="center"/>
          </w:tcPr>
          <w:p w14:paraId="5D854A39" w14:textId="77777777" w:rsidR="006001A2" w:rsidRDefault="00EE501D">
            <w:pPr>
              <w:spacing w:after="0" w:line="252" w:lineRule="auto"/>
              <w:jc w:val="center"/>
            </w:pPr>
            <w:r>
              <w:rPr>
                <w:sz w:val="17"/>
              </w:rPr>
              <w:t>Mean   Median   Std Dev   Missing %</w:t>
            </w:r>
          </w:p>
        </w:tc>
        <w:tc>
          <w:tcPr>
            <w:tcW w:w="1458" w:type="dxa"/>
            <w:shd w:val="clear" w:color="auto" w:fill="F8FAFC"/>
            <w:tcMar>
              <w:top w:w="60" w:type="dxa"/>
              <w:left w:w="80" w:type="dxa"/>
              <w:bottom w:w="60" w:type="dxa"/>
              <w:right w:w="80" w:type="dxa"/>
            </w:tcMar>
            <w:vAlign w:val="center"/>
          </w:tcPr>
          <w:p w14:paraId="5D7D4858" w14:textId="77777777" w:rsidR="006001A2" w:rsidRDefault="00EE501D">
            <w:pPr>
              <w:spacing w:after="0" w:line="252" w:lineRule="auto"/>
              <w:jc w:val="center"/>
            </w:pPr>
            <w:r>
              <w:rPr>
                <w:rFonts w:ascii="Cambria Math" w:hAnsi="Cambria Math"/>
                <w:sz w:val="17"/>
              </w:rPr>
              <w:t>14.78</w:t>
            </w:r>
            <w:r>
              <w:rPr>
                <w:sz w:val="17"/>
              </w:rPr>
              <w:t xml:space="preserve">   </w:t>
            </w:r>
            <w:r>
              <w:rPr>
                <w:b/>
                <w:sz w:val="17"/>
              </w:rPr>
              <w:t>15:00</w:t>
            </w:r>
            <w:r>
              <w:rPr>
                <w:sz w:val="17"/>
              </w:rPr>
              <w:t xml:space="preserve">   </w:t>
            </w:r>
            <w:r>
              <w:rPr>
                <w:rFonts w:ascii="Cambria Math" w:hAnsi="Cambria Math"/>
                <w:sz w:val="17"/>
              </w:rPr>
              <w:t>5.35</w:t>
            </w:r>
            <w:r>
              <w:rPr>
                <w:sz w:val="17"/>
              </w:rPr>
              <w:t xml:space="preserve">   </w:t>
            </w:r>
            <w:r>
              <w:rPr>
                <w:rFonts w:ascii="Cambria Math" w:hAnsi="Cambria Math"/>
                <w:sz w:val="17"/>
              </w:rPr>
              <w:t>0.00%</w:t>
            </w:r>
          </w:p>
        </w:tc>
        <w:tc>
          <w:tcPr>
            <w:tcW w:w="1458" w:type="dxa"/>
            <w:shd w:val="clear" w:color="auto" w:fill="F8FAFC"/>
            <w:tcMar>
              <w:top w:w="60" w:type="dxa"/>
              <w:left w:w="80" w:type="dxa"/>
              <w:bottom w:w="60" w:type="dxa"/>
              <w:right w:w="80" w:type="dxa"/>
            </w:tcMar>
            <w:vAlign w:val="center"/>
          </w:tcPr>
          <w:p w14:paraId="2A4D376E" w14:textId="0D02BEC5" w:rsidR="006001A2" w:rsidRDefault="00EE501D">
            <w:pPr>
              <w:spacing w:after="0" w:line="252" w:lineRule="auto"/>
              <w:jc w:val="center"/>
            </w:pPr>
            <w:r>
              <w:t>14.75   15:00   5.26   0.00%</w:t>
            </w:r>
          </w:p>
        </w:tc>
        <w:tc>
          <w:tcPr>
            <w:tcW w:w="1839" w:type="dxa"/>
            <w:shd w:val="clear" w:color="auto" w:fill="F8FAFC"/>
            <w:tcMar>
              <w:top w:w="60" w:type="dxa"/>
              <w:left w:w="80" w:type="dxa"/>
              <w:bottom w:w="60" w:type="dxa"/>
              <w:right w:w="80" w:type="dxa"/>
            </w:tcMar>
            <w:vAlign w:val="center"/>
          </w:tcPr>
          <w:p w14:paraId="6F543A2B" w14:textId="5A220138" w:rsidR="006001A2" w:rsidRDefault="00EE501D">
            <w:pPr>
              <w:spacing w:after="0" w:line="252" w:lineRule="auto"/>
              <w:jc w:val="center"/>
            </w:pPr>
            <w:r>
              <w:rPr>
                <w:rFonts w:ascii="Cambria Math" w:hAnsi="Cambria Math"/>
                <w:sz w:val="17"/>
              </w:rPr>
              <w:t>-0.20% (</w:t>
            </w:r>
            <w:proofErr w:type="gramStart"/>
            <w:r>
              <w:rPr>
                <w:rFonts w:ascii="Cambria Math" w:hAnsi="Cambria Math"/>
                <w:sz w:val="17"/>
              </w:rPr>
              <w:t xml:space="preserve">Mean)   </w:t>
            </w:r>
            <w:proofErr w:type="gramEnd"/>
            <w:r>
              <w:rPr>
                <w:rFonts w:ascii="Cambria Math" w:hAnsi="Cambria Math"/>
                <w:sz w:val="17"/>
              </w:rPr>
              <w:t>0.00% (</w:t>
            </w:r>
            <w:proofErr w:type="gramStart"/>
            <w:r>
              <w:rPr>
                <w:rFonts w:ascii="Cambria Math" w:hAnsi="Cambria Math"/>
                <w:sz w:val="17"/>
              </w:rPr>
              <w:t xml:space="preserve">Median)   </w:t>
            </w:r>
            <w:proofErr w:type="gramEnd"/>
            <w:r>
              <w:rPr>
                <w:rFonts w:ascii="Cambria Math" w:hAnsi="Cambria Math"/>
                <w:sz w:val="17"/>
              </w:rPr>
              <w:t>-1.66% (</w:t>
            </w:r>
            <w:proofErr w:type="gramStart"/>
            <w:r>
              <w:rPr>
                <w:rFonts w:ascii="Cambria Math" w:hAnsi="Cambria Math"/>
                <w:sz w:val="17"/>
              </w:rPr>
              <w:t xml:space="preserve">SD)   </w:t>
            </w:r>
            <w:proofErr w:type="gramEnd"/>
            <w:r>
              <w:rPr>
                <w:rFonts w:ascii="Cambria Math" w:hAnsi="Cambria Math"/>
                <w:sz w:val="17"/>
              </w:rPr>
              <w:t>0.00%</w:t>
            </w:r>
          </w:p>
        </w:tc>
        <w:tc>
          <w:tcPr>
            <w:tcW w:w="2953" w:type="dxa"/>
            <w:shd w:val="clear" w:color="auto" w:fill="F8FAFC"/>
            <w:tcMar>
              <w:top w:w="60" w:type="dxa"/>
              <w:left w:w="80" w:type="dxa"/>
              <w:bottom w:w="60" w:type="dxa"/>
              <w:right w:w="80" w:type="dxa"/>
            </w:tcMar>
            <w:vAlign w:val="center"/>
          </w:tcPr>
          <w:p w14:paraId="0D488134" w14:textId="37FEE548" w:rsidR="006001A2" w:rsidRDefault="00EE501D">
            <w:pPr>
              <w:spacing w:after="0" w:line="252" w:lineRule="auto"/>
            </w:pPr>
            <w:r>
              <w:rPr>
                <w:b/>
                <w:sz w:val="17"/>
              </w:rPr>
              <w:t>Shared median 15:00; observed modes shift from 14:00 (training) to 16:00 (terminal). Mean -0.20% and SD -1.66%.</w:t>
            </w:r>
          </w:p>
        </w:tc>
      </w:tr>
      <w:tr w:rsidR="006001A2" w14:paraId="04874934" w14:textId="77777777">
        <w:trPr>
          <w:cantSplit/>
          <w:jc w:val="center"/>
        </w:trPr>
        <w:tc>
          <w:tcPr>
            <w:tcW w:w="966" w:type="dxa"/>
            <w:tcMar>
              <w:top w:w="60" w:type="dxa"/>
              <w:left w:w="80" w:type="dxa"/>
              <w:bottom w:w="60" w:type="dxa"/>
              <w:right w:w="80" w:type="dxa"/>
            </w:tcMar>
            <w:vAlign w:val="center"/>
          </w:tcPr>
          <w:p w14:paraId="32E35A5F" w14:textId="77777777" w:rsidR="006001A2" w:rsidRDefault="00EE501D">
            <w:pPr>
              <w:spacing w:after="0" w:line="252" w:lineRule="auto"/>
            </w:pPr>
            <w:proofErr w:type="spellStart"/>
            <w:r>
              <w:rPr>
                <w:b/>
                <w:sz w:val="17"/>
              </w:rPr>
              <w:t>distance_km_max</w:t>
            </w:r>
            <w:proofErr w:type="spellEnd"/>
            <w:r>
              <w:rPr>
                <w:sz w:val="17"/>
              </w:rPr>
              <w:t xml:space="preserve"> (km)</w:t>
            </w:r>
          </w:p>
        </w:tc>
        <w:tc>
          <w:tcPr>
            <w:tcW w:w="1360" w:type="dxa"/>
            <w:tcMar>
              <w:top w:w="60" w:type="dxa"/>
              <w:left w:w="80" w:type="dxa"/>
              <w:bottom w:w="60" w:type="dxa"/>
              <w:right w:w="80" w:type="dxa"/>
            </w:tcMar>
            <w:vAlign w:val="center"/>
          </w:tcPr>
          <w:p w14:paraId="570EAFA0" w14:textId="77777777" w:rsidR="006001A2" w:rsidRDefault="00EE501D">
            <w:pPr>
              <w:spacing w:after="0" w:line="252" w:lineRule="auto"/>
              <w:jc w:val="center"/>
            </w:pPr>
            <w:r>
              <w:rPr>
                <w:sz w:val="17"/>
              </w:rPr>
              <w:t>Mean   Median   Std Dev   Missing %</w:t>
            </w:r>
          </w:p>
        </w:tc>
        <w:tc>
          <w:tcPr>
            <w:tcW w:w="1458" w:type="dxa"/>
            <w:tcMar>
              <w:top w:w="60" w:type="dxa"/>
              <w:left w:w="80" w:type="dxa"/>
              <w:bottom w:w="60" w:type="dxa"/>
              <w:right w:w="80" w:type="dxa"/>
            </w:tcMar>
            <w:vAlign w:val="center"/>
          </w:tcPr>
          <w:p w14:paraId="6974610B" w14:textId="77777777" w:rsidR="006001A2" w:rsidRDefault="00EE501D">
            <w:pPr>
              <w:spacing w:after="0" w:line="252" w:lineRule="auto"/>
              <w:jc w:val="center"/>
            </w:pPr>
            <w:r>
              <w:rPr>
                <w:rFonts w:ascii="Cambria Math" w:hAnsi="Cambria Math"/>
                <w:sz w:val="17"/>
              </w:rPr>
              <w:t>605.68</w:t>
            </w:r>
            <w:r>
              <w:rPr>
                <w:sz w:val="17"/>
              </w:rPr>
              <w:t xml:space="preserve">   </w:t>
            </w:r>
            <w:r>
              <w:rPr>
                <w:rFonts w:ascii="Cambria Math" w:hAnsi="Cambria Math"/>
                <w:sz w:val="17"/>
              </w:rPr>
              <w:t>443.56</w:t>
            </w:r>
            <w:r>
              <w:rPr>
                <w:sz w:val="17"/>
              </w:rPr>
              <w:t xml:space="preserve">   </w:t>
            </w:r>
            <w:r>
              <w:rPr>
                <w:rFonts w:ascii="Cambria Math" w:hAnsi="Cambria Math"/>
                <w:sz w:val="17"/>
              </w:rPr>
              <w:t>587.72</w:t>
            </w:r>
            <w:r>
              <w:rPr>
                <w:sz w:val="17"/>
              </w:rPr>
              <w:t xml:space="preserve">   </w:t>
            </w:r>
            <w:r>
              <w:rPr>
                <w:b/>
                <w:sz w:val="17"/>
              </w:rPr>
              <w:t>1.15%</w:t>
            </w:r>
          </w:p>
        </w:tc>
        <w:tc>
          <w:tcPr>
            <w:tcW w:w="1458" w:type="dxa"/>
            <w:tcMar>
              <w:top w:w="60" w:type="dxa"/>
              <w:left w:w="80" w:type="dxa"/>
              <w:bottom w:w="60" w:type="dxa"/>
              <w:right w:w="80" w:type="dxa"/>
            </w:tcMar>
            <w:vAlign w:val="center"/>
          </w:tcPr>
          <w:p w14:paraId="30BBCD9F" w14:textId="77777777" w:rsidR="006001A2" w:rsidRDefault="00EE501D">
            <w:pPr>
              <w:spacing w:after="0" w:line="252" w:lineRule="auto"/>
              <w:jc w:val="center"/>
            </w:pPr>
            <w:r>
              <w:rPr>
                <w:rFonts w:ascii="Cambria Math" w:hAnsi="Cambria Math"/>
                <w:sz w:val="17"/>
              </w:rPr>
              <w:t>571.35</w:t>
            </w:r>
            <w:r>
              <w:rPr>
                <w:sz w:val="17"/>
              </w:rPr>
              <w:t xml:space="preserve">   </w:t>
            </w:r>
            <w:r>
              <w:rPr>
                <w:rFonts w:ascii="Cambria Math" w:hAnsi="Cambria Math"/>
                <w:sz w:val="17"/>
              </w:rPr>
              <w:t>398.09</w:t>
            </w:r>
            <w:r>
              <w:rPr>
                <w:sz w:val="17"/>
              </w:rPr>
              <w:t xml:space="preserve">   </w:t>
            </w:r>
            <w:r>
              <w:rPr>
                <w:rFonts w:ascii="Cambria Math" w:hAnsi="Cambria Math"/>
                <w:sz w:val="17"/>
              </w:rPr>
              <w:t>592.60</w:t>
            </w:r>
            <w:r>
              <w:rPr>
                <w:sz w:val="17"/>
              </w:rPr>
              <w:t xml:space="preserve">   </w:t>
            </w:r>
            <w:r>
              <w:rPr>
                <w:b/>
                <w:sz w:val="17"/>
              </w:rPr>
              <w:t>1.19%</w:t>
            </w:r>
          </w:p>
        </w:tc>
        <w:tc>
          <w:tcPr>
            <w:tcW w:w="1839" w:type="dxa"/>
            <w:tcMar>
              <w:top w:w="60" w:type="dxa"/>
              <w:left w:w="80" w:type="dxa"/>
              <w:bottom w:w="60" w:type="dxa"/>
              <w:right w:w="80" w:type="dxa"/>
            </w:tcMar>
            <w:vAlign w:val="center"/>
          </w:tcPr>
          <w:p w14:paraId="2FCC1272" w14:textId="641FA0F7" w:rsidR="006001A2" w:rsidRDefault="00EE501D">
            <w:pPr>
              <w:spacing w:after="0" w:line="252" w:lineRule="auto"/>
              <w:jc w:val="center"/>
            </w:pPr>
            <w:r>
              <w:rPr>
                <w:rFonts w:ascii="Cambria Math" w:hAnsi="Cambria Math"/>
                <w:sz w:val="17"/>
              </w:rPr>
              <w:t>-5.67% (</w:t>
            </w:r>
            <w:proofErr w:type="gramStart"/>
            <w:r>
              <w:rPr>
                <w:rFonts w:ascii="Cambria Math" w:hAnsi="Cambria Math"/>
                <w:sz w:val="17"/>
              </w:rPr>
              <w:t xml:space="preserve">Mean)   </w:t>
            </w:r>
            <w:proofErr w:type="gramEnd"/>
            <w:r>
              <w:rPr>
                <w:rFonts w:ascii="Cambria Math" w:hAnsi="Cambria Math"/>
                <w:sz w:val="17"/>
              </w:rPr>
              <w:t>-10.25% (</w:t>
            </w:r>
            <w:proofErr w:type="gramStart"/>
            <w:r>
              <w:rPr>
                <w:rFonts w:ascii="Cambria Math" w:hAnsi="Cambria Math"/>
                <w:sz w:val="17"/>
              </w:rPr>
              <w:t xml:space="preserve">Median)   </w:t>
            </w:r>
            <w:proofErr w:type="gramEnd"/>
            <w:r>
              <w:rPr>
                <w:rFonts w:ascii="Cambria Math" w:hAnsi="Cambria Math"/>
                <w:sz w:val="17"/>
              </w:rPr>
              <w:t>+0.83% (</w:t>
            </w:r>
            <w:proofErr w:type="gramStart"/>
            <w:r>
              <w:rPr>
                <w:rFonts w:ascii="Cambria Math" w:hAnsi="Cambria Math"/>
                <w:sz w:val="17"/>
              </w:rPr>
              <w:t xml:space="preserve">SD)   </w:t>
            </w:r>
            <w:proofErr w:type="gramEnd"/>
            <w:r>
              <w:rPr>
                <w:rFonts w:ascii="Cambria Math" w:hAnsi="Cambria Math"/>
                <w:sz w:val="17"/>
              </w:rPr>
              <w:t>+0.04pp</w:t>
            </w:r>
          </w:p>
        </w:tc>
        <w:tc>
          <w:tcPr>
            <w:tcW w:w="2953" w:type="dxa"/>
            <w:tcMar>
              <w:top w:w="60" w:type="dxa"/>
              <w:left w:w="80" w:type="dxa"/>
              <w:bottom w:w="60" w:type="dxa"/>
              <w:right w:w="80" w:type="dxa"/>
            </w:tcMar>
            <w:vAlign w:val="center"/>
          </w:tcPr>
          <w:p w14:paraId="42EC7668" w14:textId="1CF7DA95" w:rsidR="006001A2" w:rsidRDefault="00EE501D">
            <w:pPr>
              <w:spacing w:after="0" w:line="252" w:lineRule="auto"/>
              <w:jc w:val="center"/>
            </w:pPr>
            <w:r>
              <w:rPr>
                <w:b/>
                <w:sz w:val="17"/>
              </w:rPr>
              <w:t>Mean distance -5.67%, median -10.25%; missingness 1.15% → 1.19% (+0.04pp). These observations do not establish absence of attrition or structural change.</w:t>
            </w:r>
          </w:p>
        </w:tc>
      </w:tr>
    </w:tbl>
    <w:p w14:paraId="55100610" w14:textId="77777777" w:rsidR="006001A2" w:rsidRDefault="006001A2">
      <w:pPr>
        <w:spacing w:before="40" w:after="40" w:line="40" w:lineRule="exact"/>
      </w:pPr>
    </w:p>
    <w:p w14:paraId="62C57A2A" w14:textId="6B894FEE" w:rsidR="006001A2" w:rsidRDefault="00EE501D">
      <w:pPr>
        <w:pStyle w:val="Heading2"/>
      </w:pPr>
      <w:del w:id="2928" w:author="OpenAI Codex" w:date="2026-10-11T06:02:09Z">
        <w:r>
          <w:delText>Table F.2: Categorical Cohort Shares and Absolute Share Shifts</w:delText>
        </w:r>
      </w:del>
      <w:ins w:id="2929" w:author="OpenAI Codex" w:date="2026-10-11T06:02:09Z">
        <w:r>
          <w:t xml:space="preserve">Table D.2: Categorical Cohort Shares and Absolute Share Shifts</w:t>
        </w:r>
      </w:ins>
    </w:p>
    <w:p w14:paraId="4CEC7BBE" w14:textId="3A72D00D" w:rsidR="006001A2" w:rsidRDefault="00EE501D">
      <w:pPr>
        <w:pStyle w:val="Heading3"/>
      </w:pPr>
      <w:r>
        <w:t>A. Customer Destination States (Top 7 in the Regression Cohort)</w:t>
      </w:r>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564"/>
        <w:gridCol w:w="946"/>
        <w:gridCol w:w="1524"/>
        <w:gridCol w:w="1484"/>
        <w:gridCol w:w="1484"/>
        <w:gridCol w:w="3032"/>
      </w:tblGrid>
      <w:tr w:rsidR="006001A2" w14:paraId="5D628AB0" w14:textId="77777777">
        <w:trPr>
          <w:cantSplit/>
          <w:tblHeader/>
          <w:jc w:val="center"/>
        </w:trPr>
        <w:tc>
          <w:tcPr>
            <w:tcW w:w="1564" w:type="dxa"/>
            <w:shd w:val="clear" w:color="auto" w:fill="E8EEF5"/>
            <w:tcMar>
              <w:top w:w="60" w:type="dxa"/>
              <w:left w:w="80" w:type="dxa"/>
              <w:bottom w:w="60" w:type="dxa"/>
              <w:right w:w="80" w:type="dxa"/>
            </w:tcMar>
            <w:vAlign w:val="center"/>
          </w:tcPr>
          <w:p w14:paraId="275403BD" w14:textId="77777777" w:rsidR="006001A2" w:rsidRDefault="00EE501D">
            <w:pPr>
              <w:spacing w:after="0" w:line="252" w:lineRule="auto"/>
            </w:pPr>
            <w:r>
              <w:rPr>
                <w:b/>
                <w:sz w:val="17"/>
              </w:rPr>
              <w:t>State Code (UF)</w:t>
            </w:r>
          </w:p>
        </w:tc>
        <w:tc>
          <w:tcPr>
            <w:tcW w:w="946" w:type="dxa"/>
            <w:shd w:val="clear" w:color="auto" w:fill="E8EEF5"/>
            <w:tcMar>
              <w:top w:w="60" w:type="dxa"/>
              <w:left w:w="80" w:type="dxa"/>
              <w:bottom w:w="60" w:type="dxa"/>
              <w:right w:w="80" w:type="dxa"/>
            </w:tcMar>
            <w:vAlign w:val="center"/>
          </w:tcPr>
          <w:p w14:paraId="5D2029B9" w14:textId="77777777" w:rsidR="006001A2" w:rsidRDefault="00EE501D">
            <w:pPr>
              <w:spacing w:after="0" w:line="252" w:lineRule="auto"/>
            </w:pPr>
            <w:r>
              <w:rPr>
                <w:b/>
                <w:sz w:val="17"/>
              </w:rPr>
              <w:t>Macro-Region</w:t>
            </w:r>
          </w:p>
        </w:tc>
        <w:tc>
          <w:tcPr>
            <w:tcW w:w="1524" w:type="dxa"/>
            <w:shd w:val="clear" w:color="auto" w:fill="E8EEF5"/>
            <w:tcMar>
              <w:top w:w="60" w:type="dxa"/>
              <w:left w:w="80" w:type="dxa"/>
              <w:bottom w:w="60" w:type="dxa"/>
              <w:right w:w="80" w:type="dxa"/>
            </w:tcMar>
            <w:vAlign w:val="center"/>
          </w:tcPr>
          <w:p w14:paraId="35ED83A9" w14:textId="77777777" w:rsidR="006001A2" w:rsidRDefault="00EE501D">
            <w:pPr>
              <w:spacing w:after="0" w:line="252" w:lineRule="auto"/>
            </w:pPr>
            <w:r>
              <w:rPr>
                <w:b/>
                <w:sz w:val="17"/>
              </w:rPr>
              <w:t>Training Share (</w:t>
            </w:r>
            <w:r>
              <w:rPr>
                <w:rFonts w:ascii="Cambria Math" w:hAnsi="Cambria Math"/>
                <w:b/>
                <w:sz w:val="17"/>
              </w:rPr>
              <w:t>N=59,466</w:t>
            </w:r>
            <w:r>
              <w:rPr>
                <w:b/>
                <w:sz w:val="17"/>
              </w:rPr>
              <w:t>)</w:t>
            </w:r>
          </w:p>
        </w:tc>
        <w:tc>
          <w:tcPr>
            <w:tcW w:w="1484" w:type="dxa"/>
            <w:shd w:val="clear" w:color="auto" w:fill="E8EEF5"/>
            <w:tcMar>
              <w:top w:w="60" w:type="dxa"/>
              <w:left w:w="80" w:type="dxa"/>
              <w:bottom w:w="60" w:type="dxa"/>
              <w:right w:w="80" w:type="dxa"/>
            </w:tcMar>
            <w:vAlign w:val="center"/>
          </w:tcPr>
          <w:p w14:paraId="73E0C1FC" w14:textId="77777777" w:rsidR="006001A2" w:rsidRDefault="00EE501D">
            <w:pPr>
              <w:spacing w:after="0" w:line="252" w:lineRule="auto"/>
            </w:pPr>
            <w:r>
              <w:rPr>
                <w:b/>
                <w:sz w:val="17"/>
              </w:rPr>
              <w:t>Holdout Share (</w:t>
            </w:r>
            <w:r>
              <w:rPr>
                <w:rFonts w:ascii="Cambria Math" w:hAnsi="Cambria Math"/>
                <w:b/>
                <w:sz w:val="17"/>
              </w:rPr>
              <w:t>N=15,615</w:t>
            </w:r>
            <w:r>
              <w:rPr>
                <w:b/>
                <w:sz w:val="17"/>
              </w:rPr>
              <w:t>)</w:t>
            </w:r>
          </w:p>
        </w:tc>
        <w:tc>
          <w:tcPr>
            <w:tcW w:w="1484" w:type="dxa"/>
            <w:shd w:val="clear" w:color="auto" w:fill="E8EEF5"/>
            <w:tcMar>
              <w:top w:w="60" w:type="dxa"/>
              <w:left w:w="80" w:type="dxa"/>
              <w:bottom w:w="60" w:type="dxa"/>
              <w:right w:w="80" w:type="dxa"/>
            </w:tcMar>
            <w:vAlign w:val="center"/>
          </w:tcPr>
          <w:p w14:paraId="107EC75A" w14:textId="77777777" w:rsidR="006001A2" w:rsidRDefault="00EE501D">
            <w:pPr>
              <w:spacing w:after="0" w:line="252" w:lineRule="auto"/>
            </w:pPr>
            <w:r>
              <w:rPr>
                <w:b/>
                <w:sz w:val="17"/>
              </w:rPr>
              <w:t>Absolute Share Shift (</w:t>
            </w:r>
            <w:r>
              <w:rPr>
                <w:rFonts w:ascii="Cambria Math" w:hAnsi="Cambria Math"/>
                <w:b/>
                <w:sz w:val="17"/>
              </w:rPr>
              <w:t>Δ</w:t>
            </w:r>
            <w:r>
              <w:rPr>
                <w:b/>
                <w:sz w:val="17"/>
              </w:rPr>
              <w:t>)</w:t>
            </w:r>
          </w:p>
        </w:tc>
        <w:tc>
          <w:tcPr>
            <w:tcW w:w="3032" w:type="dxa"/>
            <w:shd w:val="clear" w:color="auto" w:fill="E8EEF5"/>
            <w:tcMar>
              <w:top w:w="60" w:type="dxa"/>
              <w:left w:w="80" w:type="dxa"/>
              <w:bottom w:w="60" w:type="dxa"/>
              <w:right w:w="80" w:type="dxa"/>
            </w:tcMar>
            <w:vAlign w:val="center"/>
          </w:tcPr>
          <w:p w14:paraId="6AB28343" w14:textId="61A46733" w:rsidR="006001A2" w:rsidRDefault="00EE501D">
            <w:pPr>
              <w:spacing w:after="0" w:line="252" w:lineRule="auto"/>
            </w:pPr>
            <w:r>
              <w:rPr>
                <w:b/>
                <w:sz w:val="17"/>
              </w:rPr>
              <w:t>Descriptive Cohort Assessment</w:t>
            </w:r>
          </w:p>
        </w:tc>
      </w:tr>
      <w:tr w:rsidR="006001A2" w14:paraId="0DB44D44" w14:textId="77777777">
        <w:trPr>
          <w:cantSplit/>
          <w:jc w:val="center"/>
        </w:trPr>
        <w:tc>
          <w:tcPr>
            <w:tcW w:w="1564" w:type="dxa"/>
            <w:shd w:val="clear" w:color="auto" w:fill="F8FAFC"/>
            <w:tcMar>
              <w:top w:w="60" w:type="dxa"/>
              <w:left w:w="80" w:type="dxa"/>
              <w:bottom w:w="60" w:type="dxa"/>
              <w:right w:w="80" w:type="dxa"/>
            </w:tcMar>
            <w:vAlign w:val="center"/>
          </w:tcPr>
          <w:p w14:paraId="286F6A9D" w14:textId="77777777" w:rsidR="006001A2" w:rsidRDefault="00EE501D">
            <w:pPr>
              <w:spacing w:after="0" w:line="252" w:lineRule="auto"/>
            </w:pPr>
            <w:r>
              <w:rPr>
                <w:b/>
                <w:sz w:val="17"/>
              </w:rPr>
              <w:lastRenderedPageBreak/>
              <w:t>SP</w:t>
            </w:r>
            <w:r>
              <w:rPr>
                <w:sz w:val="17"/>
              </w:rPr>
              <w:t xml:space="preserve"> (São Paulo)</w:t>
            </w:r>
          </w:p>
        </w:tc>
        <w:tc>
          <w:tcPr>
            <w:tcW w:w="946" w:type="dxa"/>
            <w:shd w:val="clear" w:color="auto" w:fill="F8FAFC"/>
            <w:tcMar>
              <w:top w:w="60" w:type="dxa"/>
              <w:left w:w="80" w:type="dxa"/>
              <w:bottom w:w="60" w:type="dxa"/>
              <w:right w:w="80" w:type="dxa"/>
            </w:tcMar>
            <w:vAlign w:val="center"/>
          </w:tcPr>
          <w:p w14:paraId="5559D95B" w14:textId="77777777" w:rsidR="006001A2" w:rsidRDefault="00EE501D">
            <w:pPr>
              <w:spacing w:after="0" w:line="252" w:lineRule="auto"/>
            </w:pPr>
            <w:r>
              <w:rPr>
                <w:sz w:val="17"/>
              </w:rPr>
              <w:t>Southeast</w:t>
            </w:r>
          </w:p>
        </w:tc>
        <w:tc>
          <w:tcPr>
            <w:tcW w:w="1524" w:type="dxa"/>
            <w:shd w:val="clear" w:color="auto" w:fill="F8FAFC"/>
            <w:tcMar>
              <w:top w:w="60" w:type="dxa"/>
              <w:left w:w="80" w:type="dxa"/>
              <w:bottom w:w="60" w:type="dxa"/>
              <w:right w:w="80" w:type="dxa"/>
            </w:tcMar>
            <w:vAlign w:val="center"/>
          </w:tcPr>
          <w:p w14:paraId="72F46D78" w14:textId="77777777" w:rsidR="006001A2" w:rsidRDefault="00EE501D">
            <w:pPr>
              <w:spacing w:after="0" w:line="252" w:lineRule="auto"/>
              <w:jc w:val="center"/>
            </w:pPr>
            <w:r>
              <w:rPr>
                <w:rFonts w:ascii="Cambria Math" w:hAnsi="Cambria Math"/>
                <w:sz w:val="17"/>
              </w:rPr>
              <w:t>41.08%</w:t>
            </w:r>
          </w:p>
        </w:tc>
        <w:tc>
          <w:tcPr>
            <w:tcW w:w="1484" w:type="dxa"/>
            <w:shd w:val="clear" w:color="auto" w:fill="F8FAFC"/>
            <w:tcMar>
              <w:top w:w="60" w:type="dxa"/>
              <w:left w:w="80" w:type="dxa"/>
              <w:bottom w:w="60" w:type="dxa"/>
              <w:right w:w="80" w:type="dxa"/>
            </w:tcMar>
            <w:vAlign w:val="center"/>
          </w:tcPr>
          <w:p w14:paraId="261886A3" w14:textId="77777777" w:rsidR="006001A2" w:rsidRDefault="00EE501D">
            <w:pPr>
              <w:spacing w:after="0" w:line="252" w:lineRule="auto"/>
              <w:jc w:val="center"/>
            </w:pPr>
            <w:r>
              <w:rPr>
                <w:rFonts w:ascii="Cambria Math" w:hAnsi="Cambria Math"/>
                <w:sz w:val="17"/>
              </w:rPr>
              <w:t>46.22%</w:t>
            </w:r>
          </w:p>
        </w:tc>
        <w:tc>
          <w:tcPr>
            <w:tcW w:w="1484" w:type="dxa"/>
            <w:shd w:val="clear" w:color="auto" w:fill="F8FAFC"/>
            <w:tcMar>
              <w:top w:w="60" w:type="dxa"/>
              <w:left w:w="80" w:type="dxa"/>
              <w:bottom w:w="60" w:type="dxa"/>
              <w:right w:w="80" w:type="dxa"/>
            </w:tcMar>
            <w:vAlign w:val="center"/>
          </w:tcPr>
          <w:p w14:paraId="15F1E03A" w14:textId="7B17FF9E" w:rsidR="006001A2" w:rsidRDefault="00EE501D">
            <w:pPr>
              <w:spacing w:after="0" w:line="252" w:lineRule="auto"/>
              <w:jc w:val="center"/>
            </w:pPr>
            <w:r>
              <w:rPr>
                <w:rFonts w:ascii="Cambria Math" w:hAnsi="Cambria Math"/>
                <w:sz w:val="17"/>
              </w:rPr>
              <w:t>+5.14pp</w:t>
            </w:r>
          </w:p>
        </w:tc>
        <w:tc>
          <w:tcPr>
            <w:tcW w:w="3032" w:type="dxa"/>
            <w:shd w:val="clear" w:color="auto" w:fill="F8FAFC"/>
            <w:tcMar>
              <w:top w:w="60" w:type="dxa"/>
              <w:left w:w="80" w:type="dxa"/>
              <w:bottom w:w="60" w:type="dxa"/>
              <w:right w:w="80" w:type="dxa"/>
            </w:tcMar>
            <w:vAlign w:val="center"/>
          </w:tcPr>
          <w:p w14:paraId="7B33CFB5" w14:textId="62B64669" w:rsidR="006001A2" w:rsidRDefault="00EE501D">
            <w:pPr>
              <w:spacing w:after="0" w:line="252" w:lineRule="auto"/>
            </w:pPr>
            <w:r>
              <w:rPr>
                <w:sz w:val="17"/>
              </w:rPr>
              <w:t>Observed cohort share shift: +5.14pp; no causal or model-capacity conclusion follows from share alone.</w:t>
            </w:r>
          </w:p>
        </w:tc>
      </w:tr>
      <w:tr w:rsidR="006001A2" w14:paraId="09420081" w14:textId="77777777">
        <w:trPr>
          <w:cantSplit/>
          <w:jc w:val="center"/>
        </w:trPr>
        <w:tc>
          <w:tcPr>
            <w:tcW w:w="1564" w:type="dxa"/>
            <w:tcMar>
              <w:top w:w="60" w:type="dxa"/>
              <w:left w:w="80" w:type="dxa"/>
              <w:bottom w:w="60" w:type="dxa"/>
              <w:right w:w="80" w:type="dxa"/>
            </w:tcMar>
            <w:vAlign w:val="center"/>
          </w:tcPr>
          <w:p w14:paraId="5904DC94" w14:textId="77777777" w:rsidR="006001A2" w:rsidRDefault="00EE501D">
            <w:pPr>
              <w:spacing w:after="0" w:line="252" w:lineRule="auto"/>
            </w:pPr>
            <w:r>
              <w:rPr>
                <w:b/>
                <w:sz w:val="17"/>
              </w:rPr>
              <w:t>RJ</w:t>
            </w:r>
            <w:r>
              <w:rPr>
                <w:sz w:val="17"/>
              </w:rPr>
              <w:t xml:space="preserve"> (Rio de Janeiro)</w:t>
            </w:r>
          </w:p>
        </w:tc>
        <w:tc>
          <w:tcPr>
            <w:tcW w:w="946" w:type="dxa"/>
            <w:tcMar>
              <w:top w:w="60" w:type="dxa"/>
              <w:left w:w="80" w:type="dxa"/>
              <w:bottom w:w="60" w:type="dxa"/>
              <w:right w:w="80" w:type="dxa"/>
            </w:tcMar>
            <w:vAlign w:val="center"/>
          </w:tcPr>
          <w:p w14:paraId="2A8F006B" w14:textId="77777777" w:rsidR="006001A2" w:rsidRDefault="00EE501D">
            <w:pPr>
              <w:spacing w:after="0" w:line="252" w:lineRule="auto"/>
            </w:pPr>
            <w:r>
              <w:rPr>
                <w:sz w:val="17"/>
              </w:rPr>
              <w:t>Southeast</w:t>
            </w:r>
          </w:p>
        </w:tc>
        <w:tc>
          <w:tcPr>
            <w:tcW w:w="1524" w:type="dxa"/>
            <w:tcMar>
              <w:top w:w="60" w:type="dxa"/>
              <w:left w:w="80" w:type="dxa"/>
              <w:bottom w:w="60" w:type="dxa"/>
              <w:right w:w="80" w:type="dxa"/>
            </w:tcMar>
            <w:vAlign w:val="center"/>
          </w:tcPr>
          <w:p w14:paraId="4B0FDCDE" w14:textId="77777777" w:rsidR="006001A2" w:rsidRDefault="00EE501D">
            <w:pPr>
              <w:spacing w:after="0" w:line="252" w:lineRule="auto"/>
              <w:jc w:val="center"/>
            </w:pPr>
            <w:r>
              <w:rPr>
                <w:rFonts w:ascii="Cambria Math" w:hAnsi="Cambria Math"/>
                <w:sz w:val="17"/>
              </w:rPr>
              <w:t>13.08%</w:t>
            </w:r>
          </w:p>
        </w:tc>
        <w:tc>
          <w:tcPr>
            <w:tcW w:w="1484" w:type="dxa"/>
            <w:tcMar>
              <w:top w:w="60" w:type="dxa"/>
              <w:left w:w="80" w:type="dxa"/>
              <w:bottom w:w="60" w:type="dxa"/>
              <w:right w:w="80" w:type="dxa"/>
            </w:tcMar>
            <w:vAlign w:val="center"/>
          </w:tcPr>
          <w:p w14:paraId="3A98FBE1" w14:textId="77777777" w:rsidR="006001A2" w:rsidRDefault="00EE501D">
            <w:pPr>
              <w:spacing w:after="0" w:line="252" w:lineRule="auto"/>
              <w:jc w:val="center"/>
            </w:pPr>
            <w:r>
              <w:rPr>
                <w:rFonts w:ascii="Cambria Math" w:hAnsi="Cambria Math"/>
                <w:sz w:val="17"/>
              </w:rPr>
              <w:t>11.46%</w:t>
            </w:r>
          </w:p>
        </w:tc>
        <w:tc>
          <w:tcPr>
            <w:tcW w:w="1484" w:type="dxa"/>
            <w:tcMar>
              <w:top w:w="60" w:type="dxa"/>
              <w:left w:w="80" w:type="dxa"/>
              <w:bottom w:w="60" w:type="dxa"/>
              <w:right w:w="80" w:type="dxa"/>
            </w:tcMar>
            <w:vAlign w:val="center"/>
          </w:tcPr>
          <w:p w14:paraId="1A03A84E" w14:textId="05B80749" w:rsidR="006001A2" w:rsidRDefault="00EE501D">
            <w:pPr>
              <w:spacing w:after="0" w:line="252" w:lineRule="auto"/>
              <w:jc w:val="center"/>
            </w:pPr>
            <w:r>
              <w:rPr>
                <w:rFonts w:ascii="Cambria Math" w:hAnsi="Cambria Math"/>
                <w:sz w:val="17"/>
              </w:rPr>
              <w:t>-1.62pp</w:t>
            </w:r>
          </w:p>
        </w:tc>
        <w:tc>
          <w:tcPr>
            <w:tcW w:w="3032" w:type="dxa"/>
            <w:tcMar>
              <w:top w:w="60" w:type="dxa"/>
              <w:left w:w="80" w:type="dxa"/>
              <w:bottom w:w="60" w:type="dxa"/>
              <w:right w:w="80" w:type="dxa"/>
            </w:tcMar>
            <w:vAlign w:val="center"/>
          </w:tcPr>
          <w:p w14:paraId="195C6957" w14:textId="7FFC2686" w:rsidR="006001A2" w:rsidRDefault="00EE501D">
            <w:pPr>
              <w:spacing w:after="0" w:line="252" w:lineRule="auto"/>
            </w:pPr>
            <w:r>
              <w:rPr>
                <w:sz w:val="17"/>
              </w:rPr>
              <w:t>Observed cohort share shift: -1.62pp; no causal or model-capacity conclusion follows from share alone.</w:t>
            </w:r>
          </w:p>
        </w:tc>
      </w:tr>
      <w:tr w:rsidR="006001A2" w14:paraId="637872E8" w14:textId="77777777">
        <w:trPr>
          <w:cantSplit/>
          <w:jc w:val="center"/>
        </w:trPr>
        <w:tc>
          <w:tcPr>
            <w:tcW w:w="1564" w:type="dxa"/>
            <w:shd w:val="clear" w:color="auto" w:fill="F8FAFC"/>
            <w:tcMar>
              <w:top w:w="60" w:type="dxa"/>
              <w:left w:w="80" w:type="dxa"/>
              <w:bottom w:w="60" w:type="dxa"/>
              <w:right w:w="80" w:type="dxa"/>
            </w:tcMar>
            <w:vAlign w:val="center"/>
          </w:tcPr>
          <w:p w14:paraId="441A1CCB" w14:textId="77777777" w:rsidR="006001A2" w:rsidRDefault="00EE501D">
            <w:pPr>
              <w:spacing w:after="0" w:line="252" w:lineRule="auto"/>
            </w:pPr>
            <w:r>
              <w:rPr>
                <w:b/>
                <w:sz w:val="17"/>
              </w:rPr>
              <w:t>MG</w:t>
            </w:r>
            <w:r>
              <w:rPr>
                <w:sz w:val="17"/>
              </w:rPr>
              <w:t xml:space="preserve"> (Minas Gerais)</w:t>
            </w:r>
          </w:p>
        </w:tc>
        <w:tc>
          <w:tcPr>
            <w:tcW w:w="946" w:type="dxa"/>
            <w:shd w:val="clear" w:color="auto" w:fill="F8FAFC"/>
            <w:tcMar>
              <w:top w:w="60" w:type="dxa"/>
              <w:left w:w="80" w:type="dxa"/>
              <w:bottom w:w="60" w:type="dxa"/>
              <w:right w:w="80" w:type="dxa"/>
            </w:tcMar>
            <w:vAlign w:val="center"/>
          </w:tcPr>
          <w:p w14:paraId="38CF7FF9" w14:textId="77777777" w:rsidR="006001A2" w:rsidRDefault="00EE501D">
            <w:pPr>
              <w:spacing w:after="0" w:line="252" w:lineRule="auto"/>
            </w:pPr>
            <w:r>
              <w:rPr>
                <w:sz w:val="17"/>
              </w:rPr>
              <w:t>Southeast</w:t>
            </w:r>
          </w:p>
        </w:tc>
        <w:tc>
          <w:tcPr>
            <w:tcW w:w="1524" w:type="dxa"/>
            <w:shd w:val="clear" w:color="auto" w:fill="F8FAFC"/>
            <w:tcMar>
              <w:top w:w="60" w:type="dxa"/>
              <w:left w:w="80" w:type="dxa"/>
              <w:bottom w:w="60" w:type="dxa"/>
              <w:right w:w="80" w:type="dxa"/>
            </w:tcMar>
            <w:vAlign w:val="center"/>
          </w:tcPr>
          <w:p w14:paraId="0B6D4056" w14:textId="77777777" w:rsidR="006001A2" w:rsidRDefault="00EE501D">
            <w:pPr>
              <w:spacing w:after="0" w:line="252" w:lineRule="auto"/>
              <w:jc w:val="center"/>
            </w:pPr>
            <w:r>
              <w:rPr>
                <w:rFonts w:ascii="Cambria Math" w:hAnsi="Cambria Math"/>
                <w:sz w:val="17"/>
              </w:rPr>
              <w:t>12.03%</w:t>
            </w:r>
          </w:p>
        </w:tc>
        <w:tc>
          <w:tcPr>
            <w:tcW w:w="1484" w:type="dxa"/>
            <w:shd w:val="clear" w:color="auto" w:fill="F8FAFC"/>
            <w:tcMar>
              <w:top w:w="60" w:type="dxa"/>
              <w:left w:w="80" w:type="dxa"/>
              <w:bottom w:w="60" w:type="dxa"/>
              <w:right w:w="80" w:type="dxa"/>
            </w:tcMar>
            <w:vAlign w:val="center"/>
          </w:tcPr>
          <w:p w14:paraId="7949E4A7" w14:textId="77777777" w:rsidR="006001A2" w:rsidRDefault="00EE501D">
            <w:pPr>
              <w:spacing w:after="0" w:line="252" w:lineRule="auto"/>
              <w:jc w:val="center"/>
            </w:pPr>
            <w:r>
              <w:rPr>
                <w:rFonts w:ascii="Cambria Math" w:hAnsi="Cambria Math"/>
                <w:sz w:val="17"/>
              </w:rPr>
              <w:t>10.91%</w:t>
            </w:r>
          </w:p>
        </w:tc>
        <w:tc>
          <w:tcPr>
            <w:tcW w:w="1484" w:type="dxa"/>
            <w:shd w:val="clear" w:color="auto" w:fill="F8FAFC"/>
            <w:tcMar>
              <w:top w:w="60" w:type="dxa"/>
              <w:left w:w="80" w:type="dxa"/>
              <w:bottom w:w="60" w:type="dxa"/>
              <w:right w:w="80" w:type="dxa"/>
            </w:tcMar>
            <w:vAlign w:val="center"/>
          </w:tcPr>
          <w:p w14:paraId="22D5CA77" w14:textId="075EECED" w:rsidR="006001A2" w:rsidRDefault="00EE501D">
            <w:pPr>
              <w:spacing w:after="0" w:line="252" w:lineRule="auto"/>
              <w:jc w:val="center"/>
            </w:pPr>
            <w:r>
              <w:rPr>
                <w:rFonts w:ascii="Cambria Math" w:hAnsi="Cambria Math"/>
                <w:sz w:val="17"/>
              </w:rPr>
              <w:t>-1.12pp</w:t>
            </w:r>
          </w:p>
        </w:tc>
        <w:tc>
          <w:tcPr>
            <w:tcW w:w="3032" w:type="dxa"/>
            <w:shd w:val="clear" w:color="auto" w:fill="F8FAFC"/>
            <w:tcMar>
              <w:top w:w="60" w:type="dxa"/>
              <w:left w:w="80" w:type="dxa"/>
              <w:bottom w:w="60" w:type="dxa"/>
              <w:right w:w="80" w:type="dxa"/>
            </w:tcMar>
            <w:vAlign w:val="center"/>
          </w:tcPr>
          <w:p w14:paraId="7EC4EB01" w14:textId="5FB3F884" w:rsidR="006001A2" w:rsidRDefault="00EE501D">
            <w:pPr>
              <w:spacing w:after="0" w:line="252" w:lineRule="auto"/>
            </w:pPr>
            <w:r>
              <w:rPr>
                <w:sz w:val="17"/>
              </w:rPr>
              <w:t>Observed cohort share shift: -1.12pp; no causal or model-capacity conclusion follows from share alone.</w:t>
            </w:r>
          </w:p>
        </w:tc>
      </w:tr>
      <w:tr w:rsidR="006001A2" w14:paraId="334E8F52" w14:textId="77777777">
        <w:trPr>
          <w:cantSplit/>
          <w:jc w:val="center"/>
        </w:trPr>
        <w:tc>
          <w:tcPr>
            <w:tcW w:w="1564" w:type="dxa"/>
            <w:tcMar>
              <w:top w:w="60" w:type="dxa"/>
              <w:left w:w="80" w:type="dxa"/>
              <w:bottom w:w="60" w:type="dxa"/>
              <w:right w:w="80" w:type="dxa"/>
            </w:tcMar>
            <w:vAlign w:val="center"/>
          </w:tcPr>
          <w:p w14:paraId="1EDD1D8D" w14:textId="77777777" w:rsidR="006001A2" w:rsidRDefault="00EE501D">
            <w:pPr>
              <w:spacing w:after="0" w:line="252" w:lineRule="auto"/>
            </w:pPr>
            <w:r>
              <w:rPr>
                <w:b/>
                <w:sz w:val="17"/>
              </w:rPr>
              <w:t>RS</w:t>
            </w:r>
            <w:r>
              <w:rPr>
                <w:sz w:val="17"/>
              </w:rPr>
              <w:t xml:space="preserve"> (Rio Grande do Sul)</w:t>
            </w:r>
          </w:p>
        </w:tc>
        <w:tc>
          <w:tcPr>
            <w:tcW w:w="946" w:type="dxa"/>
            <w:tcMar>
              <w:top w:w="60" w:type="dxa"/>
              <w:left w:w="80" w:type="dxa"/>
              <w:bottom w:w="60" w:type="dxa"/>
              <w:right w:w="80" w:type="dxa"/>
            </w:tcMar>
            <w:vAlign w:val="center"/>
          </w:tcPr>
          <w:p w14:paraId="23C379F3" w14:textId="77777777" w:rsidR="006001A2" w:rsidRDefault="00EE501D">
            <w:pPr>
              <w:spacing w:after="0" w:line="252" w:lineRule="auto"/>
            </w:pPr>
            <w:r>
              <w:rPr>
                <w:sz w:val="17"/>
              </w:rPr>
              <w:t>South</w:t>
            </w:r>
          </w:p>
        </w:tc>
        <w:tc>
          <w:tcPr>
            <w:tcW w:w="1524" w:type="dxa"/>
            <w:tcMar>
              <w:top w:w="60" w:type="dxa"/>
              <w:left w:w="80" w:type="dxa"/>
              <w:bottom w:w="60" w:type="dxa"/>
              <w:right w:w="80" w:type="dxa"/>
            </w:tcMar>
            <w:vAlign w:val="center"/>
          </w:tcPr>
          <w:p w14:paraId="1D2A1CF2" w14:textId="77777777" w:rsidR="006001A2" w:rsidRDefault="00EE501D">
            <w:pPr>
              <w:spacing w:after="0" w:line="252" w:lineRule="auto"/>
              <w:jc w:val="center"/>
            </w:pPr>
            <w:r>
              <w:rPr>
                <w:rFonts w:ascii="Cambria Math" w:hAnsi="Cambria Math"/>
                <w:sz w:val="17"/>
              </w:rPr>
              <w:t>5.74%</w:t>
            </w:r>
          </w:p>
        </w:tc>
        <w:tc>
          <w:tcPr>
            <w:tcW w:w="1484" w:type="dxa"/>
            <w:tcMar>
              <w:top w:w="60" w:type="dxa"/>
              <w:left w:w="80" w:type="dxa"/>
              <w:bottom w:w="60" w:type="dxa"/>
              <w:right w:w="80" w:type="dxa"/>
            </w:tcMar>
            <w:vAlign w:val="center"/>
          </w:tcPr>
          <w:p w14:paraId="73A53632" w14:textId="77777777" w:rsidR="006001A2" w:rsidRDefault="00EE501D">
            <w:pPr>
              <w:spacing w:after="0" w:line="252" w:lineRule="auto"/>
              <w:jc w:val="center"/>
            </w:pPr>
            <w:r>
              <w:rPr>
                <w:rFonts w:ascii="Cambria Math" w:hAnsi="Cambria Math"/>
                <w:sz w:val="17"/>
              </w:rPr>
              <w:t>4.92%</w:t>
            </w:r>
          </w:p>
        </w:tc>
        <w:tc>
          <w:tcPr>
            <w:tcW w:w="1484" w:type="dxa"/>
            <w:tcMar>
              <w:top w:w="60" w:type="dxa"/>
              <w:left w:w="80" w:type="dxa"/>
              <w:bottom w:w="60" w:type="dxa"/>
              <w:right w:w="80" w:type="dxa"/>
            </w:tcMar>
            <w:vAlign w:val="center"/>
          </w:tcPr>
          <w:p w14:paraId="241D048B" w14:textId="1651D78B" w:rsidR="006001A2" w:rsidRDefault="00EE501D">
            <w:pPr>
              <w:spacing w:after="0" w:line="252" w:lineRule="auto"/>
              <w:jc w:val="center"/>
            </w:pPr>
            <w:r>
              <w:rPr>
                <w:rFonts w:ascii="Cambria Math" w:hAnsi="Cambria Math"/>
                <w:sz w:val="17"/>
              </w:rPr>
              <w:t>-0.82pp</w:t>
            </w:r>
          </w:p>
        </w:tc>
        <w:tc>
          <w:tcPr>
            <w:tcW w:w="3032" w:type="dxa"/>
            <w:tcMar>
              <w:top w:w="60" w:type="dxa"/>
              <w:left w:w="80" w:type="dxa"/>
              <w:bottom w:w="60" w:type="dxa"/>
              <w:right w:w="80" w:type="dxa"/>
            </w:tcMar>
            <w:vAlign w:val="center"/>
          </w:tcPr>
          <w:p w14:paraId="0843FD06" w14:textId="5CC69F13" w:rsidR="006001A2" w:rsidRDefault="00EE501D">
            <w:pPr>
              <w:spacing w:after="0" w:line="252" w:lineRule="auto"/>
            </w:pPr>
            <w:r>
              <w:rPr>
                <w:sz w:val="17"/>
              </w:rPr>
              <w:t>Observed cohort share shift: -0.82pp; no causal or model-capacity conclusion follows from share alone.</w:t>
            </w:r>
          </w:p>
        </w:tc>
      </w:tr>
      <w:tr w:rsidR="006001A2" w14:paraId="130BE532" w14:textId="77777777">
        <w:trPr>
          <w:cantSplit/>
          <w:jc w:val="center"/>
        </w:trPr>
        <w:tc>
          <w:tcPr>
            <w:tcW w:w="1564" w:type="dxa"/>
            <w:shd w:val="clear" w:color="auto" w:fill="F8FAFC"/>
            <w:tcMar>
              <w:top w:w="60" w:type="dxa"/>
              <w:left w:w="80" w:type="dxa"/>
              <w:bottom w:w="60" w:type="dxa"/>
              <w:right w:w="80" w:type="dxa"/>
            </w:tcMar>
            <w:vAlign w:val="center"/>
          </w:tcPr>
          <w:p w14:paraId="67DD02D8" w14:textId="77777777" w:rsidR="006001A2" w:rsidRDefault="00EE501D">
            <w:pPr>
              <w:spacing w:after="0" w:line="252" w:lineRule="auto"/>
            </w:pPr>
            <w:r>
              <w:rPr>
                <w:b/>
                <w:sz w:val="17"/>
              </w:rPr>
              <w:t>PR</w:t>
            </w:r>
            <w:r>
              <w:rPr>
                <w:sz w:val="17"/>
              </w:rPr>
              <w:t xml:space="preserve"> (Paraná)</w:t>
            </w:r>
          </w:p>
        </w:tc>
        <w:tc>
          <w:tcPr>
            <w:tcW w:w="946" w:type="dxa"/>
            <w:shd w:val="clear" w:color="auto" w:fill="F8FAFC"/>
            <w:tcMar>
              <w:top w:w="60" w:type="dxa"/>
              <w:left w:w="80" w:type="dxa"/>
              <w:bottom w:w="60" w:type="dxa"/>
              <w:right w:w="80" w:type="dxa"/>
            </w:tcMar>
            <w:vAlign w:val="center"/>
          </w:tcPr>
          <w:p w14:paraId="24C3124E" w14:textId="77777777" w:rsidR="006001A2" w:rsidRDefault="00EE501D">
            <w:pPr>
              <w:spacing w:after="0" w:line="252" w:lineRule="auto"/>
            </w:pPr>
            <w:r>
              <w:rPr>
                <w:sz w:val="17"/>
              </w:rPr>
              <w:t>South</w:t>
            </w:r>
          </w:p>
        </w:tc>
        <w:tc>
          <w:tcPr>
            <w:tcW w:w="1524" w:type="dxa"/>
            <w:shd w:val="clear" w:color="auto" w:fill="F8FAFC"/>
            <w:tcMar>
              <w:top w:w="60" w:type="dxa"/>
              <w:left w:w="80" w:type="dxa"/>
              <w:bottom w:w="60" w:type="dxa"/>
              <w:right w:w="80" w:type="dxa"/>
            </w:tcMar>
            <w:vAlign w:val="center"/>
          </w:tcPr>
          <w:p w14:paraId="6AA1FB26" w14:textId="77777777" w:rsidR="006001A2" w:rsidRDefault="00EE501D">
            <w:pPr>
              <w:spacing w:after="0" w:line="252" w:lineRule="auto"/>
              <w:jc w:val="center"/>
            </w:pPr>
            <w:r>
              <w:rPr>
                <w:rFonts w:ascii="Cambria Math" w:hAnsi="Cambria Math"/>
                <w:sz w:val="17"/>
              </w:rPr>
              <w:t>5.08%</w:t>
            </w:r>
          </w:p>
        </w:tc>
        <w:tc>
          <w:tcPr>
            <w:tcW w:w="1484" w:type="dxa"/>
            <w:shd w:val="clear" w:color="auto" w:fill="F8FAFC"/>
            <w:tcMar>
              <w:top w:w="60" w:type="dxa"/>
              <w:left w:w="80" w:type="dxa"/>
              <w:bottom w:w="60" w:type="dxa"/>
              <w:right w:w="80" w:type="dxa"/>
            </w:tcMar>
            <w:vAlign w:val="center"/>
          </w:tcPr>
          <w:p w14:paraId="632CBF36" w14:textId="77777777" w:rsidR="006001A2" w:rsidRDefault="00EE501D">
            <w:pPr>
              <w:spacing w:after="0" w:line="252" w:lineRule="auto"/>
              <w:jc w:val="center"/>
            </w:pPr>
            <w:r>
              <w:rPr>
                <w:rFonts w:ascii="Cambria Math" w:hAnsi="Cambria Math"/>
                <w:sz w:val="17"/>
              </w:rPr>
              <w:t>5.01%</w:t>
            </w:r>
          </w:p>
        </w:tc>
        <w:tc>
          <w:tcPr>
            <w:tcW w:w="1484" w:type="dxa"/>
            <w:shd w:val="clear" w:color="auto" w:fill="F8FAFC"/>
            <w:tcMar>
              <w:top w:w="60" w:type="dxa"/>
              <w:left w:w="80" w:type="dxa"/>
              <w:bottom w:w="60" w:type="dxa"/>
              <w:right w:w="80" w:type="dxa"/>
            </w:tcMar>
            <w:vAlign w:val="center"/>
          </w:tcPr>
          <w:p w14:paraId="46B075B9" w14:textId="4AD182DA" w:rsidR="006001A2" w:rsidRDefault="00EE501D">
            <w:pPr>
              <w:spacing w:after="0" w:line="252" w:lineRule="auto"/>
              <w:jc w:val="center"/>
            </w:pPr>
            <w:r>
              <w:rPr>
                <w:b/>
                <w:sz w:val="17"/>
              </w:rPr>
              <w:t>-0.07pp</w:t>
            </w:r>
          </w:p>
        </w:tc>
        <w:tc>
          <w:tcPr>
            <w:tcW w:w="3032" w:type="dxa"/>
            <w:shd w:val="clear" w:color="auto" w:fill="F8FAFC"/>
            <w:tcMar>
              <w:top w:w="60" w:type="dxa"/>
              <w:left w:w="80" w:type="dxa"/>
              <w:bottom w:w="60" w:type="dxa"/>
              <w:right w:w="80" w:type="dxa"/>
            </w:tcMar>
            <w:vAlign w:val="center"/>
          </w:tcPr>
          <w:p w14:paraId="7AA124C0" w14:textId="6295D510" w:rsidR="006001A2" w:rsidRDefault="00EE501D">
            <w:pPr>
              <w:spacing w:after="0" w:line="252" w:lineRule="auto"/>
            </w:pPr>
            <w:r>
              <w:rPr>
                <w:sz w:val="17"/>
              </w:rPr>
              <w:t>Observed cohort share shift: -0.07pp; no causal or model-capacity conclusion follows from share alone.</w:t>
            </w:r>
          </w:p>
        </w:tc>
      </w:tr>
      <w:tr w:rsidR="006001A2" w14:paraId="16724CEA" w14:textId="77777777">
        <w:trPr>
          <w:cantSplit/>
          <w:jc w:val="center"/>
        </w:trPr>
        <w:tc>
          <w:tcPr>
            <w:tcW w:w="1564" w:type="dxa"/>
            <w:tcMar>
              <w:top w:w="60" w:type="dxa"/>
              <w:left w:w="80" w:type="dxa"/>
              <w:bottom w:w="60" w:type="dxa"/>
              <w:right w:w="80" w:type="dxa"/>
            </w:tcMar>
            <w:vAlign w:val="center"/>
          </w:tcPr>
          <w:p w14:paraId="4A6463FD" w14:textId="77777777" w:rsidR="006001A2" w:rsidRDefault="00EE501D">
            <w:pPr>
              <w:spacing w:after="0" w:line="252" w:lineRule="auto"/>
            </w:pPr>
            <w:r>
              <w:rPr>
                <w:b/>
                <w:sz w:val="17"/>
              </w:rPr>
              <w:t>BA</w:t>
            </w:r>
            <w:r>
              <w:rPr>
                <w:sz w:val="17"/>
              </w:rPr>
              <w:t xml:space="preserve"> (Bahia)</w:t>
            </w:r>
          </w:p>
        </w:tc>
        <w:tc>
          <w:tcPr>
            <w:tcW w:w="946" w:type="dxa"/>
            <w:tcMar>
              <w:top w:w="60" w:type="dxa"/>
              <w:left w:w="80" w:type="dxa"/>
              <w:bottom w:w="60" w:type="dxa"/>
              <w:right w:w="80" w:type="dxa"/>
            </w:tcMar>
            <w:vAlign w:val="center"/>
          </w:tcPr>
          <w:p w14:paraId="085CBCED" w14:textId="77777777" w:rsidR="006001A2" w:rsidRDefault="00EE501D">
            <w:pPr>
              <w:spacing w:after="0" w:line="252" w:lineRule="auto"/>
            </w:pPr>
            <w:r>
              <w:rPr>
                <w:sz w:val="17"/>
              </w:rPr>
              <w:t>Northeast</w:t>
            </w:r>
          </w:p>
        </w:tc>
        <w:tc>
          <w:tcPr>
            <w:tcW w:w="1524" w:type="dxa"/>
            <w:tcMar>
              <w:top w:w="60" w:type="dxa"/>
              <w:left w:w="80" w:type="dxa"/>
              <w:bottom w:w="60" w:type="dxa"/>
              <w:right w:w="80" w:type="dxa"/>
            </w:tcMar>
            <w:vAlign w:val="center"/>
          </w:tcPr>
          <w:p w14:paraId="68C885AB" w14:textId="77777777" w:rsidR="006001A2" w:rsidRDefault="00EE501D">
            <w:pPr>
              <w:spacing w:after="0" w:line="252" w:lineRule="auto"/>
              <w:jc w:val="center"/>
            </w:pPr>
            <w:r>
              <w:rPr>
                <w:rFonts w:ascii="Cambria Math" w:hAnsi="Cambria Math"/>
                <w:sz w:val="17"/>
              </w:rPr>
              <w:t>3.27%</w:t>
            </w:r>
          </w:p>
        </w:tc>
        <w:tc>
          <w:tcPr>
            <w:tcW w:w="1484" w:type="dxa"/>
            <w:tcMar>
              <w:top w:w="60" w:type="dxa"/>
              <w:left w:w="80" w:type="dxa"/>
              <w:bottom w:w="60" w:type="dxa"/>
              <w:right w:w="80" w:type="dxa"/>
            </w:tcMar>
            <w:vAlign w:val="center"/>
          </w:tcPr>
          <w:p w14:paraId="6FBCEC73" w14:textId="77777777" w:rsidR="006001A2" w:rsidRDefault="00EE501D">
            <w:pPr>
              <w:spacing w:after="0" w:line="252" w:lineRule="auto"/>
              <w:jc w:val="center"/>
            </w:pPr>
            <w:r>
              <w:rPr>
                <w:rFonts w:ascii="Cambria Math" w:hAnsi="Cambria Math"/>
                <w:sz w:val="17"/>
              </w:rPr>
              <w:t>3.21%</w:t>
            </w:r>
          </w:p>
        </w:tc>
        <w:tc>
          <w:tcPr>
            <w:tcW w:w="1484" w:type="dxa"/>
            <w:tcMar>
              <w:top w:w="60" w:type="dxa"/>
              <w:left w:w="80" w:type="dxa"/>
              <w:bottom w:w="60" w:type="dxa"/>
              <w:right w:w="80" w:type="dxa"/>
            </w:tcMar>
            <w:vAlign w:val="center"/>
          </w:tcPr>
          <w:p w14:paraId="3DC7F73B" w14:textId="291BA7EC" w:rsidR="006001A2" w:rsidRDefault="00EE501D">
            <w:pPr>
              <w:spacing w:after="0" w:line="252" w:lineRule="auto"/>
              <w:jc w:val="center"/>
            </w:pPr>
            <w:r>
              <w:rPr>
                <w:b/>
                <w:sz w:val="17"/>
              </w:rPr>
              <w:t>-0.06pp</w:t>
            </w:r>
          </w:p>
        </w:tc>
        <w:tc>
          <w:tcPr>
            <w:tcW w:w="3032" w:type="dxa"/>
            <w:tcMar>
              <w:top w:w="60" w:type="dxa"/>
              <w:left w:w="80" w:type="dxa"/>
              <w:bottom w:w="60" w:type="dxa"/>
              <w:right w:w="80" w:type="dxa"/>
            </w:tcMar>
            <w:vAlign w:val="center"/>
          </w:tcPr>
          <w:p w14:paraId="3B646B39" w14:textId="2505CBCC" w:rsidR="006001A2" w:rsidRDefault="00EE501D">
            <w:pPr>
              <w:spacing w:after="0" w:line="252" w:lineRule="auto"/>
            </w:pPr>
            <w:r>
              <w:rPr>
                <w:sz w:val="17"/>
              </w:rPr>
              <w:t>Observed cohort share shift: -0.06pp; no causal or model-capacity conclusion follows from share alone.</w:t>
            </w:r>
          </w:p>
        </w:tc>
      </w:tr>
      <w:tr w:rsidR="006001A2" w14:paraId="4CCF66BE" w14:textId="77777777">
        <w:trPr>
          <w:cantSplit/>
          <w:jc w:val="center"/>
        </w:trPr>
        <w:tc>
          <w:tcPr>
            <w:tcW w:w="1564" w:type="dxa"/>
            <w:shd w:val="clear" w:color="auto" w:fill="F8FAFC"/>
            <w:tcMar>
              <w:top w:w="60" w:type="dxa"/>
              <w:left w:w="80" w:type="dxa"/>
              <w:bottom w:w="60" w:type="dxa"/>
              <w:right w:w="80" w:type="dxa"/>
            </w:tcMar>
            <w:vAlign w:val="center"/>
          </w:tcPr>
          <w:p w14:paraId="39FD735E" w14:textId="77777777" w:rsidR="006001A2" w:rsidRDefault="00EE501D">
            <w:pPr>
              <w:spacing w:after="0" w:line="252" w:lineRule="auto"/>
            </w:pPr>
            <w:r>
              <w:rPr>
                <w:b/>
                <w:sz w:val="17"/>
              </w:rPr>
              <w:t>SC</w:t>
            </w:r>
            <w:r>
              <w:rPr>
                <w:sz w:val="17"/>
              </w:rPr>
              <w:t xml:space="preserve"> (Santa Catarina)</w:t>
            </w:r>
          </w:p>
        </w:tc>
        <w:tc>
          <w:tcPr>
            <w:tcW w:w="946" w:type="dxa"/>
            <w:shd w:val="clear" w:color="auto" w:fill="F8FAFC"/>
            <w:tcMar>
              <w:top w:w="60" w:type="dxa"/>
              <w:left w:w="80" w:type="dxa"/>
              <w:bottom w:w="60" w:type="dxa"/>
              <w:right w:w="80" w:type="dxa"/>
            </w:tcMar>
            <w:vAlign w:val="center"/>
          </w:tcPr>
          <w:p w14:paraId="4B3FA621" w14:textId="77777777" w:rsidR="006001A2" w:rsidRDefault="00EE501D">
            <w:pPr>
              <w:spacing w:after="0" w:line="252" w:lineRule="auto"/>
            </w:pPr>
            <w:r>
              <w:rPr>
                <w:sz w:val="17"/>
              </w:rPr>
              <w:t>South</w:t>
            </w:r>
          </w:p>
        </w:tc>
        <w:tc>
          <w:tcPr>
            <w:tcW w:w="1524" w:type="dxa"/>
            <w:shd w:val="clear" w:color="auto" w:fill="F8FAFC"/>
            <w:tcMar>
              <w:top w:w="60" w:type="dxa"/>
              <w:left w:w="80" w:type="dxa"/>
              <w:bottom w:w="60" w:type="dxa"/>
              <w:right w:w="80" w:type="dxa"/>
            </w:tcMar>
            <w:vAlign w:val="center"/>
          </w:tcPr>
          <w:p w14:paraId="63D516AE" w14:textId="77777777" w:rsidR="006001A2" w:rsidRDefault="00EE501D">
            <w:pPr>
              <w:spacing w:after="0" w:line="252" w:lineRule="auto"/>
              <w:jc w:val="center"/>
            </w:pPr>
            <w:r>
              <w:rPr>
                <w:rFonts w:ascii="Cambria Math" w:hAnsi="Cambria Math"/>
                <w:sz w:val="17"/>
              </w:rPr>
              <w:t>3.79%</w:t>
            </w:r>
          </w:p>
        </w:tc>
        <w:tc>
          <w:tcPr>
            <w:tcW w:w="1484" w:type="dxa"/>
            <w:shd w:val="clear" w:color="auto" w:fill="F8FAFC"/>
            <w:tcMar>
              <w:top w:w="60" w:type="dxa"/>
              <w:left w:w="80" w:type="dxa"/>
              <w:bottom w:w="60" w:type="dxa"/>
              <w:right w:w="80" w:type="dxa"/>
            </w:tcMar>
            <w:vAlign w:val="center"/>
          </w:tcPr>
          <w:p w14:paraId="00D3F120" w14:textId="77777777" w:rsidR="006001A2" w:rsidRDefault="00EE501D">
            <w:pPr>
              <w:spacing w:after="0" w:line="252" w:lineRule="auto"/>
              <w:jc w:val="center"/>
            </w:pPr>
            <w:r>
              <w:rPr>
                <w:rFonts w:ascii="Cambria Math" w:hAnsi="Cambria Math"/>
                <w:sz w:val="17"/>
              </w:rPr>
              <w:t>3.20%</w:t>
            </w:r>
          </w:p>
        </w:tc>
        <w:tc>
          <w:tcPr>
            <w:tcW w:w="1484" w:type="dxa"/>
            <w:shd w:val="clear" w:color="auto" w:fill="F8FAFC"/>
            <w:tcMar>
              <w:top w:w="60" w:type="dxa"/>
              <w:left w:w="80" w:type="dxa"/>
              <w:bottom w:w="60" w:type="dxa"/>
              <w:right w:w="80" w:type="dxa"/>
            </w:tcMar>
            <w:vAlign w:val="center"/>
          </w:tcPr>
          <w:p w14:paraId="5DD5F8EB" w14:textId="6A681A63" w:rsidR="006001A2" w:rsidRDefault="00EE501D">
            <w:pPr>
              <w:spacing w:after="0" w:line="252" w:lineRule="auto"/>
              <w:jc w:val="center"/>
            </w:pPr>
            <w:r>
              <w:rPr>
                <w:rFonts w:ascii="Cambria Math" w:hAnsi="Cambria Math"/>
                <w:sz w:val="17"/>
              </w:rPr>
              <w:t>-0.59pp</w:t>
            </w:r>
          </w:p>
        </w:tc>
        <w:tc>
          <w:tcPr>
            <w:tcW w:w="3032" w:type="dxa"/>
            <w:shd w:val="clear" w:color="auto" w:fill="F8FAFC"/>
            <w:tcMar>
              <w:top w:w="60" w:type="dxa"/>
              <w:left w:w="80" w:type="dxa"/>
              <w:bottom w:w="60" w:type="dxa"/>
              <w:right w:w="80" w:type="dxa"/>
            </w:tcMar>
            <w:vAlign w:val="center"/>
          </w:tcPr>
          <w:p w14:paraId="74BB3439" w14:textId="36C93A88" w:rsidR="006001A2" w:rsidRDefault="00EE501D">
            <w:pPr>
              <w:spacing w:after="0" w:line="252" w:lineRule="auto"/>
            </w:pPr>
            <w:r>
              <w:rPr>
                <w:sz w:val="17"/>
              </w:rPr>
              <w:t>Observed cohort share shift: -0.59pp; no causal or model-capacity conclusion follows from share alone.</w:t>
            </w:r>
          </w:p>
        </w:tc>
      </w:tr>
    </w:tbl>
    <w:p w14:paraId="4BA5606A" w14:textId="77777777" w:rsidR="006001A2" w:rsidRDefault="006001A2">
      <w:pPr>
        <w:spacing w:before="40" w:after="40" w:line="40" w:lineRule="exact"/>
      </w:pPr>
    </w:p>
    <w:p w14:paraId="227090BC" w14:textId="60D742D4" w:rsidR="006001A2" w:rsidRDefault="00EE501D">
      <w:pPr>
        <w:pStyle w:val="Heading3"/>
      </w:pPr>
      <w:r>
        <w:t>B. Primary Seller State and Distinct-Seller Interstate Share</w:t>
      </w:r>
    </w:p>
    <w:p w14:paraId="536D480C" w14:textId="6800D35B" w:rsidR="006001A2" w:rsidRDefault="00EE501D">
      <w:pPr>
        <w:spacing w:after="50"/>
        <w:ind w:left="360" w:hanging="216"/>
      </w:pPr>
      <w:r>
        <w:rPr>
          <w:rFonts w:ascii="Arial" w:hAnsi="Arial"/>
          <w:b/>
          <w:color w:val="1F4E79"/>
          <w:sz w:val="20"/>
        </w:rPr>
        <w:t>• Primary Seller State SP: 71.14% of regression training orders versus 69.97% of terminal orders (−1.17pp) have SP as the state of the seller attached to the highest-priced item. This is an order-level primary-item share, not the share of all national commercial fulfilment.</w:t>
      </w:r>
    </w:p>
    <w:p w14:paraId="2271E6B4" w14:textId="76D6BEDD" w:rsidR="006001A2" w:rsidRDefault="00EE501D">
      <w:pPr>
        <w:spacing w:after="50"/>
        <w:ind w:left="360" w:hanging="216"/>
      </w:pPr>
      <w:r>
        <w:rPr>
          <w:rFonts w:ascii="Arial" w:hAnsi="Arial"/>
          <w:b/>
          <w:color w:val="1F4E79"/>
          <w:sz w:val="20"/>
        </w:rPr>
        <w:t xml:space="preserve">• Mean </w:t>
      </w:r>
      <w:proofErr w:type="spellStart"/>
      <w:r>
        <w:rPr>
          <w:rFonts w:ascii="Arial" w:hAnsi="Arial"/>
          <w:b/>
          <w:color w:val="1F4E79"/>
          <w:sz w:val="20"/>
        </w:rPr>
        <w:t>interstate_share</w:t>
      </w:r>
      <w:proofErr w:type="spellEnd"/>
      <w:r>
        <w:rPr>
          <w:rFonts w:ascii="Arial" w:hAnsi="Arial"/>
          <w:b/>
          <w:color w:val="1F4E79"/>
          <w:sz w:val="20"/>
        </w:rPr>
        <w:t xml:space="preserve">: 65.05% in regression training versus 59.67% in terminal (−5.38pp). This is the average within-order fraction of distinct sellers whose state differs from the customer’s. Customer SP share rises from about 41% to </w:t>
      </w:r>
      <w:proofErr w:type="gramStart"/>
      <w:r>
        <w:rPr>
          <w:rFonts w:ascii="Arial" w:hAnsi="Arial"/>
          <w:b/>
          <w:color w:val="1F4E79"/>
          <w:sz w:val="20"/>
        </w:rPr>
        <w:t>46%;</w:t>
      </w:r>
      <w:proofErr w:type="gramEnd"/>
      <w:r>
        <w:rPr>
          <w:rFonts w:ascii="Arial" w:hAnsi="Arial"/>
          <w:b/>
          <w:color w:val="1F4E79"/>
          <w:sz w:val="20"/>
        </w:rPr>
        <w:t xml:space="preserve"> neither statistic measures package counts, tax checkpoints or their causal effect.</w:t>
      </w:r>
    </w:p>
    <w:p w14:paraId="06AC41EA" w14:textId="77777777" w:rsidR="006001A2" w:rsidRDefault="00EE501D">
      <w:pPr>
        <w:pStyle w:val="Heading2"/>
      </w:pPr>
      <w:del w:id="2930" w:author="OpenAI Codex" w:date="2026-10-11T06:02:09Z">
        <w:r>
          <w:delText>Table F.3: Basket Consolidation Complexity Parity</w:delText>
        </w:r>
      </w:del>
      <w:ins w:id="2931" w:author="OpenAI Codex" w:date="2026-10-11T06:02:09Z">
        <w:r>
          <w:t xml:space="preserve">Table D.3: Basket Consolidation Complexity Parity</w:t>
        </w:r>
      </w:ins>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1389"/>
        <w:gridCol w:w="2028"/>
        <w:gridCol w:w="1389"/>
        <w:gridCol w:w="1139"/>
        <w:gridCol w:w="1341"/>
        <w:gridCol w:w="1085"/>
        <w:gridCol w:w="1661"/>
      </w:tblGrid>
      <w:tr w:rsidR="006001A2" w14:paraId="3D545AFC" w14:textId="77777777">
        <w:trPr>
          <w:cantSplit/>
          <w:tblHeader/>
          <w:jc w:val="center"/>
        </w:trPr>
        <w:tc>
          <w:tcPr>
            <w:tcW w:w="1389" w:type="dxa"/>
            <w:shd w:val="clear" w:color="auto" w:fill="E8EEF5"/>
            <w:tcMar>
              <w:top w:w="60" w:type="dxa"/>
              <w:left w:w="80" w:type="dxa"/>
              <w:bottom w:w="60" w:type="dxa"/>
              <w:right w:w="80" w:type="dxa"/>
            </w:tcMar>
            <w:vAlign w:val="center"/>
          </w:tcPr>
          <w:p w14:paraId="19695C2B" w14:textId="77777777" w:rsidR="006001A2" w:rsidRDefault="00EE501D">
            <w:pPr>
              <w:spacing w:after="0" w:line="252" w:lineRule="auto"/>
            </w:pPr>
            <w:r>
              <w:rPr>
                <w:b/>
                <w:sz w:val="16"/>
              </w:rPr>
              <w:t>Basket Segmentation</w:t>
            </w:r>
          </w:p>
        </w:tc>
        <w:tc>
          <w:tcPr>
            <w:tcW w:w="2028" w:type="dxa"/>
            <w:shd w:val="clear" w:color="auto" w:fill="E8EEF5"/>
            <w:tcMar>
              <w:top w:w="60" w:type="dxa"/>
              <w:left w:w="80" w:type="dxa"/>
              <w:bottom w:w="60" w:type="dxa"/>
              <w:right w:w="80" w:type="dxa"/>
            </w:tcMar>
            <w:vAlign w:val="center"/>
          </w:tcPr>
          <w:p w14:paraId="7A018CE6" w14:textId="77777777" w:rsidR="006001A2" w:rsidRDefault="00EE501D">
            <w:pPr>
              <w:spacing w:after="0" w:line="252" w:lineRule="auto"/>
            </w:pPr>
            <w:r>
              <w:rPr>
                <w:b/>
                <w:sz w:val="16"/>
              </w:rPr>
              <w:t>Fulfillment &amp; Packaging Category</w:t>
            </w:r>
          </w:p>
        </w:tc>
        <w:tc>
          <w:tcPr>
            <w:tcW w:w="1389" w:type="dxa"/>
            <w:shd w:val="clear" w:color="auto" w:fill="E8EEF5"/>
            <w:tcMar>
              <w:top w:w="60" w:type="dxa"/>
              <w:left w:w="80" w:type="dxa"/>
              <w:bottom w:w="60" w:type="dxa"/>
              <w:right w:w="80" w:type="dxa"/>
            </w:tcMar>
            <w:vAlign w:val="center"/>
          </w:tcPr>
          <w:p w14:paraId="288744FF" w14:textId="77777777" w:rsidR="006001A2" w:rsidRDefault="00EE501D">
            <w:pPr>
              <w:spacing w:after="0" w:line="252" w:lineRule="auto"/>
            </w:pPr>
            <w:r>
              <w:rPr>
                <w:b/>
                <w:sz w:val="16"/>
              </w:rPr>
              <w:t>Training Orders (</w:t>
            </w:r>
            <w:r>
              <w:rPr>
                <w:rFonts w:ascii="Cambria Math" w:hAnsi="Cambria Math"/>
                <w:b/>
                <w:sz w:val="16"/>
              </w:rPr>
              <w:t>N</w:t>
            </w:r>
            <w:r>
              <w:rPr>
                <w:b/>
                <w:sz w:val="16"/>
              </w:rPr>
              <w:t>)</w:t>
            </w:r>
          </w:p>
        </w:tc>
        <w:tc>
          <w:tcPr>
            <w:tcW w:w="1139" w:type="dxa"/>
            <w:shd w:val="clear" w:color="auto" w:fill="E8EEF5"/>
            <w:tcMar>
              <w:top w:w="60" w:type="dxa"/>
              <w:left w:w="80" w:type="dxa"/>
              <w:bottom w:w="60" w:type="dxa"/>
              <w:right w:w="80" w:type="dxa"/>
            </w:tcMar>
            <w:vAlign w:val="center"/>
          </w:tcPr>
          <w:p w14:paraId="686EC4A0" w14:textId="77777777" w:rsidR="006001A2" w:rsidRDefault="00EE501D">
            <w:pPr>
              <w:spacing w:after="0" w:line="252" w:lineRule="auto"/>
            </w:pPr>
            <w:r>
              <w:rPr>
                <w:b/>
                <w:sz w:val="16"/>
              </w:rPr>
              <w:t>Training Share</w:t>
            </w:r>
          </w:p>
        </w:tc>
        <w:tc>
          <w:tcPr>
            <w:tcW w:w="1341" w:type="dxa"/>
            <w:shd w:val="clear" w:color="auto" w:fill="E8EEF5"/>
            <w:tcMar>
              <w:top w:w="60" w:type="dxa"/>
              <w:left w:w="80" w:type="dxa"/>
              <w:bottom w:w="60" w:type="dxa"/>
              <w:right w:w="80" w:type="dxa"/>
            </w:tcMar>
            <w:vAlign w:val="center"/>
          </w:tcPr>
          <w:p w14:paraId="7C7A0DBB" w14:textId="77777777" w:rsidR="006001A2" w:rsidRDefault="00EE501D">
            <w:pPr>
              <w:spacing w:after="0" w:line="252" w:lineRule="auto"/>
            </w:pPr>
            <w:r>
              <w:rPr>
                <w:b/>
                <w:sz w:val="16"/>
              </w:rPr>
              <w:t>Holdout Orders (</w:t>
            </w:r>
            <w:r>
              <w:rPr>
                <w:rFonts w:ascii="Cambria Math" w:hAnsi="Cambria Math"/>
                <w:b/>
                <w:sz w:val="16"/>
              </w:rPr>
              <w:t>N</w:t>
            </w:r>
            <w:r>
              <w:rPr>
                <w:b/>
                <w:sz w:val="16"/>
              </w:rPr>
              <w:t>)</w:t>
            </w:r>
          </w:p>
        </w:tc>
        <w:tc>
          <w:tcPr>
            <w:tcW w:w="1085" w:type="dxa"/>
            <w:shd w:val="clear" w:color="auto" w:fill="E8EEF5"/>
            <w:tcMar>
              <w:top w:w="60" w:type="dxa"/>
              <w:left w:w="80" w:type="dxa"/>
              <w:bottom w:w="60" w:type="dxa"/>
              <w:right w:w="80" w:type="dxa"/>
            </w:tcMar>
            <w:vAlign w:val="center"/>
          </w:tcPr>
          <w:p w14:paraId="716DB671" w14:textId="77777777" w:rsidR="006001A2" w:rsidRDefault="00EE501D">
            <w:pPr>
              <w:spacing w:after="0" w:line="252" w:lineRule="auto"/>
            </w:pPr>
            <w:r>
              <w:rPr>
                <w:b/>
                <w:sz w:val="16"/>
              </w:rPr>
              <w:t>Holdout Share</w:t>
            </w:r>
          </w:p>
        </w:tc>
        <w:tc>
          <w:tcPr>
            <w:tcW w:w="1661" w:type="dxa"/>
            <w:shd w:val="clear" w:color="auto" w:fill="E8EEF5"/>
            <w:tcMar>
              <w:top w:w="60" w:type="dxa"/>
              <w:left w:w="80" w:type="dxa"/>
              <w:bottom w:w="60" w:type="dxa"/>
              <w:right w:w="80" w:type="dxa"/>
            </w:tcMar>
            <w:vAlign w:val="center"/>
          </w:tcPr>
          <w:p w14:paraId="18FD0277" w14:textId="27651A13" w:rsidR="006001A2" w:rsidRDefault="00EE501D">
            <w:pPr>
              <w:spacing w:after="0" w:line="252" w:lineRule="auto"/>
            </w:pPr>
            <w:r>
              <w:rPr>
                <w:b/>
                <w:sz w:val="16"/>
              </w:rPr>
              <w:t>Absolute Share Difference</w:t>
            </w:r>
          </w:p>
        </w:tc>
      </w:tr>
      <w:tr w:rsidR="006001A2" w14:paraId="29085509" w14:textId="77777777">
        <w:trPr>
          <w:cantSplit/>
          <w:jc w:val="center"/>
        </w:trPr>
        <w:tc>
          <w:tcPr>
            <w:tcW w:w="1389" w:type="dxa"/>
            <w:shd w:val="clear" w:color="auto" w:fill="F8FAFC"/>
            <w:tcMar>
              <w:top w:w="60" w:type="dxa"/>
              <w:left w:w="80" w:type="dxa"/>
              <w:bottom w:w="60" w:type="dxa"/>
              <w:right w:w="80" w:type="dxa"/>
            </w:tcMar>
            <w:vAlign w:val="center"/>
          </w:tcPr>
          <w:p w14:paraId="68334186" w14:textId="77777777" w:rsidR="006001A2" w:rsidRDefault="00EE501D">
            <w:pPr>
              <w:spacing w:after="0" w:line="252" w:lineRule="auto"/>
            </w:pPr>
            <w:r>
              <w:rPr>
                <w:b/>
                <w:sz w:val="16"/>
              </w:rPr>
              <w:t>1 Line Item</w:t>
            </w:r>
          </w:p>
        </w:tc>
        <w:tc>
          <w:tcPr>
            <w:tcW w:w="2028" w:type="dxa"/>
            <w:shd w:val="clear" w:color="auto" w:fill="F8FAFC"/>
            <w:tcMar>
              <w:top w:w="60" w:type="dxa"/>
              <w:left w:w="80" w:type="dxa"/>
              <w:bottom w:w="60" w:type="dxa"/>
              <w:right w:w="80" w:type="dxa"/>
            </w:tcMar>
            <w:vAlign w:val="center"/>
          </w:tcPr>
          <w:p w14:paraId="11659291" w14:textId="6CA6130E" w:rsidR="006001A2" w:rsidRDefault="00EE501D">
            <w:pPr>
              <w:spacing w:after="0" w:line="252" w:lineRule="auto"/>
            </w:pPr>
            <w:r>
              <w:rPr>
                <w:sz w:val="16"/>
              </w:rPr>
              <w:t>Recorded line-item count</w:t>
            </w:r>
          </w:p>
        </w:tc>
        <w:tc>
          <w:tcPr>
            <w:tcW w:w="1389" w:type="dxa"/>
            <w:shd w:val="clear" w:color="auto" w:fill="F8FAFC"/>
            <w:tcMar>
              <w:top w:w="60" w:type="dxa"/>
              <w:left w:w="80" w:type="dxa"/>
              <w:bottom w:w="60" w:type="dxa"/>
              <w:right w:w="80" w:type="dxa"/>
            </w:tcMar>
            <w:vAlign w:val="center"/>
          </w:tcPr>
          <w:p w14:paraId="00B472D6" w14:textId="3A35FD38" w:rsidR="006001A2" w:rsidRDefault="00EE501D">
            <w:pPr>
              <w:spacing w:after="0" w:line="252" w:lineRule="auto"/>
            </w:pPr>
            <w:r>
              <w:t>53,424</w:t>
            </w:r>
          </w:p>
        </w:tc>
        <w:tc>
          <w:tcPr>
            <w:tcW w:w="1139" w:type="dxa"/>
            <w:shd w:val="clear" w:color="auto" w:fill="F8FAFC"/>
            <w:tcMar>
              <w:top w:w="60" w:type="dxa"/>
              <w:left w:w="80" w:type="dxa"/>
              <w:bottom w:w="60" w:type="dxa"/>
              <w:right w:w="80" w:type="dxa"/>
            </w:tcMar>
            <w:vAlign w:val="center"/>
          </w:tcPr>
          <w:p w14:paraId="25A62B06" w14:textId="44400DDB" w:rsidR="006001A2" w:rsidRDefault="00EE501D">
            <w:pPr>
              <w:spacing w:after="0" w:line="252" w:lineRule="auto"/>
              <w:jc w:val="center"/>
            </w:pPr>
            <w:r>
              <w:t>89.84%</w:t>
            </w:r>
          </w:p>
        </w:tc>
        <w:tc>
          <w:tcPr>
            <w:tcW w:w="1341" w:type="dxa"/>
            <w:shd w:val="clear" w:color="auto" w:fill="F8FAFC"/>
            <w:tcMar>
              <w:top w:w="60" w:type="dxa"/>
              <w:left w:w="80" w:type="dxa"/>
              <w:bottom w:w="60" w:type="dxa"/>
              <w:right w:w="80" w:type="dxa"/>
            </w:tcMar>
            <w:vAlign w:val="center"/>
          </w:tcPr>
          <w:p w14:paraId="72CD5042" w14:textId="77777777" w:rsidR="006001A2" w:rsidRDefault="00EE501D">
            <w:pPr>
              <w:spacing w:after="0" w:line="252" w:lineRule="auto"/>
            </w:pPr>
            <w:r>
              <w:rPr>
                <w:sz w:val="16"/>
              </w:rPr>
              <w:t>14,124</w:t>
            </w:r>
          </w:p>
        </w:tc>
        <w:tc>
          <w:tcPr>
            <w:tcW w:w="1085" w:type="dxa"/>
            <w:shd w:val="clear" w:color="auto" w:fill="F8FAFC"/>
            <w:tcMar>
              <w:top w:w="60" w:type="dxa"/>
              <w:left w:w="80" w:type="dxa"/>
              <w:bottom w:w="60" w:type="dxa"/>
              <w:right w:w="80" w:type="dxa"/>
            </w:tcMar>
            <w:vAlign w:val="center"/>
          </w:tcPr>
          <w:p w14:paraId="498CD977" w14:textId="77777777" w:rsidR="006001A2" w:rsidRDefault="00EE501D">
            <w:pPr>
              <w:spacing w:after="0" w:line="252" w:lineRule="auto"/>
              <w:jc w:val="center"/>
            </w:pPr>
            <w:r>
              <w:rPr>
                <w:b/>
                <w:sz w:val="16"/>
              </w:rPr>
              <w:t>90.45%</w:t>
            </w:r>
          </w:p>
        </w:tc>
        <w:tc>
          <w:tcPr>
            <w:tcW w:w="1661" w:type="dxa"/>
            <w:shd w:val="clear" w:color="auto" w:fill="F8FAFC"/>
            <w:tcMar>
              <w:top w:w="60" w:type="dxa"/>
              <w:left w:w="80" w:type="dxa"/>
              <w:bottom w:w="60" w:type="dxa"/>
              <w:right w:w="80" w:type="dxa"/>
            </w:tcMar>
            <w:vAlign w:val="center"/>
          </w:tcPr>
          <w:p w14:paraId="3B7F9873" w14:textId="573A34BB" w:rsidR="006001A2" w:rsidRDefault="00EE501D">
            <w:pPr>
              <w:spacing w:after="0" w:line="252" w:lineRule="auto"/>
              <w:jc w:val="center"/>
            </w:pPr>
            <w:r>
              <w:t>+0.61pp (Share Difference)</w:t>
            </w:r>
          </w:p>
        </w:tc>
      </w:tr>
      <w:tr w:rsidR="006001A2" w14:paraId="479BC2C7" w14:textId="77777777">
        <w:trPr>
          <w:cantSplit/>
          <w:jc w:val="center"/>
        </w:trPr>
        <w:tc>
          <w:tcPr>
            <w:tcW w:w="1389" w:type="dxa"/>
            <w:tcMar>
              <w:top w:w="60" w:type="dxa"/>
              <w:left w:w="80" w:type="dxa"/>
              <w:bottom w:w="60" w:type="dxa"/>
              <w:right w:w="80" w:type="dxa"/>
            </w:tcMar>
            <w:vAlign w:val="center"/>
          </w:tcPr>
          <w:p w14:paraId="3FB30B44" w14:textId="77777777" w:rsidR="006001A2" w:rsidRDefault="00EE501D">
            <w:pPr>
              <w:spacing w:after="0" w:line="252" w:lineRule="auto"/>
            </w:pPr>
            <w:r>
              <w:rPr>
                <w:b/>
                <w:sz w:val="16"/>
              </w:rPr>
              <w:t>2–3 Line Items</w:t>
            </w:r>
          </w:p>
        </w:tc>
        <w:tc>
          <w:tcPr>
            <w:tcW w:w="2028" w:type="dxa"/>
            <w:tcMar>
              <w:top w:w="60" w:type="dxa"/>
              <w:left w:w="80" w:type="dxa"/>
              <w:bottom w:w="60" w:type="dxa"/>
              <w:right w:w="80" w:type="dxa"/>
            </w:tcMar>
            <w:vAlign w:val="center"/>
          </w:tcPr>
          <w:p w14:paraId="52C4171A" w14:textId="6F05D2FB" w:rsidR="006001A2" w:rsidRDefault="00EE501D">
            <w:pPr>
              <w:spacing w:after="0" w:line="252" w:lineRule="auto"/>
            </w:pPr>
            <w:r>
              <w:rPr>
                <w:sz w:val="16"/>
              </w:rPr>
              <w:t>Recorded line-item count</w:t>
            </w:r>
          </w:p>
        </w:tc>
        <w:tc>
          <w:tcPr>
            <w:tcW w:w="1389" w:type="dxa"/>
            <w:tcMar>
              <w:top w:w="60" w:type="dxa"/>
              <w:left w:w="80" w:type="dxa"/>
              <w:bottom w:w="60" w:type="dxa"/>
              <w:right w:w="80" w:type="dxa"/>
            </w:tcMar>
            <w:vAlign w:val="center"/>
          </w:tcPr>
          <w:p w14:paraId="47B733C3" w14:textId="4D7BDA59" w:rsidR="006001A2" w:rsidRDefault="00EE501D">
            <w:pPr>
              <w:spacing w:after="0" w:line="252" w:lineRule="auto"/>
            </w:pPr>
            <w:r>
              <w:t>5,448</w:t>
            </w:r>
          </w:p>
        </w:tc>
        <w:tc>
          <w:tcPr>
            <w:tcW w:w="1139" w:type="dxa"/>
            <w:tcMar>
              <w:top w:w="60" w:type="dxa"/>
              <w:left w:w="80" w:type="dxa"/>
              <w:bottom w:w="60" w:type="dxa"/>
              <w:right w:w="80" w:type="dxa"/>
            </w:tcMar>
            <w:vAlign w:val="center"/>
          </w:tcPr>
          <w:p w14:paraId="5A498838" w14:textId="23746937" w:rsidR="006001A2" w:rsidRDefault="00EE501D">
            <w:pPr>
              <w:spacing w:after="0" w:line="252" w:lineRule="auto"/>
              <w:jc w:val="center"/>
            </w:pPr>
            <w:r>
              <w:t>9.16%</w:t>
            </w:r>
          </w:p>
        </w:tc>
        <w:tc>
          <w:tcPr>
            <w:tcW w:w="1341" w:type="dxa"/>
            <w:tcMar>
              <w:top w:w="60" w:type="dxa"/>
              <w:left w:w="80" w:type="dxa"/>
              <w:bottom w:w="60" w:type="dxa"/>
              <w:right w:w="80" w:type="dxa"/>
            </w:tcMar>
            <w:vAlign w:val="center"/>
          </w:tcPr>
          <w:p w14:paraId="51FBB804" w14:textId="77777777" w:rsidR="006001A2" w:rsidRDefault="00EE501D">
            <w:pPr>
              <w:spacing w:after="0" w:line="252" w:lineRule="auto"/>
            </w:pPr>
            <w:r>
              <w:rPr>
                <w:sz w:val="16"/>
              </w:rPr>
              <w:t>1,346</w:t>
            </w:r>
          </w:p>
        </w:tc>
        <w:tc>
          <w:tcPr>
            <w:tcW w:w="1085" w:type="dxa"/>
            <w:tcMar>
              <w:top w:w="60" w:type="dxa"/>
              <w:left w:w="80" w:type="dxa"/>
              <w:bottom w:w="60" w:type="dxa"/>
              <w:right w:w="80" w:type="dxa"/>
            </w:tcMar>
            <w:vAlign w:val="center"/>
          </w:tcPr>
          <w:p w14:paraId="40CF4BF7" w14:textId="77777777" w:rsidR="006001A2" w:rsidRDefault="00EE501D">
            <w:pPr>
              <w:spacing w:after="0" w:line="252" w:lineRule="auto"/>
              <w:jc w:val="center"/>
            </w:pPr>
            <w:r>
              <w:rPr>
                <w:b/>
                <w:sz w:val="16"/>
              </w:rPr>
              <w:t>8.62%</w:t>
            </w:r>
          </w:p>
        </w:tc>
        <w:tc>
          <w:tcPr>
            <w:tcW w:w="1661" w:type="dxa"/>
            <w:tcMar>
              <w:top w:w="60" w:type="dxa"/>
              <w:left w:w="80" w:type="dxa"/>
              <w:bottom w:w="60" w:type="dxa"/>
              <w:right w:w="80" w:type="dxa"/>
            </w:tcMar>
            <w:vAlign w:val="center"/>
          </w:tcPr>
          <w:p w14:paraId="6BA22CC0" w14:textId="315EFF25" w:rsidR="006001A2" w:rsidRDefault="00EE501D">
            <w:pPr>
              <w:spacing w:after="0" w:line="252" w:lineRule="auto"/>
              <w:jc w:val="center"/>
            </w:pPr>
            <w:r>
              <w:t>-0.54pp (Share Difference)</w:t>
            </w:r>
          </w:p>
        </w:tc>
      </w:tr>
      <w:tr w:rsidR="006001A2" w14:paraId="68777EA7" w14:textId="77777777">
        <w:trPr>
          <w:cantSplit/>
          <w:jc w:val="center"/>
        </w:trPr>
        <w:tc>
          <w:tcPr>
            <w:tcW w:w="1389" w:type="dxa"/>
            <w:shd w:val="clear" w:color="auto" w:fill="F8FAFC"/>
            <w:tcMar>
              <w:top w:w="60" w:type="dxa"/>
              <w:left w:w="80" w:type="dxa"/>
              <w:bottom w:w="60" w:type="dxa"/>
              <w:right w:w="80" w:type="dxa"/>
            </w:tcMar>
            <w:vAlign w:val="center"/>
          </w:tcPr>
          <w:p w14:paraId="3D8C1DE4" w14:textId="77777777" w:rsidR="006001A2" w:rsidRDefault="00EE501D">
            <w:pPr>
              <w:spacing w:after="0" w:line="252" w:lineRule="auto"/>
            </w:pPr>
            <w:r>
              <w:rPr>
                <w:b/>
                <w:sz w:val="16"/>
              </w:rPr>
              <w:t>4+ Line Items</w:t>
            </w:r>
          </w:p>
        </w:tc>
        <w:tc>
          <w:tcPr>
            <w:tcW w:w="2028" w:type="dxa"/>
            <w:shd w:val="clear" w:color="auto" w:fill="F8FAFC"/>
            <w:tcMar>
              <w:top w:w="60" w:type="dxa"/>
              <w:left w:w="80" w:type="dxa"/>
              <w:bottom w:w="60" w:type="dxa"/>
              <w:right w:w="80" w:type="dxa"/>
            </w:tcMar>
            <w:vAlign w:val="center"/>
          </w:tcPr>
          <w:p w14:paraId="43638640" w14:textId="246EF986" w:rsidR="006001A2" w:rsidRDefault="00EE501D">
            <w:pPr>
              <w:spacing w:after="0" w:line="252" w:lineRule="auto"/>
            </w:pPr>
            <w:r>
              <w:rPr>
                <w:sz w:val="16"/>
              </w:rPr>
              <w:t>Recorded line-item count</w:t>
            </w:r>
          </w:p>
        </w:tc>
        <w:tc>
          <w:tcPr>
            <w:tcW w:w="1389" w:type="dxa"/>
            <w:shd w:val="clear" w:color="auto" w:fill="F8FAFC"/>
            <w:tcMar>
              <w:top w:w="60" w:type="dxa"/>
              <w:left w:w="80" w:type="dxa"/>
              <w:bottom w:w="60" w:type="dxa"/>
              <w:right w:w="80" w:type="dxa"/>
            </w:tcMar>
            <w:vAlign w:val="center"/>
          </w:tcPr>
          <w:p w14:paraId="5C221798" w14:textId="50673D4E" w:rsidR="006001A2" w:rsidRDefault="00EE501D">
            <w:pPr>
              <w:spacing w:after="0" w:line="252" w:lineRule="auto"/>
            </w:pPr>
            <w:r>
              <w:t>594</w:t>
            </w:r>
          </w:p>
        </w:tc>
        <w:tc>
          <w:tcPr>
            <w:tcW w:w="1139" w:type="dxa"/>
            <w:shd w:val="clear" w:color="auto" w:fill="F8FAFC"/>
            <w:tcMar>
              <w:top w:w="60" w:type="dxa"/>
              <w:left w:w="80" w:type="dxa"/>
              <w:bottom w:w="60" w:type="dxa"/>
              <w:right w:w="80" w:type="dxa"/>
            </w:tcMar>
            <w:vAlign w:val="center"/>
          </w:tcPr>
          <w:p w14:paraId="22F013F6" w14:textId="23A7B8F2" w:rsidR="006001A2" w:rsidRDefault="00EE501D">
            <w:pPr>
              <w:spacing w:after="0" w:line="252" w:lineRule="auto"/>
              <w:jc w:val="center"/>
            </w:pPr>
            <w:r>
              <w:t>1.00%</w:t>
            </w:r>
          </w:p>
        </w:tc>
        <w:tc>
          <w:tcPr>
            <w:tcW w:w="1341" w:type="dxa"/>
            <w:shd w:val="clear" w:color="auto" w:fill="F8FAFC"/>
            <w:tcMar>
              <w:top w:w="60" w:type="dxa"/>
              <w:left w:w="80" w:type="dxa"/>
              <w:bottom w:w="60" w:type="dxa"/>
              <w:right w:w="80" w:type="dxa"/>
            </w:tcMar>
            <w:vAlign w:val="center"/>
          </w:tcPr>
          <w:p w14:paraId="6F3A93DD" w14:textId="77777777" w:rsidR="006001A2" w:rsidRDefault="00EE501D">
            <w:pPr>
              <w:spacing w:after="0" w:line="252" w:lineRule="auto"/>
            </w:pPr>
            <w:r>
              <w:rPr>
                <w:sz w:val="16"/>
              </w:rPr>
              <w:t>145</w:t>
            </w:r>
          </w:p>
        </w:tc>
        <w:tc>
          <w:tcPr>
            <w:tcW w:w="1085" w:type="dxa"/>
            <w:shd w:val="clear" w:color="auto" w:fill="F8FAFC"/>
            <w:tcMar>
              <w:top w:w="60" w:type="dxa"/>
              <w:left w:w="80" w:type="dxa"/>
              <w:bottom w:w="60" w:type="dxa"/>
              <w:right w:w="80" w:type="dxa"/>
            </w:tcMar>
            <w:vAlign w:val="center"/>
          </w:tcPr>
          <w:p w14:paraId="35477AC6" w14:textId="77777777" w:rsidR="006001A2" w:rsidRDefault="00EE501D">
            <w:pPr>
              <w:spacing w:after="0" w:line="252" w:lineRule="auto"/>
              <w:jc w:val="center"/>
            </w:pPr>
            <w:r>
              <w:rPr>
                <w:b/>
                <w:sz w:val="16"/>
              </w:rPr>
              <w:t>0.93%</w:t>
            </w:r>
          </w:p>
        </w:tc>
        <w:tc>
          <w:tcPr>
            <w:tcW w:w="1661" w:type="dxa"/>
            <w:shd w:val="clear" w:color="auto" w:fill="F8FAFC"/>
            <w:tcMar>
              <w:top w:w="60" w:type="dxa"/>
              <w:left w:w="80" w:type="dxa"/>
              <w:bottom w:w="60" w:type="dxa"/>
              <w:right w:w="80" w:type="dxa"/>
            </w:tcMar>
            <w:vAlign w:val="center"/>
          </w:tcPr>
          <w:p w14:paraId="123DD094" w14:textId="5E894DC9" w:rsidR="006001A2" w:rsidRDefault="00EE501D">
            <w:pPr>
              <w:spacing w:after="0" w:line="252" w:lineRule="auto"/>
              <w:jc w:val="center"/>
            </w:pPr>
            <w:r>
              <w:t>-0.07pp (Share Difference)</w:t>
            </w:r>
          </w:p>
        </w:tc>
      </w:tr>
    </w:tbl>
    <w:p w14:paraId="4B42B20C" w14:textId="77777777" w:rsidR="006001A2" w:rsidRDefault="006001A2">
      <w:pPr>
        <w:spacing w:before="40" w:after="40" w:line="40" w:lineRule="exact"/>
      </w:pPr>
    </w:p>
    <w:p w14:paraId="58B546FB" w14:textId="77777777" w:rsidR="006001A2" w:rsidRDefault="00EE501D">
      <w:pPr>
        <w:pStyle w:val="Heading2"/>
      </w:pPr>
      <w:del w:id="2932" w:author="OpenAI Codex" w:date="2026-10-11T06:02:09Z">
        <w:r>
          <w:delText>Table F.4: Target Distribution Shift &amp; Operational Context Analysis</w:delText>
        </w:r>
      </w:del>
      <w:ins w:id="2933" w:author="OpenAI Codex" w:date="2026-10-11T06:02:09Z">
        <w:r>
          <w:t xml:space="preserve">Table D.4: Target Distribution Shift &amp; Operational Context Analysis</w:t>
        </w:r>
      </w:ins>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679"/>
        <w:gridCol w:w="1123"/>
        <w:gridCol w:w="1142"/>
        <w:gridCol w:w="1123"/>
        <w:gridCol w:w="5967"/>
      </w:tblGrid>
      <w:tr w:rsidR="006001A2" w14:paraId="5237FA3A" w14:textId="77777777">
        <w:trPr>
          <w:cantSplit/>
          <w:tblHeader/>
          <w:jc w:val="center"/>
        </w:trPr>
        <w:tc>
          <w:tcPr>
            <w:tcW w:w="679" w:type="dxa"/>
            <w:shd w:val="clear" w:color="auto" w:fill="E8EEF5"/>
            <w:tcMar>
              <w:top w:w="60" w:type="dxa"/>
              <w:left w:w="80" w:type="dxa"/>
              <w:bottom w:w="60" w:type="dxa"/>
              <w:right w:w="80" w:type="dxa"/>
            </w:tcMar>
            <w:vAlign w:val="center"/>
          </w:tcPr>
          <w:p w14:paraId="3D70F61B" w14:textId="77777777" w:rsidR="006001A2" w:rsidRDefault="00EE501D">
            <w:pPr>
              <w:spacing w:after="0" w:line="252" w:lineRule="auto"/>
            </w:pPr>
            <w:r>
              <w:rPr>
                <w:b/>
                <w:sz w:val="17"/>
              </w:rPr>
              <w:t>Target Field</w:t>
            </w:r>
          </w:p>
        </w:tc>
        <w:tc>
          <w:tcPr>
            <w:tcW w:w="1123" w:type="dxa"/>
            <w:shd w:val="clear" w:color="auto" w:fill="E8EEF5"/>
            <w:tcMar>
              <w:top w:w="60" w:type="dxa"/>
              <w:left w:w="80" w:type="dxa"/>
              <w:bottom w:w="60" w:type="dxa"/>
              <w:right w:w="80" w:type="dxa"/>
            </w:tcMar>
            <w:vAlign w:val="center"/>
          </w:tcPr>
          <w:p w14:paraId="319E4B5E" w14:textId="77777777" w:rsidR="006001A2" w:rsidRDefault="00EE501D">
            <w:pPr>
              <w:spacing w:after="0" w:line="252" w:lineRule="auto"/>
            </w:pPr>
            <w:r>
              <w:rPr>
                <w:b/>
                <w:sz w:val="17"/>
              </w:rPr>
              <w:t>Modeled Concept</w:t>
            </w:r>
          </w:p>
        </w:tc>
        <w:tc>
          <w:tcPr>
            <w:tcW w:w="1142" w:type="dxa"/>
            <w:shd w:val="clear" w:color="auto" w:fill="E8EEF5"/>
            <w:tcMar>
              <w:top w:w="60" w:type="dxa"/>
              <w:left w:w="80" w:type="dxa"/>
              <w:bottom w:w="60" w:type="dxa"/>
              <w:right w:w="80" w:type="dxa"/>
            </w:tcMar>
            <w:vAlign w:val="center"/>
          </w:tcPr>
          <w:p w14:paraId="20BE1BA8" w14:textId="77777777" w:rsidR="006001A2" w:rsidRDefault="00EE501D">
            <w:pPr>
              <w:spacing w:after="0" w:line="252" w:lineRule="auto"/>
            </w:pPr>
            <w:r>
              <w:rPr>
                <w:b/>
                <w:sz w:val="17"/>
              </w:rPr>
              <w:t>Training Cohort</w:t>
            </w:r>
          </w:p>
        </w:tc>
        <w:tc>
          <w:tcPr>
            <w:tcW w:w="1123" w:type="dxa"/>
            <w:shd w:val="clear" w:color="auto" w:fill="E8EEF5"/>
            <w:tcMar>
              <w:top w:w="60" w:type="dxa"/>
              <w:left w:w="80" w:type="dxa"/>
              <w:bottom w:w="60" w:type="dxa"/>
              <w:right w:w="80" w:type="dxa"/>
            </w:tcMar>
            <w:vAlign w:val="center"/>
          </w:tcPr>
          <w:p w14:paraId="3837D2F3" w14:textId="77777777" w:rsidR="006001A2" w:rsidRDefault="00EE501D">
            <w:pPr>
              <w:spacing w:after="0" w:line="252" w:lineRule="auto"/>
            </w:pPr>
            <w:r>
              <w:rPr>
                <w:b/>
                <w:sz w:val="17"/>
              </w:rPr>
              <w:t>Holdout Cohort</w:t>
            </w:r>
          </w:p>
        </w:tc>
        <w:tc>
          <w:tcPr>
            <w:tcW w:w="5967" w:type="dxa"/>
            <w:shd w:val="clear" w:color="auto" w:fill="E8EEF5"/>
            <w:tcMar>
              <w:top w:w="60" w:type="dxa"/>
              <w:left w:w="80" w:type="dxa"/>
              <w:bottom w:w="60" w:type="dxa"/>
              <w:right w:w="80" w:type="dxa"/>
            </w:tcMar>
            <w:vAlign w:val="center"/>
          </w:tcPr>
          <w:p w14:paraId="50A482BA" w14:textId="547A0317" w:rsidR="006001A2" w:rsidRDefault="00EE501D">
            <w:pPr>
              <w:spacing w:after="0" w:line="252" w:lineRule="auto"/>
            </w:pPr>
            <w:r>
              <w:rPr>
                <w:b/>
                <w:sz w:val="17"/>
              </w:rPr>
              <w:t>Observed Target Shift and Interpretation</w:t>
            </w:r>
          </w:p>
        </w:tc>
      </w:tr>
      <w:tr w:rsidR="006001A2" w14:paraId="0AFC6B8F" w14:textId="77777777">
        <w:trPr>
          <w:cantSplit/>
          <w:jc w:val="center"/>
        </w:trPr>
        <w:tc>
          <w:tcPr>
            <w:tcW w:w="679" w:type="dxa"/>
            <w:shd w:val="clear" w:color="auto" w:fill="F8FAFC"/>
            <w:tcMar>
              <w:top w:w="60" w:type="dxa"/>
              <w:left w:w="80" w:type="dxa"/>
              <w:bottom w:w="60" w:type="dxa"/>
              <w:right w:w="80" w:type="dxa"/>
            </w:tcMar>
            <w:vAlign w:val="center"/>
          </w:tcPr>
          <w:p w14:paraId="4887690C" w14:textId="77777777" w:rsidR="006001A2" w:rsidRDefault="00EE501D">
            <w:pPr>
              <w:spacing w:after="0" w:line="252" w:lineRule="auto"/>
            </w:pPr>
            <w:proofErr w:type="spellStart"/>
            <w:r>
              <w:rPr>
                <w:b/>
                <w:sz w:val="17"/>
              </w:rPr>
              <w:t>lead_days</w:t>
            </w:r>
            <w:proofErr w:type="spellEnd"/>
          </w:p>
        </w:tc>
        <w:tc>
          <w:tcPr>
            <w:tcW w:w="1123" w:type="dxa"/>
            <w:shd w:val="clear" w:color="auto" w:fill="F8FAFC"/>
            <w:tcMar>
              <w:top w:w="60" w:type="dxa"/>
              <w:left w:w="80" w:type="dxa"/>
              <w:bottom w:w="60" w:type="dxa"/>
              <w:right w:w="80" w:type="dxa"/>
            </w:tcMar>
            <w:vAlign w:val="center"/>
          </w:tcPr>
          <w:p w14:paraId="0DD5D35E" w14:textId="77777777" w:rsidR="006001A2" w:rsidRDefault="00EE501D">
            <w:pPr>
              <w:spacing w:after="0" w:line="252" w:lineRule="auto"/>
            </w:pPr>
            <w:r>
              <w:rPr>
                <w:sz w:val="17"/>
              </w:rPr>
              <w:t>Actual Fulfillment Lead Time</w:t>
            </w:r>
          </w:p>
        </w:tc>
        <w:tc>
          <w:tcPr>
            <w:tcW w:w="1142" w:type="dxa"/>
            <w:shd w:val="clear" w:color="auto" w:fill="F8FAFC"/>
            <w:tcMar>
              <w:top w:w="60" w:type="dxa"/>
              <w:left w:w="80" w:type="dxa"/>
              <w:bottom w:w="60" w:type="dxa"/>
              <w:right w:w="80" w:type="dxa"/>
            </w:tcMar>
            <w:vAlign w:val="center"/>
          </w:tcPr>
          <w:p w14:paraId="5F1A871A" w14:textId="77777777" w:rsidR="006001A2" w:rsidRDefault="00EE501D">
            <w:pPr>
              <w:spacing w:after="0" w:line="252" w:lineRule="auto"/>
              <w:jc w:val="center"/>
            </w:pPr>
            <w:r>
              <w:rPr>
                <w:sz w:val="17"/>
              </w:rPr>
              <w:t xml:space="preserve">Mean: </w:t>
            </w:r>
            <w:r>
              <w:rPr>
                <w:b/>
                <w:sz w:val="17"/>
              </w:rPr>
              <w:t>13.27d</w:t>
            </w:r>
            <w:r>
              <w:rPr>
                <w:sz w:val="17"/>
              </w:rPr>
              <w:t xml:space="preserve">   Median: </w:t>
            </w:r>
            <w:r>
              <w:rPr>
                <w:b/>
                <w:sz w:val="17"/>
              </w:rPr>
              <w:t>11.04d</w:t>
            </w:r>
          </w:p>
        </w:tc>
        <w:tc>
          <w:tcPr>
            <w:tcW w:w="1123" w:type="dxa"/>
            <w:shd w:val="clear" w:color="auto" w:fill="F8FAFC"/>
            <w:tcMar>
              <w:top w:w="60" w:type="dxa"/>
              <w:left w:w="80" w:type="dxa"/>
              <w:bottom w:w="60" w:type="dxa"/>
              <w:right w:w="80" w:type="dxa"/>
            </w:tcMar>
            <w:vAlign w:val="center"/>
          </w:tcPr>
          <w:p w14:paraId="17BDD500" w14:textId="77777777" w:rsidR="006001A2" w:rsidRDefault="00EE501D">
            <w:pPr>
              <w:spacing w:after="0" w:line="252" w:lineRule="auto"/>
              <w:jc w:val="center"/>
            </w:pPr>
            <w:r>
              <w:rPr>
                <w:sz w:val="17"/>
              </w:rPr>
              <w:t xml:space="preserve">Mean: </w:t>
            </w:r>
            <w:r>
              <w:rPr>
                <w:b/>
                <w:sz w:val="17"/>
              </w:rPr>
              <w:t>8.79d</w:t>
            </w:r>
            <w:r>
              <w:rPr>
                <w:sz w:val="17"/>
              </w:rPr>
              <w:t xml:space="preserve">   Median: </w:t>
            </w:r>
            <w:r>
              <w:rPr>
                <w:b/>
                <w:sz w:val="17"/>
              </w:rPr>
              <w:t>7.48d</w:t>
            </w:r>
          </w:p>
        </w:tc>
        <w:tc>
          <w:tcPr>
            <w:tcW w:w="5967" w:type="dxa"/>
            <w:shd w:val="clear" w:color="auto" w:fill="F8FAFC"/>
            <w:tcMar>
              <w:top w:w="60" w:type="dxa"/>
              <w:left w:w="80" w:type="dxa"/>
              <w:bottom w:w="60" w:type="dxa"/>
              <w:right w:w="80" w:type="dxa"/>
            </w:tcMar>
            <w:vAlign w:val="center"/>
          </w:tcPr>
          <w:p w14:paraId="68A131B2" w14:textId="6633C62D" w:rsidR="006001A2" w:rsidRDefault="00EE501D">
            <w:pPr>
              <w:spacing w:after="0" w:line="252" w:lineRule="auto"/>
              <w:jc w:val="center"/>
            </w:pPr>
            <w:r>
              <w:rPr>
                <w:b/>
                <w:sz w:val="17"/>
              </w:rPr>
              <w:t>Observed transit shift: mean 13.27d → 8.79d and median 11.04d → 7.48d. Causes of shorter terminal durations were not measured; carrier or holiday mechanisms remain hypotheses.</w:t>
            </w:r>
          </w:p>
        </w:tc>
      </w:tr>
      <w:tr w:rsidR="006001A2" w14:paraId="4559F16D" w14:textId="77777777">
        <w:trPr>
          <w:cantSplit/>
          <w:jc w:val="center"/>
        </w:trPr>
        <w:tc>
          <w:tcPr>
            <w:tcW w:w="679" w:type="dxa"/>
            <w:tcMar>
              <w:top w:w="60" w:type="dxa"/>
              <w:left w:w="80" w:type="dxa"/>
              <w:bottom w:w="60" w:type="dxa"/>
              <w:right w:w="80" w:type="dxa"/>
            </w:tcMar>
            <w:vAlign w:val="center"/>
          </w:tcPr>
          <w:p w14:paraId="10B70406" w14:textId="77777777" w:rsidR="006001A2" w:rsidRDefault="00EE501D">
            <w:pPr>
              <w:spacing w:after="0" w:line="252" w:lineRule="auto"/>
            </w:pPr>
            <w:proofErr w:type="spellStart"/>
            <w:r>
              <w:rPr>
                <w:b/>
                <w:sz w:val="17"/>
              </w:rPr>
              <w:lastRenderedPageBreak/>
              <w:t>is_detractor</w:t>
            </w:r>
            <w:proofErr w:type="spellEnd"/>
          </w:p>
        </w:tc>
        <w:tc>
          <w:tcPr>
            <w:tcW w:w="1123" w:type="dxa"/>
            <w:tcMar>
              <w:top w:w="60" w:type="dxa"/>
              <w:left w:w="80" w:type="dxa"/>
              <w:bottom w:w="60" w:type="dxa"/>
              <w:right w:w="80" w:type="dxa"/>
            </w:tcMar>
            <w:vAlign w:val="center"/>
          </w:tcPr>
          <w:p w14:paraId="58222110" w14:textId="77777777" w:rsidR="006001A2" w:rsidRDefault="00EE501D">
            <w:pPr>
              <w:spacing w:after="0" w:line="252" w:lineRule="auto"/>
            </w:pPr>
            <w:r>
              <w:rPr>
                <w:sz w:val="17"/>
              </w:rPr>
              <w:t>Unfavorable Customer Review (</w:t>
            </w:r>
            <w:r>
              <w:rPr>
                <w:rFonts w:ascii="Cambria Math" w:hAnsi="Cambria Math"/>
                <w:sz w:val="17"/>
              </w:rPr>
              <w:t>≤ 2</w:t>
            </w:r>
            <w:r>
              <w:rPr>
                <w:sz w:val="17"/>
              </w:rPr>
              <w:t xml:space="preserve"> Stars)</w:t>
            </w:r>
          </w:p>
        </w:tc>
        <w:tc>
          <w:tcPr>
            <w:tcW w:w="1142" w:type="dxa"/>
            <w:tcMar>
              <w:top w:w="60" w:type="dxa"/>
              <w:left w:w="80" w:type="dxa"/>
              <w:bottom w:w="60" w:type="dxa"/>
              <w:right w:w="80" w:type="dxa"/>
            </w:tcMar>
            <w:vAlign w:val="center"/>
          </w:tcPr>
          <w:p w14:paraId="305B3635" w14:textId="6B468A28" w:rsidR="006001A2" w:rsidRDefault="00EE501D">
            <w:pPr>
              <w:spacing w:after="0" w:line="252" w:lineRule="auto"/>
              <w:jc w:val="center"/>
            </w:pPr>
            <w:r>
              <w:t>Base Rate: 14.99% (8,957 / 59,740)</w:t>
            </w:r>
          </w:p>
        </w:tc>
        <w:tc>
          <w:tcPr>
            <w:tcW w:w="1123" w:type="dxa"/>
            <w:tcMar>
              <w:top w:w="60" w:type="dxa"/>
              <w:left w:w="80" w:type="dxa"/>
              <w:bottom w:w="60" w:type="dxa"/>
              <w:right w:w="80" w:type="dxa"/>
            </w:tcMar>
            <w:vAlign w:val="center"/>
          </w:tcPr>
          <w:p w14:paraId="363B6F76" w14:textId="0C2F0A42" w:rsidR="006001A2" w:rsidRDefault="00EE501D">
            <w:pPr>
              <w:spacing w:after="0" w:line="252" w:lineRule="auto"/>
              <w:jc w:val="center"/>
            </w:pPr>
            <w:r>
              <w:t>Base Rate: 10.83% (1,707 / 15,769)</w:t>
            </w:r>
          </w:p>
        </w:tc>
        <w:tc>
          <w:tcPr>
            <w:tcW w:w="5967" w:type="dxa"/>
            <w:tcMar>
              <w:top w:w="60" w:type="dxa"/>
              <w:left w:w="80" w:type="dxa"/>
              <w:bottom w:w="60" w:type="dxa"/>
              <w:right w:w="80" w:type="dxa"/>
            </w:tcMar>
            <w:vAlign w:val="center"/>
          </w:tcPr>
          <w:p w14:paraId="212FE466" w14:textId="40782C55" w:rsidR="006001A2" w:rsidRDefault="00EE501D">
            <w:pPr>
              <w:spacing w:after="0" w:line="252" w:lineRule="auto"/>
              <w:jc w:val="center"/>
            </w:pPr>
            <w:r>
              <w:t>Observed detractor prevalence: 14.99% (8,957/59,740) → 10.83% (1,707/15,769), a 4.16pp drop (~27.8% relative). Faster transit and changing expectations are unmeasured possible explanations; this establishes temporal variation, not a causal mechanism.</w:t>
            </w:r>
          </w:p>
        </w:tc>
      </w:tr>
    </w:tbl>
    <w:p w14:paraId="268FAA4E" w14:textId="77777777" w:rsidR="006001A2" w:rsidRDefault="006001A2">
      <w:pPr>
        <w:spacing w:before="40" w:after="40" w:line="40" w:lineRule="exact"/>
      </w:pPr>
    </w:p>
    <w:p w14:paraId="708545A7" w14:textId="6B99C27C" w:rsidR="006001A2" w:rsidRDefault="00EE501D">
      <w:pPr>
        <w:pStyle w:val="Heading2"/>
        <w:rPr>
          <w:del w:id="2156" w:author="OpenAI Codex" w:date="2026-10-11T06:02:09Z"/>
        </w:rPr>
      </w:pPr>
      <w:del w:id="2155" w:author="OpenAI Codex" w:date="2026-10-11T06:02:09Z">
        <w:r>
          <w:delText>Historical supporting record — Table F.5: Descriptive Comparison Across Evaluation Partitions</w:delText>
        </w:r>
      </w:del>
    </w:p>
    <w:p w14:paraId="43CE1745" w14:textId="3EDB5C3C" w:rsidR="006001A2" w:rsidRDefault="00EE501D">
      <w:pPr>
        <w:rPr>
          <w:del w:id="2158" w:author="OpenAI Codex" w:date="2026-10-11T06:02:09Z"/>
        </w:rPr>
      </w:pPr>
      <w:del w:id="2157" w:author="OpenAI Codex" w:date="2026-10-11T06:02:09Z">
        <w:r>
          <w:delText>Historical v4 train/validation/terminal matrix. For the current selected recipes, use Appendix H and artifacts/metrics/experiment-4/run-01/train_validation_terminal.csv.</w:delText>
        </w:r>
      </w:del>
    </w:p>
    <w:tbl>
      <w:tblPr>
        <w:tblW w:w="0" w:type="auto"/>
        <w:jc w:val="center"/>
        <w:tblBorders>
          <w:top w:val="single" w:sz="8" w:space="0" w:color="1F4E79"/>
          <w:left w:val="single" w:sz="4" w:space="0" w:color="D9D9D9"/>
          <w:bottom w:val="single" w:sz="8" w:space="0" w:color="1F4E79"/>
          <w:right w:val="single" w:sz="4" w:space="0" w:color="D9D9D9"/>
          <w:insideH w:val="single" w:sz="4" w:space="0" w:color="E2E8F0"/>
          <w:insideV w:val="single" w:sz="4" w:space="0" w:color="E2E8F0"/>
        </w:tblBorders>
        <w:tblLayout w:type="fixed"/>
        <w:tblLook w:val="04A0" w:firstRow="1" w:lastRow="0" w:firstColumn="1" w:lastColumn="0" w:noHBand="0" w:noVBand="1"/>
      </w:tblPr>
      <w:tblGrid>
        <w:gridCol w:w="897"/>
        <w:gridCol w:w="992"/>
        <w:gridCol w:w="1484"/>
        <w:gridCol w:w="1652"/>
        <w:gridCol w:w="1508"/>
        <w:gridCol w:w="3500"/>
      </w:tblGrid>
      <w:tr w:rsidR="006001A2" w14:paraId="4F999CAC" w14:textId="77777777">
        <w:trPr>
          <w:cantSplit/>
          <w:tblHeader/>
          <w:jc w:val="center"/>
          <w:del w:id="2242" w:author="OpenAI Codex" w:date="2026-10-11T06:02:09Z"/>
        </w:trPr>
        <w:tc>
          <w:tcPr>
            <w:tcW w:w="897" w:type="dxa"/>
            <w:shd w:val="clear" w:color="auto" w:fill="E8EEF5"/>
            <w:tcMar>
              <w:top w:w="60" w:type="dxa"/>
              <w:left w:w="80" w:type="dxa"/>
              <w:bottom w:w="60" w:type="dxa"/>
              <w:right w:w="80" w:type="dxa"/>
            </w:tcMar>
            <w:vAlign w:val="center"/>
          </w:tcPr>
          <w:p w14:paraId="545F98CB" w14:textId="77777777" w:rsidR="006001A2" w:rsidRDefault="00EE501D">
            <w:pPr>
              <w:spacing w:after="0" w:line="252" w:lineRule="auto"/>
              <w:rPr>
                <w:del w:id="2160" w:author="OpenAI Codex" w:date="2026-10-11T06:02:09Z"/>
              </w:rPr>
            </w:pPr>
            <w:del w:id="2159" w:author="OpenAI Codex" w:date="2026-10-11T06:02:09Z">
              <w:r>
                <w:rPr>
                  <w:b/>
                  <w:sz w:val="17"/>
                </w:rPr>
                <w:delText>Task</w:delText>
              </w:r>
            </w:del>
          </w:p>
        </w:tc>
        <w:tc>
          <w:tcPr>
            <w:tcW w:w="992" w:type="dxa"/>
            <w:shd w:val="clear" w:color="auto" w:fill="E8EEF5"/>
            <w:tcMar>
              <w:top w:w="60" w:type="dxa"/>
              <w:left w:w="80" w:type="dxa"/>
              <w:bottom w:w="60" w:type="dxa"/>
              <w:right w:w="80" w:type="dxa"/>
            </w:tcMar>
            <w:vAlign w:val="center"/>
          </w:tcPr>
          <w:p w14:paraId="72757EB5" w14:textId="77777777" w:rsidR="006001A2" w:rsidRDefault="00EE501D">
            <w:pPr>
              <w:spacing w:after="0" w:line="252" w:lineRule="auto"/>
              <w:rPr>
                <w:del w:id="2162" w:author="OpenAI Codex" w:date="2026-10-11T06:02:09Z"/>
              </w:rPr>
            </w:pPr>
            <w:del w:id="2161" w:author="OpenAI Codex" w:date="2026-10-11T06:02:09Z">
              <w:r>
                <w:rPr>
                  <w:b/>
                  <w:sz w:val="17"/>
                </w:rPr>
                <w:delText>Evaluated Metric</w:delText>
              </w:r>
            </w:del>
          </w:p>
        </w:tc>
        <w:tc>
          <w:tcPr>
            <w:tcW w:w="1484" w:type="dxa"/>
            <w:shd w:val="clear" w:color="auto" w:fill="E8EEF5"/>
            <w:tcMar>
              <w:top w:w="60" w:type="dxa"/>
              <w:left w:w="80" w:type="dxa"/>
              <w:bottom w:w="60" w:type="dxa"/>
              <w:right w:w="80" w:type="dxa"/>
            </w:tcMar>
            <w:vAlign w:val="center"/>
          </w:tcPr>
          <w:p w14:paraId="208AD33A" w14:textId="77777777" w:rsidR="006001A2" w:rsidRDefault="00EE501D">
            <w:pPr>
              <w:spacing w:after="0" w:line="252" w:lineRule="auto"/>
              <w:rPr>
                <w:del w:id="2166" w:author="OpenAI Codex" w:date="2026-10-11T06:02:09Z"/>
              </w:rPr>
            </w:pPr>
            <w:del w:id="2163" w:author="OpenAI Codex" w:date="2026-10-11T06:02:09Z">
              <w:r>
                <w:rPr>
                  <w:b/>
                  <w:sz w:val="17"/>
                </w:rPr>
                <w:delText xml:space="preserve">Training </w:delText>
              </w:r>
            </w:del>
            <w:proofErr w:type="spellStart"/>
            <w:del w:id="2164" w:author="OpenAI Codex" w:date="2026-10-11T06:02:09Z">
              <w:r>
                <w:rPr>
                  <w:b/>
                  <w:sz w:val="17"/>
                </w:rPr>
                <w:delText>Resubstitution</w:delText>
              </w:r>
            </w:del>
            <w:proofErr w:type="spellEnd"/>
            <w:del w:id="2165" w:author="OpenAI Codex" w:date="2026-10-11T06:02:09Z">
              <w:r>
                <w:rPr>
                  <w:b/>
                  <w:sz w:val="17"/>
                </w:rPr>
                <w:delText xml:space="preserve"> (In-Sample Fit)</w:delText>
              </w:r>
            </w:del>
          </w:p>
        </w:tc>
        <w:tc>
          <w:tcPr>
            <w:tcW w:w="1652" w:type="dxa"/>
            <w:shd w:val="clear" w:color="auto" w:fill="E8EEF5"/>
            <w:tcMar>
              <w:top w:w="60" w:type="dxa"/>
              <w:left w:w="80" w:type="dxa"/>
              <w:bottom w:w="60" w:type="dxa"/>
              <w:right w:w="80" w:type="dxa"/>
            </w:tcMar>
            <w:vAlign w:val="center"/>
          </w:tcPr>
          <w:p w14:paraId="08D61A16" w14:textId="77777777" w:rsidR="006001A2" w:rsidRDefault="00EE501D">
            <w:pPr>
              <w:spacing w:after="0" w:line="252" w:lineRule="auto"/>
              <w:rPr>
                <w:del w:id="2168" w:author="OpenAI Codex" w:date="2026-10-11T06:02:09Z"/>
              </w:rPr>
            </w:pPr>
            <w:del w:id="2167" w:author="OpenAI Codex" w:date="2026-10-11T06:02:09Z">
              <w:r>
                <w:rPr>
                  <w:b/>
                  <w:sz w:val="17"/>
                </w:rPr>
                <w:delText>5-Fold Chronological CV (Expanding Validation)</w:delText>
              </w:r>
            </w:del>
          </w:p>
        </w:tc>
        <w:tc>
          <w:tcPr>
            <w:tcW w:w="1508" w:type="dxa"/>
            <w:shd w:val="clear" w:color="auto" w:fill="E8EEF5"/>
            <w:tcMar>
              <w:top w:w="60" w:type="dxa"/>
              <w:left w:w="80" w:type="dxa"/>
              <w:bottom w:w="60" w:type="dxa"/>
              <w:right w:w="80" w:type="dxa"/>
            </w:tcMar>
            <w:vAlign w:val="center"/>
          </w:tcPr>
          <w:p w14:paraId="18B37272" w14:textId="77777777" w:rsidR="006001A2" w:rsidRDefault="00EE501D">
            <w:pPr>
              <w:spacing w:after="0" w:line="252" w:lineRule="auto"/>
              <w:rPr>
                <w:del w:id="2170" w:author="OpenAI Codex" w:date="2026-10-11T06:02:09Z"/>
              </w:rPr>
            </w:pPr>
            <w:del w:id="2169" w:author="OpenAI Codex" w:date="2026-10-11T06:02:09Z">
              <w:r>
                <w:rPr>
                  <w:b/>
                  <w:sz w:val="17"/>
                </w:rPr>
                <w:delText>Quarantined Holdout (Out-of-Sample Test)</w:delText>
              </w:r>
            </w:del>
          </w:p>
        </w:tc>
        <w:tc>
          <w:tcPr>
            <w:tcW w:w="3500" w:type="dxa"/>
            <w:shd w:val="clear" w:color="auto" w:fill="E8EEF5"/>
            <w:tcMar>
              <w:top w:w="60" w:type="dxa"/>
              <w:left w:w="80" w:type="dxa"/>
              <w:bottom w:w="60" w:type="dxa"/>
              <w:right w:w="80" w:type="dxa"/>
            </w:tcMar>
            <w:vAlign w:val="center"/>
          </w:tcPr>
          <w:p w14:paraId="373A3896" w14:textId="77777777" w:rsidR="006001A2" w:rsidRDefault="00EE501D">
            <w:pPr>
              <w:spacing w:after="0" w:line="252" w:lineRule="auto"/>
              <w:rPr>
                <w:del w:id="2172" w:author="OpenAI Codex" w:date="2026-10-11T06:02:09Z"/>
              </w:rPr>
            </w:pPr>
            <w:del w:id="2171" w:author="OpenAI Codex" w:date="2026-10-11T06:02:09Z">
              <w:r>
                <w:rPr>
                  <w:b/>
                  <w:sz w:val="17"/>
                </w:rPr>
                <w:delText>Generalization Diagnosis</w:delText>
              </w:r>
            </w:del>
          </w:p>
        </w:tc>
      </w:tr>
      <w:tr w:rsidR="006001A2" w14:paraId="50B9AEA7" w14:textId="77777777">
        <w:trPr>
          <w:cantSplit/>
          <w:jc w:val="center"/>
          <w:del w:id="2243" w:author="OpenAI Codex" w:date="2026-10-11T06:02:09Z"/>
        </w:trPr>
        <w:tc>
          <w:tcPr>
            <w:tcW w:w="897" w:type="dxa"/>
            <w:shd w:val="clear" w:color="auto" w:fill="F8FAFC"/>
            <w:tcMar>
              <w:top w:w="60" w:type="dxa"/>
              <w:left w:w="80" w:type="dxa"/>
              <w:bottom w:w="60" w:type="dxa"/>
              <w:right w:w="80" w:type="dxa"/>
            </w:tcMar>
            <w:vAlign w:val="center"/>
          </w:tcPr>
          <w:p w14:paraId="531C4594" w14:textId="77777777" w:rsidR="006001A2" w:rsidRDefault="00EE501D">
            <w:pPr>
              <w:spacing w:after="0" w:line="252" w:lineRule="auto"/>
              <w:rPr>
                <w:del w:id="2174" w:author="OpenAI Codex" w:date="2026-10-11T06:02:09Z"/>
              </w:rPr>
            </w:pPr>
            <w:del w:id="2173" w:author="OpenAI Codex" w:date="2026-10-11T06:02:09Z">
              <w:r>
                <w:rPr>
                  <w:b/>
                  <w:sz w:val="17"/>
                </w:rPr>
                <w:delText>Regression</w:delText>
              </w:r>
            </w:del>
          </w:p>
        </w:tc>
        <w:tc>
          <w:tcPr>
            <w:tcW w:w="992" w:type="dxa"/>
            <w:shd w:val="clear" w:color="auto" w:fill="F8FAFC"/>
            <w:tcMar>
              <w:top w:w="60" w:type="dxa"/>
              <w:left w:w="80" w:type="dxa"/>
              <w:bottom w:w="60" w:type="dxa"/>
              <w:right w:w="80" w:type="dxa"/>
            </w:tcMar>
            <w:vAlign w:val="center"/>
          </w:tcPr>
          <w:p w14:paraId="7EA62976" w14:textId="77777777" w:rsidR="006001A2" w:rsidRDefault="00EE501D">
            <w:pPr>
              <w:spacing w:after="0" w:line="252" w:lineRule="auto"/>
              <w:jc w:val="center"/>
              <w:rPr>
                <w:del w:id="2176" w:author="OpenAI Codex" w:date="2026-10-11T06:02:09Z"/>
              </w:rPr>
            </w:pPr>
            <w:del w:id="2175" w:author="OpenAI Codex" w:date="2026-10-11T06:02:09Z">
              <w:r>
                <w:rPr>
                  <w:b/>
                  <w:sz w:val="17"/>
                </w:rPr>
                <w:delText>MAE (days)</w:delText>
              </w:r>
            </w:del>
          </w:p>
        </w:tc>
        <w:tc>
          <w:tcPr>
            <w:tcW w:w="1484" w:type="dxa"/>
            <w:shd w:val="clear" w:color="auto" w:fill="F8FAFC"/>
            <w:tcMar>
              <w:top w:w="60" w:type="dxa"/>
              <w:left w:w="80" w:type="dxa"/>
              <w:bottom w:w="60" w:type="dxa"/>
              <w:right w:w="80" w:type="dxa"/>
            </w:tcMar>
            <w:vAlign w:val="center"/>
          </w:tcPr>
          <w:p w14:paraId="479186E2" w14:textId="006E37A7" w:rsidR="006001A2" w:rsidRDefault="00EE501D">
            <w:pPr>
              <w:spacing w:after="0" w:line="252" w:lineRule="auto"/>
              <w:jc w:val="center"/>
              <w:rPr>
                <w:del w:id="2178" w:author="OpenAI Codex" w:date="2026-10-11T06:02:09Z"/>
              </w:rPr>
            </w:pPr>
            <w:del w:id="2177" w:author="OpenAI Codex" w:date="2026-10-11T06:02:09Z">
              <w:r>
                <w:delText>3.9879 ± 0.1863</w:delText>
              </w:r>
            </w:del>
          </w:p>
        </w:tc>
        <w:tc>
          <w:tcPr>
            <w:tcW w:w="1652" w:type="dxa"/>
            <w:shd w:val="clear" w:color="auto" w:fill="F8FAFC"/>
            <w:tcMar>
              <w:top w:w="60" w:type="dxa"/>
              <w:left w:w="80" w:type="dxa"/>
              <w:bottom w:w="60" w:type="dxa"/>
              <w:right w:w="80" w:type="dxa"/>
            </w:tcMar>
            <w:vAlign w:val="center"/>
          </w:tcPr>
          <w:p w14:paraId="34F05F0C" w14:textId="77777777" w:rsidR="006001A2" w:rsidRDefault="00EE501D">
            <w:pPr>
              <w:spacing w:after="0" w:line="252" w:lineRule="auto"/>
              <w:jc w:val="center"/>
              <w:rPr>
                <w:del w:id="2180" w:author="OpenAI Codex" w:date="2026-10-11T06:02:09Z"/>
              </w:rPr>
            </w:pPr>
            <w:del w:id="2179" w:author="OpenAI Codex" w:date="2026-10-11T06:02:09Z">
              <w:r>
                <w:rPr>
                  <w:rFonts w:ascii="Cambria Math" w:hAnsi="Cambria Math"/>
                  <w:sz w:val="17"/>
                </w:rPr>
                <w:delText>5.2436 ± 1.1500</w:delText>
              </w:r>
            </w:del>
          </w:p>
        </w:tc>
        <w:tc>
          <w:tcPr>
            <w:tcW w:w="1508" w:type="dxa"/>
            <w:shd w:val="clear" w:color="auto" w:fill="F8FAFC"/>
            <w:tcMar>
              <w:top w:w="60" w:type="dxa"/>
              <w:left w:w="80" w:type="dxa"/>
              <w:bottom w:w="60" w:type="dxa"/>
              <w:right w:w="80" w:type="dxa"/>
            </w:tcMar>
            <w:vAlign w:val="center"/>
          </w:tcPr>
          <w:p w14:paraId="047B2C20" w14:textId="77777777" w:rsidR="006001A2" w:rsidRDefault="00EE501D">
            <w:pPr>
              <w:spacing w:after="0" w:line="252" w:lineRule="auto"/>
              <w:jc w:val="center"/>
              <w:rPr>
                <w:del w:id="2182" w:author="OpenAI Codex" w:date="2026-10-11T06:02:09Z"/>
              </w:rPr>
            </w:pPr>
            <w:del w:id="2181" w:author="OpenAI Codex" w:date="2026-10-11T06:02:09Z">
              <w:r>
                <w:rPr>
                  <w:b/>
                  <w:sz w:val="17"/>
                </w:rPr>
                <w:delText>3.7185 days</w:delText>
              </w:r>
            </w:del>
          </w:p>
        </w:tc>
        <w:tc>
          <w:tcPr>
            <w:tcW w:w="3500" w:type="dxa"/>
            <w:shd w:val="clear" w:color="auto" w:fill="F8FAFC"/>
            <w:tcMar>
              <w:top w:w="60" w:type="dxa"/>
              <w:left w:w="80" w:type="dxa"/>
              <w:bottom w:w="60" w:type="dxa"/>
              <w:right w:w="80" w:type="dxa"/>
            </w:tcMar>
            <w:vAlign w:val="center"/>
          </w:tcPr>
          <w:p w14:paraId="04587629" w14:textId="27A63E66" w:rsidR="006001A2" w:rsidRDefault="00EE501D">
            <w:pPr>
              <w:spacing w:after="0" w:line="252" w:lineRule="auto"/>
              <w:jc w:val="center"/>
              <w:rPr>
                <w:del w:id="2185" w:author="OpenAI Codex" w:date="2026-10-11T06:02:09Z"/>
              </w:rPr>
            </w:pPr>
            <w:proofErr w:type="spellStart"/>
            <w:del w:id="2183" w:author="OpenAI Codex" w:date="2026-10-11T06:02:09Z">
              <w:r>
                <w:rPr>
                  <w:b/>
                  <w:sz w:val="17"/>
                </w:rPr>
                <w:delText>Foldwise</w:delText>
              </w:r>
            </w:del>
            <w:proofErr w:type="spellEnd"/>
            <w:del w:id="2184" w:author="OpenAI Codex" w:date="2026-10-11T06:02:09Z">
              <w:r>
                <w:rPr>
                  <w:b/>
                  <w:sz w:val="17"/>
                </w:rPr>
                <w:delText xml:space="preserve"> training/validation means and exposed terminal error. Shorter terminal targets limit generalization conclusions.</w:delText>
              </w:r>
            </w:del>
          </w:p>
        </w:tc>
      </w:tr>
      <w:tr w:rsidR="006001A2" w14:paraId="7BA7C110" w14:textId="77777777">
        <w:trPr>
          <w:cantSplit/>
          <w:jc w:val="center"/>
          <w:del w:id="2244" w:author="OpenAI Codex" w:date="2026-10-11T06:02:09Z"/>
        </w:trPr>
        <w:tc>
          <w:tcPr>
            <w:tcW w:w="897" w:type="dxa"/>
            <w:tcMar>
              <w:top w:w="60" w:type="dxa"/>
              <w:left w:w="80" w:type="dxa"/>
              <w:bottom w:w="60" w:type="dxa"/>
              <w:right w:w="80" w:type="dxa"/>
            </w:tcMar>
            <w:vAlign w:val="center"/>
          </w:tcPr>
          <w:p w14:paraId="7E6E1980" w14:textId="77777777" w:rsidR="006001A2" w:rsidRDefault="006001A2">
            <w:pPr>
              <w:spacing w:after="0" w:line="252" w:lineRule="auto"/>
              <w:rPr>
                <w:del w:id="2186" w:author="OpenAI Codex" w:date="2026-10-11T06:02:09Z"/>
              </w:rPr>
            </w:pPr>
          </w:p>
        </w:tc>
        <w:tc>
          <w:tcPr>
            <w:tcW w:w="992" w:type="dxa"/>
            <w:tcMar>
              <w:top w:w="60" w:type="dxa"/>
              <w:left w:w="80" w:type="dxa"/>
              <w:bottom w:w="60" w:type="dxa"/>
              <w:right w:w="80" w:type="dxa"/>
            </w:tcMar>
            <w:vAlign w:val="center"/>
          </w:tcPr>
          <w:p w14:paraId="60D545B9" w14:textId="77777777" w:rsidR="006001A2" w:rsidRDefault="00EE501D">
            <w:pPr>
              <w:spacing w:after="0" w:line="252" w:lineRule="auto"/>
              <w:jc w:val="center"/>
              <w:rPr>
                <w:del w:id="2188" w:author="OpenAI Codex" w:date="2026-10-11T06:02:09Z"/>
              </w:rPr>
            </w:pPr>
            <w:del w:id="2187" w:author="OpenAI Codex" w:date="2026-10-11T06:02:09Z">
              <w:r>
                <w:rPr>
                  <w:b/>
                  <w:sz w:val="17"/>
                </w:rPr>
                <w:delText>RMSE (days)</w:delText>
              </w:r>
            </w:del>
          </w:p>
        </w:tc>
        <w:tc>
          <w:tcPr>
            <w:tcW w:w="1484" w:type="dxa"/>
            <w:tcMar>
              <w:top w:w="60" w:type="dxa"/>
              <w:left w:w="80" w:type="dxa"/>
              <w:bottom w:w="60" w:type="dxa"/>
              <w:right w:w="80" w:type="dxa"/>
            </w:tcMar>
            <w:vAlign w:val="center"/>
          </w:tcPr>
          <w:p w14:paraId="70E0BE91" w14:textId="77777777" w:rsidR="006001A2" w:rsidRDefault="00EE501D">
            <w:pPr>
              <w:spacing w:after="0" w:line="252" w:lineRule="auto"/>
              <w:jc w:val="center"/>
              <w:rPr>
                <w:del w:id="2190" w:author="OpenAI Codex" w:date="2026-10-11T06:02:09Z"/>
              </w:rPr>
            </w:pPr>
            <w:del w:id="2189" w:author="OpenAI Codex" w:date="2026-10-11T06:02:09Z">
              <w:r>
                <w:rPr>
                  <w:rFonts w:ascii="Cambria Math" w:hAnsi="Cambria Math"/>
                  <w:sz w:val="17"/>
                </w:rPr>
                <w:delText>7.0698 ± 0.4444</w:delText>
              </w:r>
            </w:del>
          </w:p>
        </w:tc>
        <w:tc>
          <w:tcPr>
            <w:tcW w:w="1652" w:type="dxa"/>
            <w:tcMar>
              <w:top w:w="60" w:type="dxa"/>
              <w:left w:w="80" w:type="dxa"/>
              <w:bottom w:w="60" w:type="dxa"/>
              <w:right w:w="80" w:type="dxa"/>
            </w:tcMar>
            <w:vAlign w:val="center"/>
          </w:tcPr>
          <w:p w14:paraId="78FBC43F" w14:textId="77777777" w:rsidR="006001A2" w:rsidRDefault="00EE501D">
            <w:pPr>
              <w:spacing w:after="0" w:line="252" w:lineRule="auto"/>
              <w:jc w:val="center"/>
              <w:rPr>
                <w:del w:id="2192" w:author="OpenAI Codex" w:date="2026-10-11T06:02:09Z"/>
              </w:rPr>
            </w:pPr>
            <w:del w:id="2191" w:author="OpenAI Codex" w:date="2026-10-11T06:02:09Z">
              <w:r>
                <w:rPr>
                  <w:rFonts w:ascii="Cambria Math" w:hAnsi="Cambria Math"/>
                  <w:sz w:val="17"/>
                </w:rPr>
                <w:delText>8.3675 ± 1.7945</w:delText>
              </w:r>
            </w:del>
          </w:p>
        </w:tc>
        <w:tc>
          <w:tcPr>
            <w:tcW w:w="1508" w:type="dxa"/>
            <w:tcMar>
              <w:top w:w="60" w:type="dxa"/>
              <w:left w:w="80" w:type="dxa"/>
              <w:bottom w:w="60" w:type="dxa"/>
              <w:right w:w="80" w:type="dxa"/>
            </w:tcMar>
            <w:vAlign w:val="center"/>
          </w:tcPr>
          <w:p w14:paraId="6DA4A397" w14:textId="77777777" w:rsidR="006001A2" w:rsidRDefault="00EE501D">
            <w:pPr>
              <w:spacing w:after="0" w:line="252" w:lineRule="auto"/>
              <w:jc w:val="center"/>
              <w:rPr>
                <w:del w:id="2194" w:author="OpenAI Codex" w:date="2026-10-11T06:02:09Z"/>
              </w:rPr>
            </w:pPr>
            <w:del w:id="2193" w:author="OpenAI Codex" w:date="2026-10-11T06:02:09Z">
              <w:r>
                <w:rPr>
                  <w:b/>
                  <w:sz w:val="17"/>
                </w:rPr>
                <w:delText>5.3085 days</w:delText>
              </w:r>
            </w:del>
          </w:p>
        </w:tc>
        <w:tc>
          <w:tcPr>
            <w:tcW w:w="3500" w:type="dxa"/>
            <w:tcMar>
              <w:top w:w="60" w:type="dxa"/>
              <w:left w:w="80" w:type="dxa"/>
              <w:bottom w:w="60" w:type="dxa"/>
              <w:right w:w="80" w:type="dxa"/>
            </w:tcMar>
            <w:vAlign w:val="center"/>
          </w:tcPr>
          <w:p w14:paraId="6024B7B0" w14:textId="50ED27F1" w:rsidR="006001A2" w:rsidRDefault="00EE501D">
            <w:pPr>
              <w:spacing w:after="0" w:line="252" w:lineRule="auto"/>
              <w:jc w:val="center"/>
              <w:rPr>
                <w:del w:id="2196" w:author="OpenAI Codex" w:date="2026-10-11T06:02:09Z"/>
              </w:rPr>
            </w:pPr>
            <w:del w:id="2195" w:author="OpenAI Codex" w:date="2026-10-11T06:02:09Z">
              <w:r>
                <w:rPr>
                  <w:b/>
                  <w:sz w:val="17"/>
                </w:rPr>
                <w:delText>Descriptive error comparison across cohorts; no isolated reduction mechanism or future pass criterion.</w:delText>
              </w:r>
            </w:del>
          </w:p>
        </w:tc>
      </w:tr>
      <w:tr w:rsidR="006001A2" w14:paraId="1EA9E95C" w14:textId="77777777">
        <w:trPr>
          <w:cantSplit/>
          <w:jc w:val="center"/>
          <w:del w:id="2245" w:author="OpenAI Codex" w:date="2026-10-11T06:02:09Z"/>
        </w:trPr>
        <w:tc>
          <w:tcPr>
            <w:tcW w:w="897" w:type="dxa"/>
            <w:shd w:val="clear" w:color="auto" w:fill="F8FAFC"/>
            <w:tcMar>
              <w:top w:w="60" w:type="dxa"/>
              <w:left w:w="80" w:type="dxa"/>
              <w:bottom w:w="60" w:type="dxa"/>
              <w:right w:w="80" w:type="dxa"/>
            </w:tcMar>
            <w:vAlign w:val="center"/>
          </w:tcPr>
          <w:p w14:paraId="6DA672C1" w14:textId="77777777" w:rsidR="006001A2" w:rsidRDefault="006001A2">
            <w:pPr>
              <w:spacing w:after="0" w:line="252" w:lineRule="auto"/>
              <w:rPr>
                <w:del w:id="2197" w:author="OpenAI Codex" w:date="2026-10-11T06:02:09Z"/>
              </w:rPr>
            </w:pPr>
          </w:p>
        </w:tc>
        <w:tc>
          <w:tcPr>
            <w:tcW w:w="992" w:type="dxa"/>
            <w:shd w:val="clear" w:color="auto" w:fill="F8FAFC"/>
            <w:tcMar>
              <w:top w:w="60" w:type="dxa"/>
              <w:left w:w="80" w:type="dxa"/>
              <w:bottom w:w="60" w:type="dxa"/>
              <w:right w:w="80" w:type="dxa"/>
            </w:tcMar>
            <w:vAlign w:val="center"/>
          </w:tcPr>
          <w:p w14:paraId="258D3E31" w14:textId="77777777" w:rsidR="006001A2" w:rsidRDefault="00EE501D">
            <w:pPr>
              <w:spacing w:after="0" w:line="252" w:lineRule="auto"/>
              <w:rPr>
                <w:del w:id="2199" w:author="OpenAI Codex" w:date="2026-10-11T06:02:09Z"/>
              </w:rPr>
            </w:pPr>
            <w:del w:id="2198" w:author="OpenAI Codex" w:date="2026-10-11T06:02:09Z">
              <w:r>
                <w:rPr>
                  <w:b/>
                  <w:sz w:val="17"/>
                </w:rPr>
                <w:delText>R² Score</w:delText>
              </w:r>
            </w:del>
          </w:p>
        </w:tc>
        <w:tc>
          <w:tcPr>
            <w:tcW w:w="1484" w:type="dxa"/>
            <w:shd w:val="clear" w:color="auto" w:fill="F8FAFC"/>
            <w:tcMar>
              <w:top w:w="60" w:type="dxa"/>
              <w:left w:w="80" w:type="dxa"/>
              <w:bottom w:w="60" w:type="dxa"/>
              <w:right w:w="80" w:type="dxa"/>
            </w:tcMar>
            <w:vAlign w:val="center"/>
          </w:tcPr>
          <w:p w14:paraId="36979CD1" w14:textId="77777777" w:rsidR="006001A2" w:rsidRDefault="00EE501D">
            <w:pPr>
              <w:spacing w:after="0" w:line="252" w:lineRule="auto"/>
              <w:jc w:val="center"/>
              <w:rPr>
                <w:del w:id="2201" w:author="OpenAI Codex" w:date="2026-10-11T06:02:09Z"/>
              </w:rPr>
            </w:pPr>
            <w:del w:id="2200" w:author="OpenAI Codex" w:date="2026-10-11T06:02:09Z">
              <w:r>
                <w:rPr>
                  <w:rFonts w:ascii="Cambria Math" w:hAnsi="Cambria Math"/>
                  <w:sz w:val="17"/>
                </w:rPr>
                <w:delText>+0.2737 ± 0.0215</w:delText>
              </w:r>
            </w:del>
          </w:p>
        </w:tc>
        <w:tc>
          <w:tcPr>
            <w:tcW w:w="1652" w:type="dxa"/>
            <w:shd w:val="clear" w:color="auto" w:fill="F8FAFC"/>
            <w:tcMar>
              <w:top w:w="60" w:type="dxa"/>
              <w:left w:w="80" w:type="dxa"/>
              <w:bottom w:w="60" w:type="dxa"/>
              <w:right w:w="80" w:type="dxa"/>
            </w:tcMar>
            <w:vAlign w:val="center"/>
          </w:tcPr>
          <w:p w14:paraId="7167CE8C" w14:textId="77777777" w:rsidR="006001A2" w:rsidRDefault="00EE501D">
            <w:pPr>
              <w:spacing w:after="0" w:line="252" w:lineRule="auto"/>
              <w:jc w:val="center"/>
              <w:rPr>
                <w:del w:id="2203" w:author="OpenAI Codex" w:date="2026-10-11T06:02:09Z"/>
              </w:rPr>
            </w:pPr>
            <w:del w:id="2202" w:author="OpenAI Codex" w:date="2026-10-11T06:02:09Z">
              <w:r>
                <w:rPr>
                  <w:rFonts w:ascii="Cambria Math" w:hAnsi="Cambria Math"/>
                  <w:sz w:val="17"/>
                </w:rPr>
                <w:delText>+0.1244 ± 0.0994</w:delText>
              </w:r>
            </w:del>
          </w:p>
        </w:tc>
        <w:tc>
          <w:tcPr>
            <w:tcW w:w="1508" w:type="dxa"/>
            <w:shd w:val="clear" w:color="auto" w:fill="F8FAFC"/>
            <w:tcMar>
              <w:top w:w="60" w:type="dxa"/>
              <w:left w:w="80" w:type="dxa"/>
              <w:bottom w:w="60" w:type="dxa"/>
              <w:right w:w="80" w:type="dxa"/>
            </w:tcMar>
            <w:vAlign w:val="center"/>
          </w:tcPr>
          <w:p w14:paraId="366BBBC8" w14:textId="77777777" w:rsidR="006001A2" w:rsidRDefault="00EE501D">
            <w:pPr>
              <w:spacing w:after="0" w:line="252" w:lineRule="auto"/>
              <w:jc w:val="center"/>
              <w:rPr>
                <w:del w:id="2205" w:author="OpenAI Codex" w:date="2026-10-11T06:02:09Z"/>
              </w:rPr>
            </w:pPr>
            <w:del w:id="2204" w:author="OpenAI Codex" w:date="2026-10-11T06:02:09Z">
              <w:r>
                <w:rPr>
                  <w:b/>
                  <w:sz w:val="17"/>
                </w:rPr>
                <w:delText>+0.1871</w:delText>
              </w:r>
            </w:del>
          </w:p>
        </w:tc>
        <w:tc>
          <w:tcPr>
            <w:tcW w:w="3500" w:type="dxa"/>
            <w:shd w:val="clear" w:color="auto" w:fill="F8FAFC"/>
            <w:tcMar>
              <w:top w:w="60" w:type="dxa"/>
              <w:left w:w="80" w:type="dxa"/>
              <w:bottom w:w="60" w:type="dxa"/>
              <w:right w:w="80" w:type="dxa"/>
            </w:tcMar>
            <w:vAlign w:val="center"/>
          </w:tcPr>
          <w:p w14:paraId="5E0FC949" w14:textId="7C986280" w:rsidR="006001A2" w:rsidRDefault="00EE501D">
            <w:pPr>
              <w:spacing w:after="0" w:line="252" w:lineRule="auto"/>
              <w:jc w:val="center"/>
              <w:rPr>
                <w:del w:id="2207" w:author="OpenAI Codex" w:date="2026-10-11T06:02:09Z"/>
              </w:rPr>
            </w:pPr>
            <w:del w:id="2206" w:author="OpenAI Codex" w:date="2026-10-11T06:02:09Z">
              <w:r>
                <w:rPr>
                  <w:b/>
                  <w:sz w:val="17"/>
                </w:rPr>
                <w:delText>Observed positive terminal R² (0.1871); not an unconditional future-performance guarantee.</w:delText>
              </w:r>
            </w:del>
          </w:p>
        </w:tc>
      </w:tr>
      <w:tr w:rsidR="006001A2" w14:paraId="6D1AF844" w14:textId="77777777">
        <w:trPr>
          <w:cantSplit/>
          <w:jc w:val="center"/>
          <w:del w:id="2246" w:author="OpenAI Codex" w:date="2026-10-11T06:02:09Z"/>
        </w:trPr>
        <w:tc>
          <w:tcPr>
            <w:tcW w:w="897" w:type="dxa"/>
            <w:tcMar>
              <w:top w:w="60" w:type="dxa"/>
              <w:left w:w="80" w:type="dxa"/>
              <w:bottom w:w="60" w:type="dxa"/>
              <w:right w:w="80" w:type="dxa"/>
            </w:tcMar>
            <w:vAlign w:val="center"/>
          </w:tcPr>
          <w:p w14:paraId="776A4137" w14:textId="77777777" w:rsidR="006001A2" w:rsidRDefault="00EE501D">
            <w:pPr>
              <w:spacing w:after="0" w:line="252" w:lineRule="auto"/>
              <w:rPr>
                <w:del w:id="2209" w:author="OpenAI Codex" w:date="2026-10-11T06:02:09Z"/>
              </w:rPr>
            </w:pPr>
            <w:del w:id="2208" w:author="OpenAI Codex" w:date="2026-10-11T06:02:09Z">
              <w:r>
                <w:rPr>
                  <w:b/>
                  <w:sz w:val="17"/>
                </w:rPr>
                <w:delText>Classification</w:delText>
              </w:r>
            </w:del>
          </w:p>
        </w:tc>
        <w:tc>
          <w:tcPr>
            <w:tcW w:w="992" w:type="dxa"/>
            <w:tcMar>
              <w:top w:w="60" w:type="dxa"/>
              <w:left w:w="80" w:type="dxa"/>
              <w:bottom w:w="60" w:type="dxa"/>
              <w:right w:w="80" w:type="dxa"/>
            </w:tcMar>
            <w:vAlign w:val="center"/>
          </w:tcPr>
          <w:p w14:paraId="4254D02B" w14:textId="77777777" w:rsidR="006001A2" w:rsidRDefault="00EE501D">
            <w:pPr>
              <w:spacing w:after="0" w:line="252" w:lineRule="auto"/>
              <w:rPr>
                <w:del w:id="2211" w:author="OpenAI Codex" w:date="2026-10-11T06:02:09Z"/>
              </w:rPr>
            </w:pPr>
            <w:del w:id="2210" w:author="OpenAI Codex" w:date="2026-10-11T06:02:09Z">
              <w:r>
                <w:rPr>
                  <w:b/>
                  <w:sz w:val="17"/>
                </w:rPr>
                <w:delText>Average Precision</w:delText>
              </w:r>
            </w:del>
          </w:p>
        </w:tc>
        <w:tc>
          <w:tcPr>
            <w:tcW w:w="1484" w:type="dxa"/>
            <w:tcMar>
              <w:top w:w="60" w:type="dxa"/>
              <w:left w:w="80" w:type="dxa"/>
              <w:bottom w:w="60" w:type="dxa"/>
              <w:right w:w="80" w:type="dxa"/>
            </w:tcMar>
            <w:vAlign w:val="center"/>
          </w:tcPr>
          <w:p w14:paraId="4AC2DEC2" w14:textId="77777777" w:rsidR="006001A2" w:rsidRDefault="00EE501D">
            <w:pPr>
              <w:spacing w:after="0" w:line="252" w:lineRule="auto"/>
              <w:jc w:val="center"/>
              <w:rPr>
                <w:del w:id="2213" w:author="OpenAI Codex" w:date="2026-10-11T06:02:09Z"/>
              </w:rPr>
            </w:pPr>
            <w:del w:id="2212" w:author="OpenAI Codex" w:date="2026-10-11T06:02:09Z">
              <w:r>
                <w:rPr>
                  <w:rFonts w:ascii="Cambria Math" w:hAnsi="Cambria Math"/>
                  <w:sz w:val="17"/>
                </w:rPr>
                <w:delText>0.2996 ± 0.0278</w:delText>
              </w:r>
            </w:del>
          </w:p>
        </w:tc>
        <w:tc>
          <w:tcPr>
            <w:tcW w:w="1652" w:type="dxa"/>
            <w:tcMar>
              <w:top w:w="60" w:type="dxa"/>
              <w:left w:w="80" w:type="dxa"/>
              <w:bottom w:w="60" w:type="dxa"/>
              <w:right w:w="80" w:type="dxa"/>
            </w:tcMar>
            <w:vAlign w:val="center"/>
          </w:tcPr>
          <w:p w14:paraId="30E889DA" w14:textId="77777777" w:rsidR="006001A2" w:rsidRDefault="00EE501D">
            <w:pPr>
              <w:spacing w:after="0" w:line="252" w:lineRule="auto"/>
              <w:jc w:val="center"/>
              <w:rPr>
                <w:del w:id="2215" w:author="OpenAI Codex" w:date="2026-10-11T06:02:09Z"/>
              </w:rPr>
            </w:pPr>
            <w:del w:id="2214" w:author="OpenAI Codex" w:date="2026-10-11T06:02:09Z">
              <w:r>
                <w:rPr>
                  <w:rFonts w:ascii="Cambria Math" w:hAnsi="Cambria Math"/>
                  <w:sz w:val="17"/>
                </w:rPr>
                <w:delText>0.2192 ± 0.0587</w:delText>
              </w:r>
            </w:del>
          </w:p>
        </w:tc>
        <w:tc>
          <w:tcPr>
            <w:tcW w:w="1508" w:type="dxa"/>
            <w:tcMar>
              <w:top w:w="60" w:type="dxa"/>
              <w:left w:w="80" w:type="dxa"/>
              <w:bottom w:w="60" w:type="dxa"/>
              <w:right w:w="80" w:type="dxa"/>
            </w:tcMar>
            <w:vAlign w:val="center"/>
          </w:tcPr>
          <w:p w14:paraId="63FD2DB6" w14:textId="77777777" w:rsidR="006001A2" w:rsidRDefault="00EE501D">
            <w:pPr>
              <w:spacing w:after="0" w:line="252" w:lineRule="auto"/>
              <w:jc w:val="center"/>
              <w:rPr>
                <w:del w:id="2217" w:author="OpenAI Codex" w:date="2026-10-11T06:02:09Z"/>
              </w:rPr>
            </w:pPr>
            <w:del w:id="2216" w:author="OpenAI Codex" w:date="2026-10-11T06:02:09Z">
              <w:r>
                <w:rPr>
                  <w:b/>
                  <w:sz w:val="17"/>
                </w:rPr>
                <w:delText>0.1823</w:delText>
              </w:r>
            </w:del>
          </w:p>
        </w:tc>
        <w:tc>
          <w:tcPr>
            <w:tcW w:w="3500" w:type="dxa"/>
            <w:tcMar>
              <w:top w:w="60" w:type="dxa"/>
              <w:left w:w="80" w:type="dxa"/>
              <w:bottom w:w="60" w:type="dxa"/>
              <w:right w:w="80" w:type="dxa"/>
            </w:tcMar>
            <w:vAlign w:val="center"/>
          </w:tcPr>
          <w:p w14:paraId="02CF7DD5" w14:textId="23BF902D" w:rsidR="006001A2" w:rsidRDefault="00EE501D">
            <w:pPr>
              <w:spacing w:after="0" w:line="252" w:lineRule="auto"/>
              <w:jc w:val="center"/>
              <w:rPr>
                <w:del w:id="2219" w:author="OpenAI Codex" w:date="2026-10-11T06:02:09Z"/>
              </w:rPr>
            </w:pPr>
            <w:del w:id="2218" w:author="OpenAI Codex" w:date="2026-10-11T06:02:09Z">
              <w:r>
                <w:rPr>
                  <w:b/>
                  <w:sz w:val="17"/>
                </w:rPr>
                <w:delText>Terminal AP 0.1823 versus prevalence 0.1083; chronological Logistic AP is higher than retained forest AP.</w:delText>
              </w:r>
            </w:del>
          </w:p>
        </w:tc>
      </w:tr>
      <w:tr w:rsidR="006001A2" w14:paraId="3293E0BD" w14:textId="77777777">
        <w:trPr>
          <w:cantSplit/>
          <w:jc w:val="center"/>
          <w:del w:id="2247" w:author="OpenAI Codex" w:date="2026-10-11T06:02:09Z"/>
        </w:trPr>
        <w:tc>
          <w:tcPr>
            <w:tcW w:w="897" w:type="dxa"/>
            <w:shd w:val="clear" w:color="auto" w:fill="F8FAFC"/>
            <w:tcMar>
              <w:top w:w="60" w:type="dxa"/>
              <w:left w:w="80" w:type="dxa"/>
              <w:bottom w:w="60" w:type="dxa"/>
              <w:right w:w="80" w:type="dxa"/>
            </w:tcMar>
            <w:vAlign w:val="center"/>
          </w:tcPr>
          <w:p w14:paraId="3EB34922" w14:textId="77777777" w:rsidR="006001A2" w:rsidRDefault="006001A2">
            <w:pPr>
              <w:spacing w:after="0" w:line="252" w:lineRule="auto"/>
              <w:rPr>
                <w:del w:id="2220" w:author="OpenAI Codex" w:date="2026-10-11T06:02:09Z"/>
              </w:rPr>
            </w:pPr>
          </w:p>
        </w:tc>
        <w:tc>
          <w:tcPr>
            <w:tcW w:w="992" w:type="dxa"/>
            <w:shd w:val="clear" w:color="auto" w:fill="F8FAFC"/>
            <w:tcMar>
              <w:top w:w="60" w:type="dxa"/>
              <w:left w:w="80" w:type="dxa"/>
              <w:bottom w:w="60" w:type="dxa"/>
              <w:right w:w="80" w:type="dxa"/>
            </w:tcMar>
            <w:vAlign w:val="center"/>
          </w:tcPr>
          <w:p w14:paraId="7F09747D" w14:textId="77777777" w:rsidR="006001A2" w:rsidRDefault="00EE501D">
            <w:pPr>
              <w:spacing w:after="0" w:line="252" w:lineRule="auto"/>
              <w:rPr>
                <w:del w:id="2222" w:author="OpenAI Codex" w:date="2026-10-11T06:02:09Z"/>
              </w:rPr>
            </w:pPr>
            <w:del w:id="2221" w:author="OpenAI Codex" w:date="2026-10-11T06:02:09Z">
              <w:r>
                <w:rPr>
                  <w:b/>
                  <w:sz w:val="17"/>
                </w:rPr>
                <w:delText>ROC AUC</w:delText>
              </w:r>
            </w:del>
          </w:p>
        </w:tc>
        <w:tc>
          <w:tcPr>
            <w:tcW w:w="1484" w:type="dxa"/>
            <w:shd w:val="clear" w:color="auto" w:fill="F8FAFC"/>
            <w:tcMar>
              <w:top w:w="60" w:type="dxa"/>
              <w:left w:w="80" w:type="dxa"/>
              <w:bottom w:w="60" w:type="dxa"/>
              <w:right w:w="80" w:type="dxa"/>
            </w:tcMar>
            <w:vAlign w:val="center"/>
          </w:tcPr>
          <w:p w14:paraId="28C6E921" w14:textId="77777777" w:rsidR="006001A2" w:rsidRDefault="00EE501D">
            <w:pPr>
              <w:spacing w:after="0" w:line="252" w:lineRule="auto"/>
              <w:jc w:val="center"/>
              <w:rPr>
                <w:del w:id="2224" w:author="OpenAI Codex" w:date="2026-10-11T06:02:09Z"/>
              </w:rPr>
            </w:pPr>
            <w:del w:id="2223" w:author="OpenAI Codex" w:date="2026-10-11T06:02:09Z">
              <w:r>
                <w:rPr>
                  <w:rFonts w:ascii="Cambria Math" w:hAnsi="Cambria Math"/>
                  <w:sz w:val="17"/>
                </w:rPr>
                <w:delText>0.7298 ± 0.0270</w:delText>
              </w:r>
            </w:del>
          </w:p>
        </w:tc>
        <w:tc>
          <w:tcPr>
            <w:tcW w:w="1652" w:type="dxa"/>
            <w:shd w:val="clear" w:color="auto" w:fill="F8FAFC"/>
            <w:tcMar>
              <w:top w:w="60" w:type="dxa"/>
              <w:left w:w="80" w:type="dxa"/>
              <w:bottom w:w="60" w:type="dxa"/>
              <w:right w:w="80" w:type="dxa"/>
            </w:tcMar>
            <w:vAlign w:val="center"/>
          </w:tcPr>
          <w:p w14:paraId="71EA6B48" w14:textId="77777777" w:rsidR="006001A2" w:rsidRDefault="00EE501D">
            <w:pPr>
              <w:spacing w:after="0" w:line="252" w:lineRule="auto"/>
              <w:jc w:val="center"/>
              <w:rPr>
                <w:del w:id="2226" w:author="OpenAI Codex" w:date="2026-10-11T06:02:09Z"/>
              </w:rPr>
            </w:pPr>
            <w:del w:id="2225" w:author="OpenAI Codex" w:date="2026-10-11T06:02:09Z">
              <w:r>
                <w:rPr>
                  <w:rFonts w:ascii="Cambria Math" w:hAnsi="Cambria Math"/>
                  <w:sz w:val="17"/>
                </w:rPr>
                <w:delText>0.5862 ± 0.0330</w:delText>
              </w:r>
            </w:del>
          </w:p>
        </w:tc>
        <w:tc>
          <w:tcPr>
            <w:tcW w:w="1508" w:type="dxa"/>
            <w:shd w:val="clear" w:color="auto" w:fill="F8FAFC"/>
            <w:tcMar>
              <w:top w:w="60" w:type="dxa"/>
              <w:left w:w="80" w:type="dxa"/>
              <w:bottom w:w="60" w:type="dxa"/>
              <w:right w:w="80" w:type="dxa"/>
            </w:tcMar>
            <w:vAlign w:val="center"/>
          </w:tcPr>
          <w:p w14:paraId="49229042" w14:textId="77777777" w:rsidR="006001A2" w:rsidRDefault="00EE501D">
            <w:pPr>
              <w:spacing w:after="0" w:line="252" w:lineRule="auto"/>
              <w:jc w:val="center"/>
              <w:rPr>
                <w:del w:id="2228" w:author="OpenAI Codex" w:date="2026-10-11T06:02:09Z"/>
              </w:rPr>
            </w:pPr>
            <w:del w:id="2227" w:author="OpenAI Codex" w:date="2026-10-11T06:02:09Z">
              <w:r>
                <w:rPr>
                  <w:b/>
                  <w:sz w:val="17"/>
                </w:rPr>
                <w:delText>0.5864</w:delText>
              </w:r>
            </w:del>
          </w:p>
        </w:tc>
        <w:tc>
          <w:tcPr>
            <w:tcW w:w="3500" w:type="dxa"/>
            <w:shd w:val="clear" w:color="auto" w:fill="F8FAFC"/>
            <w:tcMar>
              <w:top w:w="60" w:type="dxa"/>
              <w:left w:w="80" w:type="dxa"/>
              <w:bottom w:w="60" w:type="dxa"/>
              <w:right w:w="80" w:type="dxa"/>
            </w:tcMar>
            <w:vAlign w:val="center"/>
          </w:tcPr>
          <w:p w14:paraId="4E050B6B" w14:textId="4646E475" w:rsidR="006001A2" w:rsidRDefault="00EE501D">
            <w:pPr>
              <w:spacing w:after="0" w:line="252" w:lineRule="auto"/>
              <w:rPr>
                <w:del w:id="2230" w:author="OpenAI Codex" w:date="2026-10-11T06:02:09Z"/>
              </w:rPr>
            </w:pPr>
            <w:del w:id="2229" w:author="OpenAI Codex" w:date="2026-10-11T06:02:09Z">
              <w:r>
                <w:rPr>
                  <w:b/>
                  <w:sz w:val="17"/>
                </w:rPr>
                <w:delText>Modest terminal ranking discrimination; no inference of stable monthly or future performance.</w:delText>
              </w:r>
            </w:del>
          </w:p>
        </w:tc>
      </w:tr>
      <w:tr w:rsidR="006001A2" w14:paraId="53ED1356" w14:textId="77777777">
        <w:trPr>
          <w:cantSplit/>
          <w:jc w:val="center"/>
          <w:del w:id="2248" w:author="OpenAI Codex" w:date="2026-10-11T06:02:09Z"/>
        </w:trPr>
        <w:tc>
          <w:tcPr>
            <w:tcW w:w="897" w:type="dxa"/>
            <w:tcMar>
              <w:top w:w="60" w:type="dxa"/>
              <w:left w:w="80" w:type="dxa"/>
              <w:bottom w:w="60" w:type="dxa"/>
              <w:right w:w="80" w:type="dxa"/>
            </w:tcMar>
            <w:vAlign w:val="center"/>
          </w:tcPr>
          <w:p w14:paraId="6E217678" w14:textId="77777777" w:rsidR="006001A2" w:rsidRDefault="006001A2">
            <w:pPr>
              <w:spacing w:after="0" w:line="252" w:lineRule="auto"/>
              <w:rPr>
                <w:del w:id="2231" w:author="OpenAI Codex" w:date="2026-10-11T06:02:09Z"/>
              </w:rPr>
            </w:pPr>
          </w:p>
        </w:tc>
        <w:tc>
          <w:tcPr>
            <w:tcW w:w="992" w:type="dxa"/>
            <w:tcMar>
              <w:top w:w="60" w:type="dxa"/>
              <w:left w:w="80" w:type="dxa"/>
              <w:bottom w:w="60" w:type="dxa"/>
              <w:right w:w="80" w:type="dxa"/>
            </w:tcMar>
            <w:vAlign w:val="center"/>
          </w:tcPr>
          <w:p w14:paraId="14CAC232" w14:textId="77777777" w:rsidR="006001A2" w:rsidRDefault="00EE501D">
            <w:pPr>
              <w:spacing w:after="0" w:line="252" w:lineRule="auto"/>
              <w:rPr>
                <w:del w:id="2233" w:author="OpenAI Codex" w:date="2026-10-11T06:02:09Z"/>
              </w:rPr>
            </w:pPr>
            <w:del w:id="2232" w:author="OpenAI Codex" w:date="2026-10-11T06:02:09Z">
              <w:r>
                <w:rPr>
                  <w:b/>
                  <w:sz w:val="17"/>
                </w:rPr>
                <w:delText>Brier Score</w:delText>
              </w:r>
            </w:del>
          </w:p>
        </w:tc>
        <w:tc>
          <w:tcPr>
            <w:tcW w:w="1484" w:type="dxa"/>
            <w:tcMar>
              <w:top w:w="60" w:type="dxa"/>
              <w:left w:w="80" w:type="dxa"/>
              <w:bottom w:w="60" w:type="dxa"/>
              <w:right w:w="80" w:type="dxa"/>
            </w:tcMar>
            <w:vAlign w:val="center"/>
          </w:tcPr>
          <w:p w14:paraId="4188C185" w14:textId="77777777" w:rsidR="006001A2" w:rsidRDefault="00EE501D">
            <w:pPr>
              <w:spacing w:after="0" w:line="252" w:lineRule="auto"/>
              <w:jc w:val="center"/>
              <w:rPr>
                <w:del w:id="2235" w:author="OpenAI Codex" w:date="2026-10-11T06:02:09Z"/>
              </w:rPr>
            </w:pPr>
            <w:del w:id="2234" w:author="OpenAI Codex" w:date="2026-10-11T06:02:09Z">
              <w:r>
                <w:rPr>
                  <w:rFonts w:ascii="Cambria Math" w:hAnsi="Cambria Math"/>
                  <w:sz w:val="17"/>
                </w:rPr>
                <w:delText>0.1073 ± 0.0030</w:delText>
              </w:r>
            </w:del>
          </w:p>
        </w:tc>
        <w:tc>
          <w:tcPr>
            <w:tcW w:w="1652" w:type="dxa"/>
            <w:tcMar>
              <w:top w:w="60" w:type="dxa"/>
              <w:left w:w="80" w:type="dxa"/>
              <w:bottom w:w="60" w:type="dxa"/>
              <w:right w:w="80" w:type="dxa"/>
            </w:tcMar>
            <w:vAlign w:val="center"/>
          </w:tcPr>
          <w:p w14:paraId="3674DE7D" w14:textId="77777777" w:rsidR="006001A2" w:rsidRDefault="00EE501D">
            <w:pPr>
              <w:spacing w:after="0" w:line="252" w:lineRule="auto"/>
              <w:jc w:val="center"/>
              <w:rPr>
                <w:del w:id="2237" w:author="OpenAI Codex" w:date="2026-10-11T06:02:09Z"/>
              </w:rPr>
            </w:pPr>
            <w:del w:id="2236" w:author="OpenAI Codex" w:date="2026-10-11T06:02:09Z">
              <w:r>
                <w:rPr>
                  <w:rFonts w:ascii="Cambria Math" w:hAnsi="Cambria Math"/>
                  <w:sz w:val="17"/>
                </w:rPr>
                <w:delText>0.1213 ± 0.0189</w:delText>
              </w:r>
            </w:del>
          </w:p>
        </w:tc>
        <w:tc>
          <w:tcPr>
            <w:tcW w:w="1508" w:type="dxa"/>
            <w:tcMar>
              <w:top w:w="60" w:type="dxa"/>
              <w:left w:w="80" w:type="dxa"/>
              <w:bottom w:w="60" w:type="dxa"/>
              <w:right w:w="80" w:type="dxa"/>
            </w:tcMar>
            <w:vAlign w:val="center"/>
          </w:tcPr>
          <w:p w14:paraId="3C882CB7" w14:textId="77777777" w:rsidR="006001A2" w:rsidRDefault="00EE501D">
            <w:pPr>
              <w:spacing w:after="0" w:line="252" w:lineRule="auto"/>
              <w:jc w:val="center"/>
              <w:rPr>
                <w:del w:id="2239" w:author="OpenAI Codex" w:date="2026-10-11T06:02:09Z"/>
              </w:rPr>
            </w:pPr>
            <w:del w:id="2238" w:author="OpenAI Codex" w:date="2026-10-11T06:02:09Z">
              <w:r>
                <w:rPr>
                  <w:b/>
                  <w:sz w:val="17"/>
                </w:rPr>
                <w:delText>0.0949</w:delText>
              </w:r>
            </w:del>
          </w:p>
        </w:tc>
        <w:tc>
          <w:tcPr>
            <w:tcW w:w="3500" w:type="dxa"/>
            <w:tcMar>
              <w:top w:w="60" w:type="dxa"/>
              <w:left w:w="80" w:type="dxa"/>
              <w:bottom w:w="60" w:type="dxa"/>
              <w:right w:w="80" w:type="dxa"/>
            </w:tcMar>
            <w:vAlign w:val="center"/>
          </w:tcPr>
          <w:p w14:paraId="4F283103" w14:textId="71623A1B" w:rsidR="006001A2" w:rsidRDefault="00EE501D">
            <w:pPr>
              <w:spacing w:after="0" w:line="252" w:lineRule="auto"/>
              <w:jc w:val="center"/>
              <w:rPr>
                <w:del w:id="2241" w:author="OpenAI Codex" w:date="2026-10-11T06:02:09Z"/>
              </w:rPr>
            </w:pPr>
            <w:del w:id="2240" w:author="OpenAI Codex" w:date="2026-10-11T06:02:09Z">
              <w:r>
                <w:rPr>
                  <w:b/>
                  <w:sz w:val="17"/>
                </w:rPr>
                <w:delText>Observed squared probability error, affected by prevalence. No probability-calibration certificate; terminal tree Brier 0.0946 is lower.</w:delText>
              </w:r>
            </w:del>
          </w:p>
        </w:tc>
      </w:tr>
    </w:tbl>
    <w:p w14:paraId="490B9C83" w14:textId="77777777" w:rsidR="006001A2" w:rsidRDefault="006001A2">
      <w:pPr>
        <w:spacing w:before="40" w:after="40" w:line="40" w:lineRule="exact"/>
      </w:pPr>
    </w:p>
    <w:p w14:paraId="5D80385C" w14:textId="77777777" w:rsidR="006001A2" w:rsidRDefault="00EE501D">
      <w:pPr>
        <w:pStyle w:val="Heading2"/>
      </w:pPr>
      <w:r>
        <w:t>Audit Conclusion</w:t>
      </w:r>
    </w:p>
    <w:p w14:paraId="1AFF1B68" w14:textId="23276758" w:rsidR="006001A2" w:rsidRDefault="00EE501D">
      <w:r>
        <w:t>This distributional audit reveals that while structural cart features (such as item count medians and price medians) remained descriptively comparable, observable descriptive shifts occurred in freight charges (+11.29% mean increase) and regional customer share (+5.14pp in São Paulo), while purchasing hour modes shifted from 14:00 to 16:00. Furthermore, target detractor prevalence decreased from 14.99% to 10.83%. These shifts demonstrate that operational e-commerce data exhibits moderate temporal drift, underscoring the importance of continuous monitoring and regular retraining in production environments.</w:t>
      </w:r>
    </w:p>
    <w:p>
      <w:pPr>
        <w:pStyle w:val="Heading1"/>
        <w:rPr>
          <w:ins w:id="3041" w:author="OpenAI Codex" w:date="2026-10-11T06:02:09Z"/>
        </w:rPr>
      </w:pPr>
      <w:ins w:id="3042" w:author="OpenAI Codex" w:date="2026-10-11T06:02:09Z">
        <w:r>
          <w:t>Appendix E Repository and Reproducibility</w:t>
        </w:r>
      </w:ins>
    </w:p>
    <w:p>
      <w:pPr>
        <w:rPr>
          <w:ins w:id="3043" w:author="OpenAI Codex" w:date="2026-10-11T06:02:09Z"/>
        </w:rPr>
      </w:pPr>
      <w:ins w:id="3044" w:author="OpenAI Codex" w:date="2026-10-11T06:02:09Z">
        <w:r>
          <w:t>Repository: https://github.com/wuqianzong/Team11_IT5006_Ecommerce_Analytics_AY2627Sem1/tree/milestone-2</w:t>
        </w:r>
      </w:ins>
    </w:p>
    <w:p>
      <w:pPr>
        <w:rPr>
          <w:ins w:id="3045" w:author="OpenAI Codex" w:date="2026-10-11T06:02:09Z"/>
        </w:rPr>
      </w:pPr>
      <w:ins w:id="3046" w:author="OpenAI Codex" w:date="2026-10-11T06:02:09Z">
        <w:r>
          <w:t>Start with the root README on the milestone-2 branch. It identifies the active modelling pipeline, links the saved-evidence walkthrough, and provides the pinned environment, independent verification, complete retraining, diagnostic generation and scoring commands. Use the recorded Python 3.10.19 environment and exact dependency versions for the closest reproduction.</w:t>
        </w:r>
      </w:ins>
    </w:p>
    <w:p>
      <w:pPr>
        <w:rPr>
          <w:ins w:id="3047" w:author="OpenAI Codex" w:date="2026-10-11T06:02:09Z"/>
        </w:rPr>
      </w:pPr>
      <w:ins w:id="3048" w:author="OpenAI Codex" w:date="2026-10-11T06:02:09Z">
        <w:r>
          <w:t>The committed evidence includes the predefined model configurations, training/validation memberships, input and source hashes, fitted preprocessing/model bundles, fold predictions, comparison tables, development-selected threshold and terminal predictions. Verification checks saved predictions and metrics without retraining; full reproduction writes to a fresh output directory and preserves the accepted evidence.</w:t>
        </w:r>
      </w:ins>
    </w:p>
    <w:p>
      <w:pPr>
        <w:rPr>
          <w:ins w:id="3049" w:author="OpenAI Codex" w:date="2026-10-11T06:02:09Z"/>
        </w:rPr>
      </w:pPr>
      <w:ins w:id="3050" w:author="OpenAI Codex" w:date="2026-10-11T06:02:09Z">
        <w:r>
          <w:t>The saved-evidence walkthrough presents split checks, both modelling cycles, controlled fold differences, model selection, final results and scoring. Classification scoring returns the frozen illustrative decision rule alongside probabilities; its negative terminal utility must accompany interpretation. Numerical checks do not establish prospective event-time availability or performance on an untouched future cohort.</w:t>
        </w:r>
      </w:ins>
    </w:p>
    <w:p w14:paraId="47CB3388" w14:textId="77777777" w:rsidR="006001A2" w:rsidRDefault="00EE501D">
      <w:pPr>
        <w:pStyle w:val="Heading1"/>
        <w:pageBreakBefore/>
        <w:rPr>
          <w:del w:id="2250" w:author="OpenAI Codex" w:date="2026-10-11T06:02:09Z"/>
        </w:rPr>
      </w:pPr>
      <w:del w:id="2249" w:author="OpenAI Codex" w:date="2026-10-11T06:02:09Z">
        <w:r>
          <w:lastRenderedPageBreak/>
          <w:delText>Appendix G: Project Repository &amp; Reproduction Guide</w:delText>
        </w:r>
      </w:del>
    </w:p>
    <w:p w14:paraId="5984BE93" w14:textId="77777777" w:rsidR="006001A2" w:rsidRDefault="00EE501D">
      <w:pPr>
        <w:spacing w:after="50"/>
        <w:ind w:left="360" w:hanging="216"/>
        <w:rPr>
          <w:del w:id="2255" w:author="OpenAI Codex" w:date="2026-10-11T06:02:09Z"/>
        </w:rPr>
      </w:pPr>
      <w:del w:id="2251" w:author="OpenAI Codex" w:date="2026-10-11T06:02:09Z">
        <w:r>
          <w:rPr>
            <w:rFonts w:ascii="Arial" w:hAnsi="Arial"/>
            <w:b/>
            <w:color w:val="1F4E79"/>
            <w:sz w:val="20"/>
          </w:rPr>
          <w:delText xml:space="preserve">• </w:delText>
        </w:r>
      </w:del>
      <w:del w:id="2252" w:author="OpenAI Codex" w:date="2026-10-11T06:02:09Z">
        <w:r>
          <w:rPr>
            <w:b/>
            <w:sz w:val="21"/>
          </w:rPr>
          <w:delText>GitHub Repository</w:delText>
        </w:r>
      </w:del>
      <w:del w:id="2253" w:author="OpenAI Codex" w:date="2026-10-11T06:02:09Z">
        <w:r>
          <w:rPr>
            <w:sz w:val="21"/>
          </w:rPr>
          <w:delText xml:space="preserve">: </w:delText>
        </w:r>
      </w:del>
      <w:hyperlink r:id="rId27">
        <w:del w:id="2254" w:author="OpenAI Codex" w:date="2026-10-11T06:02:09Z">
          <w:r>
            <w:rPr>
              <w:color w:val="0563C1"/>
              <w:sz w:val="21"/>
              <w:u w:val="single"/>
            </w:rPr>
            <w:delText>https://github.com/wuqianzong/Team11_IT5006_Ecommerce_Analytics_AY2627Sem1</w:delText>
          </w:r>
        </w:del>
      </w:hyperlink>
    </w:p>
    <w:p w14:paraId="548FE2E5" w14:textId="77777777" w:rsidR="006001A2" w:rsidRDefault="00EE501D">
      <w:pPr>
        <w:spacing w:after="50"/>
        <w:ind w:left="360" w:hanging="216"/>
        <w:rPr>
          <w:del w:id="2260" w:author="OpenAI Codex" w:date="2026-10-11T06:02:09Z"/>
        </w:rPr>
      </w:pPr>
      <w:del w:id="2256" w:author="OpenAI Codex" w:date="2026-10-11T06:02:09Z">
        <w:r>
          <w:rPr>
            <w:rFonts w:ascii="Arial" w:hAnsi="Arial"/>
            <w:b/>
            <w:color w:val="1F4E79"/>
            <w:sz w:val="20"/>
          </w:rPr>
          <w:delText xml:space="preserve">• </w:delText>
        </w:r>
      </w:del>
      <w:del w:id="2257" w:author="OpenAI Codex" w:date="2026-10-11T06:02:09Z">
        <w:r>
          <w:rPr>
            <w:b/>
            <w:sz w:val="21"/>
          </w:rPr>
          <w:delText>Milestone 2 Branch</w:delText>
        </w:r>
      </w:del>
      <w:del w:id="2258" w:author="OpenAI Codex" w:date="2026-10-11T06:02:09Z">
        <w:r>
          <w:rPr>
            <w:sz w:val="21"/>
          </w:rPr>
          <w:delText xml:space="preserve">: </w:delText>
        </w:r>
      </w:del>
      <w:del w:id="2259" w:author="OpenAI Codex" w:date="2026-10-11T06:02:09Z">
        <w:r>
          <w:rPr>
            <w:rFonts w:ascii="Consolas" w:hAnsi="Consolas"/>
            <w:color w:val="8A1E38"/>
            <w:sz w:val="20"/>
          </w:rPr>
          <w:delText>milestone-2</w:delText>
        </w:r>
      </w:del>
    </w:p>
    <w:p w14:paraId="2F004EB3" w14:textId="1888DCD2" w:rsidR="006001A2" w:rsidRDefault="00EE501D">
      <w:pPr>
        <w:spacing w:after="50"/>
        <w:ind w:left="360" w:hanging="216"/>
        <w:rPr>
          <w:del w:id="2266" w:author="OpenAI Codex" w:date="2026-10-11T06:02:09Z"/>
        </w:rPr>
      </w:pPr>
      <w:del w:id="2261" w:author="OpenAI Codex" w:date="2026-10-11T06:02:09Z">
        <w:r>
          <w:delText xml:space="preserve">Current canonical evidence: artifacts/metrics/experiment-4/run-01/. Active scoring configuration: </w:delText>
        </w:r>
      </w:del>
      <w:proofErr w:type="spellStart"/>
      <w:del w:id="2262" w:author="OpenAI Codex" w:date="2026-10-11T06:02:09Z">
        <w:r>
          <w:delText>src</w:delText>
        </w:r>
      </w:del>
      <w:proofErr w:type="spellEnd"/>
      <w:del w:id="2263" w:author="OpenAI Codex" w:date="2026-10-11T06:02:09Z">
        <w:r>
          <w:delText>/models/configs/</w:delText>
        </w:r>
      </w:del>
      <w:proofErr w:type="spellStart"/>
      <w:del w:id="2264" w:author="OpenAI Codex" w:date="2026-10-11T06:02:09Z">
        <w:r>
          <w:delText>active_pipeline.json</w:delText>
        </w:r>
      </w:del>
      <w:proofErr w:type="spellEnd"/>
      <w:del w:id="2265" w:author="OpenAI Codex" w:date="2026-10-11T06:02:09Z">
        <w:r>
          <w:delText>. Archived v4 and Experiment 3 evidence remain available for historical exploration.</w:delText>
        </w:r>
      </w:del>
    </w:p>
    <w:p w14:paraId="39D7E4E5" w14:textId="77777777" w:rsidR="006001A2" w:rsidRDefault="00EE501D">
      <w:pPr>
        <w:pStyle w:val="Heading3"/>
        <w:rPr>
          <w:del w:id="2268" w:author="OpenAI Codex" w:date="2026-10-11T06:02:09Z"/>
        </w:rPr>
      </w:pPr>
      <w:del w:id="2267" w:author="OpenAI Codex" w:date="2026-10-11T06:02:09Z">
        <w:r>
          <w:delText>Reproduction &amp; Verification Instructions:</w:delText>
        </w:r>
      </w:del>
    </w:p>
    <w:p w14:paraId="2A75040D" w14:textId="77777777" w:rsidR="006001A2" w:rsidRDefault="00EE501D">
      <w:pPr>
        <w:spacing w:after="50"/>
        <w:ind w:left="403" w:hanging="259"/>
        <w:rPr>
          <w:del w:id="2272" w:author="OpenAI Codex" w:date="2026-10-11T06:02:09Z"/>
        </w:rPr>
      </w:pPr>
      <w:del w:id="2269" w:author="OpenAI Codex" w:date="2026-10-11T06:02:09Z">
        <w:r>
          <w:rPr>
            <w:b/>
            <w:color w:val="1F4E79"/>
            <w:sz w:val="21"/>
          </w:rPr>
          <w:delText xml:space="preserve">1. </w:delText>
        </w:r>
      </w:del>
      <w:del w:id="2270" w:author="OpenAI Codex" w:date="2026-10-11T06:02:09Z">
        <w:r>
          <w:rPr>
            <w:b/>
            <w:sz w:val="21"/>
          </w:rPr>
          <w:delText>Environment Setup</w:delText>
        </w:r>
      </w:del>
      <w:del w:id="2271" w:author="OpenAI Codex" w:date="2026-10-11T06:02:09Z">
        <w:r>
          <w:rPr>
            <w:sz w:val="21"/>
          </w:rPr>
          <w:delText>:</w:delText>
        </w:r>
      </w:del>
    </w:p>
    <w:p w14:paraId="66293EE9" w14:textId="7A3F0E75" w:rsidR="006001A2" w:rsidRDefault="00EE501D">
      <w:pPr>
        <w:rPr>
          <w:del w:id="2278" w:author="OpenAI Codex" w:date="2026-10-11T06:02:09Z"/>
        </w:rPr>
      </w:pPr>
      <w:del w:id="2273" w:author="OpenAI Codex" w:date="2026-10-11T06:02:09Z">
        <w:r>
          <w:delText xml:space="preserve">Current saved-evidence verification: python -m </w:delText>
        </w:r>
      </w:del>
      <w:proofErr w:type="gramStart"/>
      <w:del w:id="2274" w:author="OpenAI Codex" w:date="2026-10-11T06:02:09Z">
        <w:r>
          <w:delText>experiments.experiment</w:delText>
        </w:r>
      </w:del>
      <w:proofErr w:type="gramEnd"/>
      <w:del w:id="2275" w:author="OpenAI Codex" w:date="2026-10-11T06:02:09Z">
        <w:r>
          <w:delText>_</w:delText>
        </w:r>
      </w:del>
      <w:proofErr w:type="gramStart"/>
      <w:del w:id="2276" w:author="OpenAI Codex" w:date="2026-10-11T06:02:09Z">
        <w:r>
          <w:delText>4.verify</w:delText>
        </w:r>
      </w:del>
      <w:proofErr w:type="gramEnd"/>
      <w:del w:id="2277" w:author="OpenAI Codex" w:date="2026-10-11T06:02:09Z">
        <w:r>
          <w:delText xml:space="preserve"> --run artifacts/metrics/experiment-4/run-01. This independently checks all 130 validation folds, 26 terminal prediction files, membership digests, source and bundle hashes, development selection and the threshold minimum. No fitting is needed.</w:delText>
        </w:r>
      </w:del>
    </w:p>
    <w:p w14:paraId="575F68D4" w14:textId="79108E72" w:rsidR="006001A2" w:rsidRDefault="00EE501D">
      <w:pPr>
        <w:spacing w:before="80" w:after="120" w:line="252" w:lineRule="auto"/>
        <w:ind w:left="360" w:right="360"/>
        <w:rPr>
          <w:del w:id="2292" w:author="OpenAI Codex" w:date="2026-10-11T06:02:09Z"/>
        </w:rPr>
      </w:pPr>
      <w:del w:id="2279" w:author="OpenAI Codex" w:date="2026-10-11T06:02:09Z">
        <w:r>
          <w:delText xml:space="preserve">Use experiments/experiment_4/requirements.txt and the environment recorded in </w:delText>
        </w:r>
      </w:del>
      <w:proofErr w:type="spellStart"/>
      <w:proofErr w:type="gramStart"/>
      <w:del w:id="2280" w:author="OpenAI Codex" w:date="2026-10-11T06:02:09Z">
        <w:r>
          <w:delText>freeze.json</w:delText>
        </w:r>
      </w:del>
      <w:proofErr w:type="spellEnd"/>
      <w:proofErr w:type="gramEnd"/>
      <w:del w:id="2281" w:author="OpenAI Codex" w:date="2026-10-11T06:02:09Z">
        <w:r>
          <w:delText xml:space="preserve"> (Python 3.10.19; </w:delText>
        </w:r>
      </w:del>
      <w:proofErr w:type="spellStart"/>
      <w:del w:id="2282" w:author="OpenAI Codex" w:date="2026-10-11T06:02:09Z">
        <w:r>
          <w:delText>numpy</w:delText>
        </w:r>
      </w:del>
      <w:proofErr w:type="spellEnd"/>
      <w:del w:id="2283" w:author="OpenAI Codex" w:date="2026-10-11T06:02:09Z">
        <w:r>
          <w:delText xml:space="preserve"> 2.2.6, pandas 2.3.3, scikit-learn 1.7.2, </w:delText>
        </w:r>
      </w:del>
      <w:proofErr w:type="spellStart"/>
      <w:del w:id="2284" w:author="OpenAI Codex" w:date="2026-10-11T06:02:09Z">
        <w:r>
          <w:delText>scipy</w:delText>
        </w:r>
      </w:del>
      <w:proofErr w:type="spellEnd"/>
      <w:del w:id="2285" w:author="OpenAI Codex" w:date="2026-10-11T06:02:09Z">
        <w:r>
          <w:delText xml:space="preserve"> 1.15.3 and </w:delText>
        </w:r>
      </w:del>
      <w:proofErr w:type="spellStart"/>
      <w:del w:id="2286" w:author="OpenAI Codex" w:date="2026-10-11T06:02:09Z">
        <w:r>
          <w:delText>joblib</w:delText>
        </w:r>
      </w:del>
      <w:proofErr w:type="spellEnd"/>
      <w:del w:id="2287" w:author="OpenAI Codex" w:date="2026-10-11T06:02:09Z">
        <w:r>
          <w:delText xml:space="preserve"> 1.5.2). Archived v4 supplements remain historical supporting evidence. Exact CSV threshold reconstruction uses </w:delText>
        </w:r>
      </w:del>
      <w:proofErr w:type="spellStart"/>
      <w:del w:id="2288" w:author="OpenAI Codex" w:date="2026-10-11T06:02:09Z">
        <w:r>
          <w:delText>float_precision</w:delText>
        </w:r>
      </w:del>
      <w:proofErr w:type="spellEnd"/>
      <w:del w:id="2289" w:author="OpenAI Codex" w:date="2026-10-11T06:02:09Z">
        <w:r>
          <w:delText>=</w:delText>
        </w:r>
      </w:del>
      <w:proofErr w:type="spellStart"/>
      <w:del w:id="2290" w:author="OpenAI Codex" w:date="2026-10-11T06:02:09Z">
        <w:r>
          <w:delText>round_trip</w:delText>
        </w:r>
      </w:del>
      <w:proofErr w:type="spellEnd"/>
      <w:del w:id="2291" w:author="OpenAI Codex" w:date="2026-10-11T06:02:09Z">
        <w:r>
          <w:delText>.</w:delText>
        </w:r>
      </w:del>
    </w:p>
    <w:p w14:paraId="02457459" w14:textId="4851E780" w:rsidR="006001A2" w:rsidRDefault="00EE501D">
      <w:pPr>
        <w:spacing w:after="50"/>
        <w:ind w:left="403" w:hanging="259"/>
        <w:rPr>
          <w:del w:id="2294" w:author="OpenAI Codex" w:date="2026-10-11T06:02:09Z"/>
        </w:rPr>
      </w:pPr>
      <w:del w:id="2293" w:author="OpenAI Codex" w:date="2026-10-11T06:02:09Z">
        <w:r>
          <w:delText>2. Matched two-cycle walkthrough</w:delText>
        </w:r>
      </w:del>
    </w:p>
    <w:p w14:paraId="3D8D19F4" w14:textId="76571A21" w:rsidR="006001A2" w:rsidRDefault="00EE501D">
      <w:pPr>
        <w:rPr>
          <w:del w:id="2296" w:author="OpenAI Codex" w:date="2026-10-11T06:02:09Z"/>
        </w:rPr>
      </w:pPr>
      <w:del w:id="2295" w:author="OpenAI Codex" w:date="2026-10-11T06:02:09Z">
        <w:r>
          <w:delText>Open notebooks/10_matched_two_cycle_pipeline.ipynb to inspect split checks, both cycle comparison tables, controlled fold differences, selected models, frozen policy, final metrics and zero-fit scoring. Reproduction commands appear in experiments/experiment_4/README.md; use a fresh output directory. Notebook 09 remains a historical v4 walkthrough.</w:delText>
        </w:r>
      </w:del>
    </w:p>
    <w:p w14:paraId="69297224" w14:textId="36D2F7BA" w:rsidR="006001A2" w:rsidRDefault="00EE501D">
      <w:pPr>
        <w:spacing w:after="50"/>
        <w:ind w:left="403" w:hanging="259"/>
        <w:rPr>
          <w:del w:id="2298" w:author="OpenAI Codex" w:date="2026-10-11T06:02:09Z"/>
        </w:rPr>
      </w:pPr>
      <w:del w:id="2297" w:author="OpenAI Codex" w:date="2026-10-11T06:02:09Z">
        <w:r>
          <w:delText>3. Current saved scoring and interpretation</w:delText>
        </w:r>
      </w:del>
    </w:p>
    <w:p w14:paraId="760CD160" w14:textId="36B73D5A" w:rsidR="006001A2" w:rsidRDefault="00EE501D">
      <w:pPr>
        <w:rPr>
          <w:del w:id="2309" w:author="OpenAI Codex" w:date="2026-10-11T06:02:09Z"/>
        </w:rPr>
      </w:pPr>
      <w:del w:id="2299" w:author="OpenAI Codex" w:date="2026-10-11T06:02:09Z">
        <w:r>
          <w:br/>
        </w:r>
      </w:del>
      <w:del w:id="2300" w:author="OpenAI Codex" w:date="2026-10-11T06:02:09Z">
        <w:r>
          <w:br/>
          <w:delText xml:space="preserve">Active scoring uses </w:delText>
        </w:r>
      </w:del>
      <w:proofErr w:type="gramStart"/>
      <w:del w:id="2301" w:author="OpenAI Codex" w:date="2026-10-11T06:02:09Z">
        <w:r>
          <w:delText>src.models</w:delText>
        </w:r>
      </w:del>
      <w:proofErr w:type="gramEnd"/>
      <w:del w:id="2302" w:author="OpenAI Codex" w:date="2026-10-11T06:02:09Z">
        <w:r>
          <w:delText xml:space="preserve">.experiment4_score and </w:delText>
        </w:r>
      </w:del>
      <w:proofErr w:type="spellStart"/>
      <w:del w:id="2303" w:author="OpenAI Codex" w:date="2026-10-11T06:02:09Z">
        <w:r>
          <w:delText>src</w:delText>
        </w:r>
      </w:del>
      <w:proofErr w:type="spellEnd"/>
      <w:del w:id="2304" w:author="OpenAI Codex" w:date="2026-10-11T06:02:09Z">
        <w:r>
          <w:delText>/models/configs/</w:delText>
        </w:r>
      </w:del>
      <w:proofErr w:type="spellStart"/>
      <w:del w:id="2305" w:author="OpenAI Codex" w:date="2026-10-11T06:02:09Z">
        <w:r>
          <w:delText>active_pipeline.json</w:delText>
        </w:r>
      </w:del>
      <w:proofErr w:type="spellEnd"/>
      <w:del w:id="2306" w:author="OpenAI Codex" w:date="2026-10-11T06:02:09Z">
        <w:r>
          <w:delText xml:space="preserve">. Supply </w:delText>
        </w:r>
      </w:del>
      <w:proofErr w:type="spellStart"/>
      <w:del w:id="2307" w:author="OpenAI Codex" w:date="2026-10-11T06:02:09Z">
        <w:r>
          <w:delText>order_id</w:delText>
        </w:r>
      </w:del>
      <w:proofErr w:type="spellEnd"/>
      <w:del w:id="2308" w:author="OpenAI Codex" w:date="2026-10-11T06:02:09Z">
        <w:r>
          <w:delText xml:space="preserve"> and the selected raw constructed features. The scorer verifies manifest hashes, required columns and unique order identifiers. Saved predictions reproduce the current terminal results. The experimental classifier policy is not recommended for deployment because its frozen terminal loss is worse than no alerts. Model selection is based on development validation only.</w:delText>
        </w:r>
      </w:del>
    </w:p>
    <w:p w14:paraId="64C94B34" w14:textId="2EB96EAD" w:rsidR="006001A2" w:rsidRDefault="006001A2">
      <w:pPr>
        <w:spacing w:before="80" w:after="120" w:line="252" w:lineRule="auto"/>
        <w:ind w:left="360" w:right="360"/>
        <w:rPr>
          <w:del w:id="2310" w:author="OpenAI Codex" w:date="2026-10-11T06:02:09Z"/>
        </w:rPr>
      </w:pPr>
    </w:p>
    <w:p w14:paraId="19570959" w14:textId="1AD7B98B" w:rsidR="006001A2" w:rsidRDefault="006001A2">
      <w:pPr>
        <w:rPr>
          <w:del w:id="2311" w:author="OpenAI Codex" w:date="2026-10-11T06:02:09Z"/>
        </w:rPr>
      </w:pPr>
    </w:p>
    <w:p w14:paraId="67E08931" w14:textId="77777777" w:rsidR="001E4D08" w:rsidRDefault="00D6400B">
      <w:pPr>
        <w:pStyle w:val="Heading1"/>
        <w:rPr>
          <w:del w:id="2314" w:author="OpenAI Codex" w:date="2026-10-11T06:02:09Z"/>
        </w:rPr>
      </w:pPr>
      <w:del w:id="2312" w:author="OpenAI Codex" w:date="2026-10-11T06:02:09Z">
        <w:r>
          <w:delText xml:space="preserve">Appendix H Matched two cycle evidence and current </w:delText>
        </w:r>
      </w:del>
      <w:proofErr w:type="gramStart"/>
      <w:del w:id="2313" w:author="OpenAI Codex" w:date="2026-10-11T06:02:09Z">
        <w:r>
          <w:delText>final results</w:delText>
        </w:r>
      </w:del>
      <w:proofErr w:type="gramEnd"/>
    </w:p>
    <w:p w14:paraId="2BFBF9B7" w14:textId="77777777" w:rsidR="001E4D08" w:rsidRDefault="00D6400B">
      <w:pPr>
        <w:rPr>
          <w:del w:id="2318" w:author="OpenAI Codex" w:date="2026-10-11T06:02:09Z"/>
        </w:rPr>
      </w:pPr>
      <w:del w:id="2315" w:author="OpenAI Codex" w:date="2026-10-11T06:02:09Z">
        <w:r>
          <w:delText xml:space="preserve">Authoritative source: artifacts/metrics/experiment-4/run-01/. Five expanding chronological folds use customer purging and label maturity; every candidate shares the task-specific memberships. All 26 fixed recipes are shown. Training values below are mean fold </w:delText>
        </w:r>
      </w:del>
      <w:proofErr w:type="spellStart"/>
      <w:del w:id="2316" w:author="OpenAI Codex" w:date="2026-10-11T06:02:09Z">
        <w:r>
          <w:delText>resubstitution</w:delText>
        </w:r>
      </w:del>
      <w:proofErr w:type="spellEnd"/>
      <w:del w:id="2317" w:author="OpenAI Codex" w:date="2026-10-11T06:02:09Z">
        <w:r>
          <w:delText xml:space="preserve"> scores; validation values are mean ± sample SD. Terminal values are previously inspected later-period diagnostics. Selection uses validation only.</w:delText>
        </w:r>
      </w:del>
    </w:p>
    <w:p w14:paraId="7CA79DF2" w14:textId="77777777" w:rsidR="001E4D08" w:rsidRDefault="00D6400B">
      <w:pPr>
        <w:pStyle w:val="Heading2"/>
        <w:rPr>
          <w:del w:id="2320" w:author="OpenAI Codex" w:date="2026-10-11T06:02:09Z"/>
        </w:rPr>
      </w:pPr>
      <w:del w:id="2319" w:author="OpenAI Codex" w:date="2026-10-11T06:02:09Z">
        <w:r>
          <w:delText>H.1 Regression comparison</w:delText>
        </w:r>
      </w:del>
    </w:p>
    <w:tbl>
      <w:tblPr>
        <w:tblW w:w="8928" w:type="dxa"/>
        <w:tblLayout w:type="fixed"/>
        <w:tblLook w:val="04A0" w:firstRow="1" w:lastRow="0" w:firstColumn="1" w:lastColumn="0" w:noHBand="0" w:noVBand="1"/>
      </w:tblPr>
      <w:tblGrid>
        <w:gridCol w:w="650"/>
        <w:gridCol w:w="3050"/>
        <w:gridCol w:w="1000"/>
        <w:gridCol w:w="2628"/>
        <w:gridCol w:w="1600"/>
      </w:tblGrid>
      <w:tr w:rsidR="001E4D08" w14:paraId="523D96A7" w14:textId="77777777">
        <w:trPr>
          <w:cantSplit/>
          <w:tblHeader/>
          <w:del w:id="2481" w:author="OpenAI Codex" w:date="2026-10-11T06:02:09Z"/>
        </w:trPr>
        <w:tc>
          <w:tcPr>
            <w:tcW w:w="650" w:type="dxa"/>
            <w:shd w:val="clear" w:color="auto" w:fill="D9E5EF"/>
          </w:tcPr>
          <w:p w14:paraId="45633D28" w14:textId="77777777" w:rsidR="001E4D08" w:rsidRDefault="00D6400B">
            <w:pPr>
              <w:rPr>
                <w:del w:id="2322" w:author="OpenAI Codex" w:date="2026-10-11T06:02:09Z"/>
              </w:rPr>
            </w:pPr>
            <w:del w:id="2321" w:author="OpenAI Codex" w:date="2026-10-11T06:02:09Z">
              <w:r>
                <w:rPr>
                  <w:sz w:val="18"/>
                </w:rPr>
                <w:delText>Cycle</w:delText>
              </w:r>
            </w:del>
          </w:p>
        </w:tc>
        <w:tc>
          <w:tcPr>
            <w:tcW w:w="3050" w:type="dxa"/>
            <w:shd w:val="clear" w:color="auto" w:fill="D9E5EF"/>
          </w:tcPr>
          <w:p w14:paraId="0B2E051F" w14:textId="77777777" w:rsidR="001E4D08" w:rsidRDefault="00D6400B">
            <w:pPr>
              <w:rPr>
                <w:del w:id="2324" w:author="OpenAI Codex" w:date="2026-10-11T06:02:09Z"/>
              </w:rPr>
            </w:pPr>
            <w:del w:id="2323" w:author="OpenAI Codex" w:date="2026-10-11T06:02:09Z">
              <w:r>
                <w:rPr>
                  <w:sz w:val="18"/>
                </w:rPr>
                <w:delText>Recipe</w:delText>
              </w:r>
            </w:del>
          </w:p>
        </w:tc>
        <w:tc>
          <w:tcPr>
            <w:tcW w:w="1000" w:type="dxa"/>
            <w:shd w:val="clear" w:color="auto" w:fill="D9E5EF"/>
          </w:tcPr>
          <w:p w14:paraId="7F8724B7" w14:textId="77777777" w:rsidR="001E4D08" w:rsidRDefault="00D6400B">
            <w:pPr>
              <w:rPr>
                <w:del w:id="2326" w:author="OpenAI Codex" w:date="2026-10-11T06:02:09Z"/>
              </w:rPr>
            </w:pPr>
            <w:del w:id="2325" w:author="OpenAI Codex" w:date="2026-10-11T06:02:09Z">
              <w:r>
                <w:rPr>
                  <w:sz w:val="18"/>
                </w:rPr>
                <w:delText>Train mean</w:delText>
              </w:r>
            </w:del>
          </w:p>
        </w:tc>
        <w:tc>
          <w:tcPr>
            <w:tcW w:w="2628" w:type="dxa"/>
            <w:shd w:val="clear" w:color="auto" w:fill="D9E5EF"/>
          </w:tcPr>
          <w:p w14:paraId="7E9871FE" w14:textId="77777777" w:rsidR="001E4D08" w:rsidRDefault="00D6400B">
            <w:pPr>
              <w:rPr>
                <w:del w:id="2328" w:author="OpenAI Codex" w:date="2026-10-11T06:02:09Z"/>
              </w:rPr>
            </w:pPr>
            <w:del w:id="2327" w:author="OpenAI Codex" w:date="2026-10-11T06:02:09Z">
              <w:r>
                <w:rPr>
                  <w:sz w:val="18"/>
                </w:rPr>
                <w:delText>Validation mean ± SD</w:delText>
              </w:r>
            </w:del>
          </w:p>
        </w:tc>
        <w:tc>
          <w:tcPr>
            <w:tcW w:w="1600" w:type="dxa"/>
            <w:shd w:val="clear" w:color="auto" w:fill="D9E5EF"/>
          </w:tcPr>
          <w:p w14:paraId="395A24AB" w14:textId="77777777" w:rsidR="001E4D08" w:rsidRDefault="00D6400B">
            <w:pPr>
              <w:rPr>
                <w:del w:id="2330" w:author="OpenAI Codex" w:date="2026-10-11T06:02:09Z"/>
              </w:rPr>
            </w:pPr>
            <w:del w:id="2329" w:author="OpenAI Codex" w:date="2026-10-11T06:02:09Z">
              <w:r>
                <w:rPr>
                  <w:sz w:val="18"/>
                </w:rPr>
                <w:delText>Terminal</w:delText>
              </w:r>
            </w:del>
          </w:p>
        </w:tc>
      </w:tr>
      <w:tr w:rsidR="001E4D08" w14:paraId="4562D730" w14:textId="77777777">
        <w:trPr>
          <w:cantSplit/>
          <w:del w:id="2482" w:author="OpenAI Codex" w:date="2026-10-11T06:02:09Z"/>
        </w:trPr>
        <w:tc>
          <w:tcPr>
            <w:tcW w:w="650" w:type="dxa"/>
          </w:tcPr>
          <w:p w14:paraId="1FC9590A" w14:textId="77777777" w:rsidR="001E4D08" w:rsidRDefault="00D6400B">
            <w:pPr>
              <w:rPr>
                <w:del w:id="2332" w:author="OpenAI Codex" w:date="2026-10-11T06:02:09Z"/>
              </w:rPr>
            </w:pPr>
            <w:del w:id="2331" w:author="OpenAI Codex" w:date="2026-10-11T06:02:09Z">
              <w:r>
                <w:rPr>
                  <w:sz w:val="18"/>
                </w:rPr>
                <w:delText>1</w:delText>
              </w:r>
            </w:del>
          </w:p>
        </w:tc>
        <w:tc>
          <w:tcPr>
            <w:tcW w:w="3050" w:type="dxa"/>
          </w:tcPr>
          <w:p w14:paraId="0A699C58" w14:textId="77777777" w:rsidR="001E4D08" w:rsidRDefault="00D6400B">
            <w:pPr>
              <w:rPr>
                <w:del w:id="2334" w:author="OpenAI Codex" w:date="2026-10-11T06:02:09Z"/>
              </w:rPr>
            </w:pPr>
            <w:del w:id="2333" w:author="OpenAI Codex" w:date="2026-10-11T06:02:09Z">
              <w:r>
                <w:rPr>
                  <w:sz w:val="18"/>
                </w:rPr>
                <w:delText>nine-feature dummy</w:delText>
              </w:r>
            </w:del>
          </w:p>
        </w:tc>
        <w:tc>
          <w:tcPr>
            <w:tcW w:w="1000" w:type="dxa"/>
          </w:tcPr>
          <w:p w14:paraId="109F88EE" w14:textId="77777777" w:rsidR="001E4D08" w:rsidRDefault="00D6400B">
            <w:pPr>
              <w:rPr>
                <w:del w:id="2336" w:author="OpenAI Codex" w:date="2026-10-11T06:02:09Z"/>
              </w:rPr>
            </w:pPr>
            <w:del w:id="2335" w:author="OpenAI Codex" w:date="2026-10-11T06:02:09Z">
              <w:r>
                <w:rPr>
                  <w:sz w:val="18"/>
                </w:rPr>
                <w:delText>5.2604</w:delText>
              </w:r>
            </w:del>
          </w:p>
        </w:tc>
        <w:tc>
          <w:tcPr>
            <w:tcW w:w="2628" w:type="dxa"/>
          </w:tcPr>
          <w:p w14:paraId="5354C556" w14:textId="77777777" w:rsidR="001E4D08" w:rsidRDefault="00D6400B">
            <w:pPr>
              <w:rPr>
                <w:del w:id="2338" w:author="OpenAI Codex" w:date="2026-10-11T06:02:09Z"/>
              </w:rPr>
            </w:pPr>
            <w:del w:id="2337" w:author="OpenAI Codex" w:date="2026-10-11T06:02:09Z">
              <w:r>
                <w:rPr>
                  <w:sz w:val="18"/>
                </w:rPr>
                <w:delText>6.1345 ± 1.2842</w:delText>
              </w:r>
            </w:del>
          </w:p>
        </w:tc>
        <w:tc>
          <w:tcPr>
            <w:tcW w:w="1600" w:type="dxa"/>
          </w:tcPr>
          <w:p w14:paraId="76235AE4" w14:textId="77777777" w:rsidR="001E4D08" w:rsidRDefault="00D6400B">
            <w:pPr>
              <w:rPr>
                <w:del w:id="2340" w:author="OpenAI Codex" w:date="2026-10-11T06:02:09Z"/>
              </w:rPr>
            </w:pPr>
            <w:del w:id="2339" w:author="OpenAI Codex" w:date="2026-10-11T06:02:09Z">
              <w:r>
                <w:rPr>
                  <w:sz w:val="18"/>
                </w:rPr>
                <w:delText>4.8878</w:delText>
              </w:r>
            </w:del>
          </w:p>
        </w:tc>
      </w:tr>
      <w:tr w:rsidR="001E4D08" w14:paraId="434CD4F6" w14:textId="77777777">
        <w:trPr>
          <w:cantSplit/>
          <w:del w:id="2483" w:author="OpenAI Codex" w:date="2026-10-11T06:02:09Z"/>
        </w:trPr>
        <w:tc>
          <w:tcPr>
            <w:tcW w:w="650" w:type="dxa"/>
          </w:tcPr>
          <w:p w14:paraId="7BE617BD" w14:textId="77777777" w:rsidR="001E4D08" w:rsidRDefault="00D6400B">
            <w:pPr>
              <w:rPr>
                <w:del w:id="2342" w:author="OpenAI Codex" w:date="2026-10-11T06:02:09Z"/>
              </w:rPr>
            </w:pPr>
            <w:del w:id="2341" w:author="OpenAI Codex" w:date="2026-10-11T06:02:09Z">
              <w:r>
                <w:rPr>
                  <w:sz w:val="18"/>
                </w:rPr>
                <w:delText>1</w:delText>
              </w:r>
            </w:del>
          </w:p>
        </w:tc>
        <w:tc>
          <w:tcPr>
            <w:tcW w:w="3050" w:type="dxa"/>
          </w:tcPr>
          <w:p w14:paraId="45299C8E" w14:textId="77777777" w:rsidR="001E4D08" w:rsidRDefault="00D6400B">
            <w:pPr>
              <w:rPr>
                <w:del w:id="2344" w:author="OpenAI Codex" w:date="2026-10-11T06:02:09Z"/>
              </w:rPr>
            </w:pPr>
            <w:del w:id="2343" w:author="OpenAI Codex" w:date="2026-10-11T06:02:09Z">
              <w:r>
                <w:rPr>
                  <w:sz w:val="18"/>
                </w:rPr>
                <w:delText>nine-feature plain linear</w:delText>
              </w:r>
            </w:del>
          </w:p>
        </w:tc>
        <w:tc>
          <w:tcPr>
            <w:tcW w:w="1000" w:type="dxa"/>
          </w:tcPr>
          <w:p w14:paraId="6867C6D4" w14:textId="77777777" w:rsidR="001E4D08" w:rsidRDefault="00D6400B">
            <w:pPr>
              <w:rPr>
                <w:del w:id="2346" w:author="OpenAI Codex" w:date="2026-10-11T06:02:09Z"/>
              </w:rPr>
            </w:pPr>
            <w:del w:id="2345" w:author="OpenAI Codex" w:date="2026-10-11T06:02:09Z">
              <w:r>
                <w:rPr>
                  <w:sz w:val="18"/>
                </w:rPr>
                <w:delText>4.7327</w:delText>
              </w:r>
            </w:del>
          </w:p>
        </w:tc>
        <w:tc>
          <w:tcPr>
            <w:tcW w:w="2628" w:type="dxa"/>
          </w:tcPr>
          <w:p w14:paraId="7043ABA6" w14:textId="77777777" w:rsidR="001E4D08" w:rsidRDefault="00D6400B">
            <w:pPr>
              <w:rPr>
                <w:del w:id="2348" w:author="OpenAI Codex" w:date="2026-10-11T06:02:09Z"/>
              </w:rPr>
            </w:pPr>
            <w:del w:id="2347" w:author="OpenAI Codex" w:date="2026-10-11T06:02:09Z">
              <w:r>
                <w:rPr>
                  <w:sz w:val="18"/>
                </w:rPr>
                <w:delText>5.5158 ± 0.9836</w:delText>
              </w:r>
            </w:del>
          </w:p>
        </w:tc>
        <w:tc>
          <w:tcPr>
            <w:tcW w:w="1600" w:type="dxa"/>
          </w:tcPr>
          <w:p w14:paraId="6F1CEA13" w14:textId="77777777" w:rsidR="001E4D08" w:rsidRDefault="00D6400B">
            <w:pPr>
              <w:rPr>
                <w:del w:id="2350" w:author="OpenAI Codex" w:date="2026-10-11T06:02:09Z"/>
              </w:rPr>
            </w:pPr>
            <w:del w:id="2349" w:author="OpenAI Codex" w:date="2026-10-11T06:02:09Z">
              <w:r>
                <w:rPr>
                  <w:sz w:val="18"/>
                </w:rPr>
                <w:delText>5.6216</w:delText>
              </w:r>
            </w:del>
          </w:p>
        </w:tc>
      </w:tr>
      <w:tr w:rsidR="001E4D08" w14:paraId="6522141F" w14:textId="77777777">
        <w:trPr>
          <w:cantSplit/>
          <w:del w:id="2484" w:author="OpenAI Codex" w:date="2026-10-11T06:02:09Z"/>
        </w:trPr>
        <w:tc>
          <w:tcPr>
            <w:tcW w:w="650" w:type="dxa"/>
          </w:tcPr>
          <w:p w14:paraId="7592B728" w14:textId="77777777" w:rsidR="001E4D08" w:rsidRDefault="00D6400B">
            <w:pPr>
              <w:rPr>
                <w:del w:id="2352" w:author="OpenAI Codex" w:date="2026-10-11T06:02:09Z"/>
              </w:rPr>
            </w:pPr>
            <w:del w:id="2351" w:author="OpenAI Codex" w:date="2026-10-11T06:02:09Z">
              <w:r>
                <w:rPr>
                  <w:sz w:val="18"/>
                </w:rPr>
                <w:delText>1</w:delText>
              </w:r>
            </w:del>
          </w:p>
        </w:tc>
        <w:tc>
          <w:tcPr>
            <w:tcW w:w="3050" w:type="dxa"/>
          </w:tcPr>
          <w:p w14:paraId="188978E9" w14:textId="77777777" w:rsidR="001E4D08" w:rsidRDefault="00D6400B">
            <w:pPr>
              <w:rPr>
                <w:del w:id="2354" w:author="OpenAI Codex" w:date="2026-10-11T06:02:09Z"/>
              </w:rPr>
            </w:pPr>
            <w:del w:id="2353" w:author="OpenAI Codex" w:date="2026-10-11T06:02:09Z">
              <w:r>
                <w:rPr>
                  <w:sz w:val="18"/>
                </w:rPr>
                <w:delText>nine-feature single tree</w:delText>
              </w:r>
            </w:del>
          </w:p>
        </w:tc>
        <w:tc>
          <w:tcPr>
            <w:tcW w:w="1000" w:type="dxa"/>
          </w:tcPr>
          <w:p w14:paraId="6CF05464" w14:textId="77777777" w:rsidR="001E4D08" w:rsidRDefault="00D6400B">
            <w:pPr>
              <w:rPr>
                <w:del w:id="2356" w:author="OpenAI Codex" w:date="2026-10-11T06:02:09Z"/>
              </w:rPr>
            </w:pPr>
            <w:del w:id="2355" w:author="OpenAI Codex" w:date="2026-10-11T06:02:09Z">
              <w:r>
                <w:rPr>
                  <w:sz w:val="18"/>
                </w:rPr>
                <w:delText>4.7058</w:delText>
              </w:r>
            </w:del>
          </w:p>
        </w:tc>
        <w:tc>
          <w:tcPr>
            <w:tcW w:w="2628" w:type="dxa"/>
          </w:tcPr>
          <w:p w14:paraId="5AE260AF" w14:textId="77777777" w:rsidR="001E4D08" w:rsidRDefault="00D6400B">
            <w:pPr>
              <w:rPr>
                <w:del w:id="2358" w:author="OpenAI Codex" w:date="2026-10-11T06:02:09Z"/>
              </w:rPr>
            </w:pPr>
            <w:del w:id="2357" w:author="OpenAI Codex" w:date="2026-10-11T06:02:09Z">
              <w:r>
                <w:rPr>
                  <w:sz w:val="18"/>
                </w:rPr>
                <w:delText>5.3138 ± 0.9799</w:delText>
              </w:r>
            </w:del>
          </w:p>
        </w:tc>
        <w:tc>
          <w:tcPr>
            <w:tcW w:w="1600" w:type="dxa"/>
          </w:tcPr>
          <w:p w14:paraId="39A40A0B" w14:textId="77777777" w:rsidR="001E4D08" w:rsidRDefault="00D6400B">
            <w:pPr>
              <w:rPr>
                <w:del w:id="2360" w:author="OpenAI Codex" w:date="2026-10-11T06:02:09Z"/>
              </w:rPr>
            </w:pPr>
            <w:del w:id="2359" w:author="OpenAI Codex" w:date="2026-10-11T06:02:09Z">
              <w:r>
                <w:rPr>
                  <w:sz w:val="18"/>
                </w:rPr>
                <w:delText>4.3992</w:delText>
              </w:r>
            </w:del>
          </w:p>
        </w:tc>
      </w:tr>
      <w:tr w:rsidR="001E4D08" w14:paraId="67FED9E0" w14:textId="77777777">
        <w:trPr>
          <w:cantSplit/>
          <w:del w:id="2485" w:author="OpenAI Codex" w:date="2026-10-11T06:02:09Z"/>
        </w:trPr>
        <w:tc>
          <w:tcPr>
            <w:tcW w:w="650" w:type="dxa"/>
          </w:tcPr>
          <w:p w14:paraId="676AD814" w14:textId="77777777" w:rsidR="001E4D08" w:rsidRDefault="00D6400B">
            <w:pPr>
              <w:rPr>
                <w:del w:id="2362" w:author="OpenAI Codex" w:date="2026-10-11T06:02:09Z"/>
              </w:rPr>
            </w:pPr>
            <w:del w:id="2361" w:author="OpenAI Codex" w:date="2026-10-11T06:02:09Z">
              <w:r>
                <w:rPr>
                  <w:sz w:val="18"/>
                </w:rPr>
                <w:delText>1</w:delText>
              </w:r>
            </w:del>
          </w:p>
        </w:tc>
        <w:tc>
          <w:tcPr>
            <w:tcW w:w="3050" w:type="dxa"/>
          </w:tcPr>
          <w:p w14:paraId="08F069E9" w14:textId="77777777" w:rsidR="001E4D08" w:rsidRDefault="00D6400B">
            <w:pPr>
              <w:rPr>
                <w:del w:id="2364" w:author="OpenAI Codex" w:date="2026-10-11T06:02:09Z"/>
              </w:rPr>
            </w:pPr>
            <w:del w:id="2363" w:author="OpenAI Codex" w:date="2026-10-11T06:02:09Z">
              <w:r>
                <w:rPr>
                  <w:sz w:val="18"/>
                </w:rPr>
                <w:delText>nine-feature forest</w:delText>
              </w:r>
            </w:del>
          </w:p>
        </w:tc>
        <w:tc>
          <w:tcPr>
            <w:tcW w:w="1000" w:type="dxa"/>
          </w:tcPr>
          <w:p w14:paraId="0A1BBFAD" w14:textId="77777777" w:rsidR="001E4D08" w:rsidRDefault="00D6400B">
            <w:pPr>
              <w:rPr>
                <w:del w:id="2366" w:author="OpenAI Codex" w:date="2026-10-11T06:02:09Z"/>
              </w:rPr>
            </w:pPr>
            <w:del w:id="2365" w:author="OpenAI Codex" w:date="2026-10-11T06:02:09Z">
              <w:r>
                <w:rPr>
                  <w:sz w:val="18"/>
                </w:rPr>
                <w:delText>4.2157</w:delText>
              </w:r>
            </w:del>
          </w:p>
        </w:tc>
        <w:tc>
          <w:tcPr>
            <w:tcW w:w="2628" w:type="dxa"/>
          </w:tcPr>
          <w:p w14:paraId="659513E1" w14:textId="77777777" w:rsidR="001E4D08" w:rsidRDefault="00D6400B">
            <w:pPr>
              <w:rPr>
                <w:del w:id="2368" w:author="OpenAI Codex" w:date="2026-10-11T06:02:09Z"/>
              </w:rPr>
            </w:pPr>
            <w:del w:id="2367" w:author="OpenAI Codex" w:date="2026-10-11T06:02:09Z">
              <w:r>
                <w:rPr>
                  <w:sz w:val="18"/>
                </w:rPr>
                <w:delText>5.8169 ± 1.0581</w:delText>
              </w:r>
            </w:del>
          </w:p>
        </w:tc>
        <w:tc>
          <w:tcPr>
            <w:tcW w:w="1600" w:type="dxa"/>
          </w:tcPr>
          <w:p w14:paraId="23289C3F" w14:textId="77777777" w:rsidR="001E4D08" w:rsidRDefault="00D6400B">
            <w:pPr>
              <w:rPr>
                <w:del w:id="2370" w:author="OpenAI Codex" w:date="2026-10-11T06:02:09Z"/>
              </w:rPr>
            </w:pPr>
            <w:del w:id="2369" w:author="OpenAI Codex" w:date="2026-10-11T06:02:09Z">
              <w:r>
                <w:rPr>
                  <w:sz w:val="18"/>
                </w:rPr>
                <w:delText>4.3430</w:delText>
              </w:r>
            </w:del>
          </w:p>
        </w:tc>
      </w:tr>
      <w:tr w:rsidR="001E4D08" w14:paraId="489D44F2" w14:textId="77777777">
        <w:trPr>
          <w:cantSplit/>
          <w:del w:id="2486" w:author="OpenAI Codex" w:date="2026-10-11T06:02:09Z"/>
        </w:trPr>
        <w:tc>
          <w:tcPr>
            <w:tcW w:w="650" w:type="dxa"/>
          </w:tcPr>
          <w:p w14:paraId="36F96109" w14:textId="77777777" w:rsidR="001E4D08" w:rsidRDefault="00D6400B">
            <w:pPr>
              <w:rPr>
                <w:del w:id="2372" w:author="OpenAI Codex" w:date="2026-10-11T06:02:09Z"/>
              </w:rPr>
            </w:pPr>
            <w:del w:id="2371" w:author="OpenAI Codex" w:date="2026-10-11T06:02:09Z">
              <w:r>
                <w:rPr>
                  <w:sz w:val="18"/>
                </w:rPr>
                <w:lastRenderedPageBreak/>
                <w:delText>2</w:delText>
              </w:r>
            </w:del>
          </w:p>
        </w:tc>
        <w:tc>
          <w:tcPr>
            <w:tcW w:w="3050" w:type="dxa"/>
          </w:tcPr>
          <w:p w14:paraId="180C5703" w14:textId="77777777" w:rsidR="001E4D08" w:rsidRDefault="00D6400B">
            <w:pPr>
              <w:rPr>
                <w:del w:id="2374" w:author="OpenAI Codex" w:date="2026-10-11T06:02:09Z"/>
              </w:rPr>
            </w:pPr>
            <w:del w:id="2373" w:author="OpenAI Codex" w:date="2026-10-11T06:02:09Z">
              <w:r>
                <w:rPr>
                  <w:sz w:val="18"/>
                </w:rPr>
                <w:delText>expanded raw plain linear</w:delText>
              </w:r>
            </w:del>
          </w:p>
        </w:tc>
        <w:tc>
          <w:tcPr>
            <w:tcW w:w="1000" w:type="dxa"/>
          </w:tcPr>
          <w:p w14:paraId="2C72BF2B" w14:textId="77777777" w:rsidR="001E4D08" w:rsidRDefault="00D6400B">
            <w:pPr>
              <w:rPr>
                <w:del w:id="2376" w:author="OpenAI Codex" w:date="2026-10-11T06:02:09Z"/>
              </w:rPr>
            </w:pPr>
            <w:del w:id="2375" w:author="OpenAI Codex" w:date="2026-10-11T06:02:09Z">
              <w:r>
                <w:rPr>
                  <w:sz w:val="18"/>
                </w:rPr>
                <w:delText>4.6728</w:delText>
              </w:r>
            </w:del>
          </w:p>
        </w:tc>
        <w:tc>
          <w:tcPr>
            <w:tcW w:w="2628" w:type="dxa"/>
          </w:tcPr>
          <w:p w14:paraId="491CAD7C" w14:textId="77777777" w:rsidR="001E4D08" w:rsidRDefault="00D6400B">
            <w:pPr>
              <w:rPr>
                <w:del w:id="2378" w:author="OpenAI Codex" w:date="2026-10-11T06:02:09Z"/>
              </w:rPr>
            </w:pPr>
            <w:del w:id="2377" w:author="OpenAI Codex" w:date="2026-10-11T06:02:09Z">
              <w:r>
                <w:rPr>
                  <w:sz w:val="18"/>
                </w:rPr>
                <w:delText>5.4123 ± 0.9471</w:delText>
              </w:r>
            </w:del>
          </w:p>
        </w:tc>
        <w:tc>
          <w:tcPr>
            <w:tcW w:w="1600" w:type="dxa"/>
          </w:tcPr>
          <w:p w14:paraId="6C385838" w14:textId="77777777" w:rsidR="001E4D08" w:rsidRDefault="00D6400B">
            <w:pPr>
              <w:rPr>
                <w:del w:id="2380" w:author="OpenAI Codex" w:date="2026-10-11T06:02:09Z"/>
              </w:rPr>
            </w:pPr>
            <w:del w:id="2379" w:author="OpenAI Codex" w:date="2026-10-11T06:02:09Z">
              <w:r>
                <w:rPr>
                  <w:sz w:val="18"/>
                </w:rPr>
                <w:delText>5.5271</w:delText>
              </w:r>
            </w:del>
          </w:p>
        </w:tc>
      </w:tr>
      <w:tr w:rsidR="001E4D08" w14:paraId="50966143" w14:textId="77777777">
        <w:trPr>
          <w:cantSplit/>
          <w:del w:id="2487" w:author="OpenAI Codex" w:date="2026-10-11T06:02:09Z"/>
        </w:trPr>
        <w:tc>
          <w:tcPr>
            <w:tcW w:w="650" w:type="dxa"/>
          </w:tcPr>
          <w:p w14:paraId="546AC145" w14:textId="77777777" w:rsidR="001E4D08" w:rsidRDefault="00D6400B">
            <w:pPr>
              <w:rPr>
                <w:del w:id="2382" w:author="OpenAI Codex" w:date="2026-10-11T06:02:09Z"/>
              </w:rPr>
            </w:pPr>
            <w:del w:id="2381" w:author="OpenAI Codex" w:date="2026-10-11T06:02:09Z">
              <w:r>
                <w:rPr>
                  <w:sz w:val="18"/>
                </w:rPr>
                <w:delText>2</w:delText>
              </w:r>
            </w:del>
          </w:p>
        </w:tc>
        <w:tc>
          <w:tcPr>
            <w:tcW w:w="3050" w:type="dxa"/>
          </w:tcPr>
          <w:p w14:paraId="1E85473D" w14:textId="77777777" w:rsidR="001E4D08" w:rsidRDefault="00D6400B">
            <w:pPr>
              <w:rPr>
                <w:del w:id="2384" w:author="OpenAI Codex" w:date="2026-10-11T06:02:09Z"/>
              </w:rPr>
            </w:pPr>
            <w:del w:id="2383" w:author="OpenAI Codex" w:date="2026-10-11T06:02:09Z">
              <w:r>
                <w:rPr>
                  <w:sz w:val="18"/>
                </w:rPr>
                <w:delText>expanded raw single tree</w:delText>
              </w:r>
            </w:del>
          </w:p>
        </w:tc>
        <w:tc>
          <w:tcPr>
            <w:tcW w:w="1000" w:type="dxa"/>
          </w:tcPr>
          <w:p w14:paraId="7A0ABA76" w14:textId="77777777" w:rsidR="001E4D08" w:rsidRDefault="00D6400B">
            <w:pPr>
              <w:rPr>
                <w:del w:id="2386" w:author="OpenAI Codex" w:date="2026-10-11T06:02:09Z"/>
              </w:rPr>
            </w:pPr>
            <w:del w:id="2385" w:author="OpenAI Codex" w:date="2026-10-11T06:02:09Z">
              <w:r>
                <w:rPr>
                  <w:sz w:val="18"/>
                </w:rPr>
                <w:delText>4.6026</w:delText>
              </w:r>
            </w:del>
          </w:p>
        </w:tc>
        <w:tc>
          <w:tcPr>
            <w:tcW w:w="2628" w:type="dxa"/>
          </w:tcPr>
          <w:p w14:paraId="08A02FC4" w14:textId="77777777" w:rsidR="001E4D08" w:rsidRDefault="00D6400B">
            <w:pPr>
              <w:rPr>
                <w:del w:id="2388" w:author="OpenAI Codex" w:date="2026-10-11T06:02:09Z"/>
              </w:rPr>
            </w:pPr>
            <w:del w:id="2387" w:author="OpenAI Codex" w:date="2026-10-11T06:02:09Z">
              <w:r>
                <w:rPr>
                  <w:sz w:val="18"/>
                </w:rPr>
                <w:delText>5.6290 ± 0.6321</w:delText>
              </w:r>
            </w:del>
          </w:p>
        </w:tc>
        <w:tc>
          <w:tcPr>
            <w:tcW w:w="1600" w:type="dxa"/>
          </w:tcPr>
          <w:p w14:paraId="04551F17" w14:textId="77777777" w:rsidR="001E4D08" w:rsidRDefault="00D6400B">
            <w:pPr>
              <w:rPr>
                <w:del w:id="2390" w:author="OpenAI Codex" w:date="2026-10-11T06:02:09Z"/>
              </w:rPr>
            </w:pPr>
            <w:del w:id="2389" w:author="OpenAI Codex" w:date="2026-10-11T06:02:09Z">
              <w:r>
                <w:rPr>
                  <w:sz w:val="18"/>
                </w:rPr>
                <w:delText>4.3020</w:delText>
              </w:r>
            </w:del>
          </w:p>
        </w:tc>
      </w:tr>
      <w:tr w:rsidR="001E4D08" w14:paraId="632990E9" w14:textId="77777777">
        <w:trPr>
          <w:cantSplit/>
          <w:del w:id="2488" w:author="OpenAI Codex" w:date="2026-10-11T06:02:09Z"/>
        </w:trPr>
        <w:tc>
          <w:tcPr>
            <w:tcW w:w="650" w:type="dxa"/>
          </w:tcPr>
          <w:p w14:paraId="341E321D" w14:textId="77777777" w:rsidR="001E4D08" w:rsidRDefault="00D6400B">
            <w:pPr>
              <w:rPr>
                <w:del w:id="2392" w:author="OpenAI Codex" w:date="2026-10-11T06:02:09Z"/>
              </w:rPr>
            </w:pPr>
            <w:del w:id="2391" w:author="OpenAI Codex" w:date="2026-10-11T06:02:09Z">
              <w:r>
                <w:rPr>
                  <w:sz w:val="18"/>
                </w:rPr>
                <w:delText>2</w:delText>
              </w:r>
            </w:del>
          </w:p>
        </w:tc>
        <w:tc>
          <w:tcPr>
            <w:tcW w:w="3050" w:type="dxa"/>
          </w:tcPr>
          <w:p w14:paraId="05755629" w14:textId="77777777" w:rsidR="001E4D08" w:rsidRDefault="00D6400B">
            <w:pPr>
              <w:rPr>
                <w:del w:id="2394" w:author="OpenAI Codex" w:date="2026-10-11T06:02:09Z"/>
              </w:rPr>
            </w:pPr>
            <w:del w:id="2393" w:author="OpenAI Codex" w:date="2026-10-11T06:02:09Z">
              <w:r>
                <w:rPr>
                  <w:sz w:val="18"/>
                </w:rPr>
                <w:delText>expanded raw forest</w:delText>
              </w:r>
            </w:del>
          </w:p>
        </w:tc>
        <w:tc>
          <w:tcPr>
            <w:tcW w:w="1000" w:type="dxa"/>
          </w:tcPr>
          <w:p w14:paraId="01770B49" w14:textId="77777777" w:rsidR="001E4D08" w:rsidRDefault="00D6400B">
            <w:pPr>
              <w:rPr>
                <w:del w:id="2396" w:author="OpenAI Codex" w:date="2026-10-11T06:02:09Z"/>
              </w:rPr>
            </w:pPr>
            <w:del w:id="2395" w:author="OpenAI Codex" w:date="2026-10-11T06:02:09Z">
              <w:r>
                <w:rPr>
                  <w:sz w:val="18"/>
                </w:rPr>
                <w:delText>4.1141</w:delText>
              </w:r>
            </w:del>
          </w:p>
        </w:tc>
        <w:tc>
          <w:tcPr>
            <w:tcW w:w="2628" w:type="dxa"/>
          </w:tcPr>
          <w:p w14:paraId="4EF89F53" w14:textId="77777777" w:rsidR="001E4D08" w:rsidRDefault="00D6400B">
            <w:pPr>
              <w:rPr>
                <w:del w:id="2398" w:author="OpenAI Codex" w:date="2026-10-11T06:02:09Z"/>
              </w:rPr>
            </w:pPr>
            <w:del w:id="2397" w:author="OpenAI Codex" w:date="2026-10-11T06:02:09Z">
              <w:r>
                <w:rPr>
                  <w:sz w:val="18"/>
                </w:rPr>
                <w:delText>5.9710 ± 1.2079</w:delText>
              </w:r>
            </w:del>
          </w:p>
        </w:tc>
        <w:tc>
          <w:tcPr>
            <w:tcW w:w="1600" w:type="dxa"/>
          </w:tcPr>
          <w:p w14:paraId="330508A6" w14:textId="77777777" w:rsidR="001E4D08" w:rsidRDefault="00D6400B">
            <w:pPr>
              <w:rPr>
                <w:del w:id="2400" w:author="OpenAI Codex" w:date="2026-10-11T06:02:09Z"/>
              </w:rPr>
            </w:pPr>
            <w:del w:id="2399" w:author="OpenAI Codex" w:date="2026-10-11T06:02:09Z">
              <w:r>
                <w:rPr>
                  <w:sz w:val="18"/>
                </w:rPr>
                <w:delText>4.2322</w:delText>
              </w:r>
            </w:del>
          </w:p>
        </w:tc>
      </w:tr>
      <w:tr w:rsidR="001E4D08" w14:paraId="53364A55" w14:textId="77777777">
        <w:trPr>
          <w:cantSplit/>
          <w:del w:id="2489" w:author="OpenAI Codex" w:date="2026-10-11T06:02:09Z"/>
        </w:trPr>
        <w:tc>
          <w:tcPr>
            <w:tcW w:w="650" w:type="dxa"/>
          </w:tcPr>
          <w:p w14:paraId="4CA914DC" w14:textId="77777777" w:rsidR="001E4D08" w:rsidRDefault="00D6400B">
            <w:pPr>
              <w:rPr>
                <w:del w:id="2402" w:author="OpenAI Codex" w:date="2026-10-11T06:02:09Z"/>
              </w:rPr>
            </w:pPr>
            <w:del w:id="2401" w:author="OpenAI Codex" w:date="2026-10-11T06:02:09Z">
              <w:r>
                <w:rPr>
                  <w:sz w:val="18"/>
                </w:rPr>
                <w:delText>2</w:delText>
              </w:r>
            </w:del>
          </w:p>
        </w:tc>
        <w:tc>
          <w:tcPr>
            <w:tcW w:w="3050" w:type="dxa"/>
          </w:tcPr>
          <w:p w14:paraId="0D920A13" w14:textId="77777777" w:rsidR="001E4D08" w:rsidRDefault="00D6400B">
            <w:pPr>
              <w:rPr>
                <w:del w:id="2404" w:author="OpenAI Codex" w:date="2026-10-11T06:02:09Z"/>
              </w:rPr>
            </w:pPr>
            <w:del w:id="2403" w:author="OpenAI Codex" w:date="2026-10-11T06:02:09Z">
              <w:r>
                <w:rPr>
                  <w:sz w:val="18"/>
                </w:rPr>
                <w:delText>expanded input-log plain linear</w:delText>
              </w:r>
            </w:del>
          </w:p>
        </w:tc>
        <w:tc>
          <w:tcPr>
            <w:tcW w:w="1000" w:type="dxa"/>
          </w:tcPr>
          <w:p w14:paraId="36993FB0" w14:textId="77777777" w:rsidR="001E4D08" w:rsidRDefault="00D6400B">
            <w:pPr>
              <w:rPr>
                <w:del w:id="2406" w:author="OpenAI Codex" w:date="2026-10-11T06:02:09Z"/>
              </w:rPr>
            </w:pPr>
            <w:del w:id="2405" w:author="OpenAI Codex" w:date="2026-10-11T06:02:09Z">
              <w:r>
                <w:rPr>
                  <w:sz w:val="18"/>
                </w:rPr>
                <w:delText>4.6124</w:delText>
              </w:r>
            </w:del>
          </w:p>
        </w:tc>
        <w:tc>
          <w:tcPr>
            <w:tcW w:w="2628" w:type="dxa"/>
          </w:tcPr>
          <w:p w14:paraId="302D130A" w14:textId="77777777" w:rsidR="001E4D08" w:rsidRDefault="00D6400B">
            <w:pPr>
              <w:rPr>
                <w:del w:id="2408" w:author="OpenAI Codex" w:date="2026-10-11T06:02:09Z"/>
              </w:rPr>
            </w:pPr>
            <w:del w:id="2407" w:author="OpenAI Codex" w:date="2026-10-11T06:02:09Z">
              <w:r>
                <w:rPr>
                  <w:sz w:val="18"/>
                </w:rPr>
                <w:delText>5.3237 ± 0.9155</w:delText>
              </w:r>
            </w:del>
          </w:p>
        </w:tc>
        <w:tc>
          <w:tcPr>
            <w:tcW w:w="1600" w:type="dxa"/>
          </w:tcPr>
          <w:p w14:paraId="4C4020C7" w14:textId="77777777" w:rsidR="001E4D08" w:rsidRDefault="00D6400B">
            <w:pPr>
              <w:rPr>
                <w:del w:id="2410" w:author="OpenAI Codex" w:date="2026-10-11T06:02:09Z"/>
              </w:rPr>
            </w:pPr>
            <w:del w:id="2409" w:author="OpenAI Codex" w:date="2026-10-11T06:02:09Z">
              <w:r>
                <w:rPr>
                  <w:sz w:val="18"/>
                </w:rPr>
                <w:delText>5.5037</w:delText>
              </w:r>
            </w:del>
          </w:p>
        </w:tc>
      </w:tr>
      <w:tr w:rsidR="001E4D08" w14:paraId="05B413DD" w14:textId="77777777">
        <w:trPr>
          <w:cantSplit/>
          <w:del w:id="2490" w:author="OpenAI Codex" w:date="2026-10-11T06:02:09Z"/>
        </w:trPr>
        <w:tc>
          <w:tcPr>
            <w:tcW w:w="650" w:type="dxa"/>
          </w:tcPr>
          <w:p w14:paraId="64CE8920" w14:textId="77777777" w:rsidR="001E4D08" w:rsidRDefault="00D6400B">
            <w:pPr>
              <w:rPr>
                <w:del w:id="2412" w:author="OpenAI Codex" w:date="2026-10-11T06:02:09Z"/>
              </w:rPr>
            </w:pPr>
            <w:del w:id="2411" w:author="OpenAI Codex" w:date="2026-10-11T06:02:09Z">
              <w:r>
                <w:rPr>
                  <w:sz w:val="18"/>
                </w:rPr>
                <w:delText>2</w:delText>
              </w:r>
            </w:del>
          </w:p>
        </w:tc>
        <w:tc>
          <w:tcPr>
            <w:tcW w:w="3050" w:type="dxa"/>
          </w:tcPr>
          <w:p w14:paraId="626F8031" w14:textId="77777777" w:rsidR="001E4D08" w:rsidRDefault="00D6400B">
            <w:pPr>
              <w:rPr>
                <w:del w:id="2414" w:author="OpenAI Codex" w:date="2026-10-11T06:02:09Z"/>
              </w:rPr>
            </w:pPr>
            <w:del w:id="2413" w:author="OpenAI Codex" w:date="2026-10-11T06:02:09Z">
              <w:r>
                <w:rPr>
                  <w:sz w:val="18"/>
                </w:rPr>
                <w:delText>expanded input-log forest</w:delText>
              </w:r>
            </w:del>
          </w:p>
        </w:tc>
        <w:tc>
          <w:tcPr>
            <w:tcW w:w="1000" w:type="dxa"/>
          </w:tcPr>
          <w:p w14:paraId="6A95C365" w14:textId="77777777" w:rsidR="001E4D08" w:rsidRDefault="00D6400B">
            <w:pPr>
              <w:rPr>
                <w:del w:id="2416" w:author="OpenAI Codex" w:date="2026-10-11T06:02:09Z"/>
              </w:rPr>
            </w:pPr>
            <w:del w:id="2415" w:author="OpenAI Codex" w:date="2026-10-11T06:02:09Z">
              <w:r>
                <w:rPr>
                  <w:sz w:val="18"/>
                </w:rPr>
                <w:delText>4.1141</w:delText>
              </w:r>
            </w:del>
          </w:p>
        </w:tc>
        <w:tc>
          <w:tcPr>
            <w:tcW w:w="2628" w:type="dxa"/>
          </w:tcPr>
          <w:p w14:paraId="0E75F39A" w14:textId="77777777" w:rsidR="001E4D08" w:rsidRDefault="00D6400B">
            <w:pPr>
              <w:rPr>
                <w:del w:id="2418" w:author="OpenAI Codex" w:date="2026-10-11T06:02:09Z"/>
              </w:rPr>
            </w:pPr>
            <w:del w:id="2417" w:author="OpenAI Codex" w:date="2026-10-11T06:02:09Z">
              <w:r>
                <w:rPr>
                  <w:sz w:val="18"/>
                </w:rPr>
                <w:delText>5.9712 ± 1.2076</w:delText>
              </w:r>
            </w:del>
          </w:p>
        </w:tc>
        <w:tc>
          <w:tcPr>
            <w:tcW w:w="1600" w:type="dxa"/>
          </w:tcPr>
          <w:p w14:paraId="5E0F22BA" w14:textId="77777777" w:rsidR="001E4D08" w:rsidRDefault="00D6400B">
            <w:pPr>
              <w:rPr>
                <w:del w:id="2420" w:author="OpenAI Codex" w:date="2026-10-11T06:02:09Z"/>
              </w:rPr>
            </w:pPr>
            <w:del w:id="2419" w:author="OpenAI Codex" w:date="2026-10-11T06:02:09Z">
              <w:r>
                <w:rPr>
                  <w:sz w:val="18"/>
                </w:rPr>
                <w:delText>4.2325</w:delText>
              </w:r>
            </w:del>
          </w:p>
        </w:tc>
      </w:tr>
      <w:tr w:rsidR="001E4D08" w14:paraId="2E37BE6D" w14:textId="77777777">
        <w:trPr>
          <w:cantSplit/>
          <w:del w:id="2491" w:author="OpenAI Codex" w:date="2026-10-11T06:02:09Z"/>
        </w:trPr>
        <w:tc>
          <w:tcPr>
            <w:tcW w:w="650" w:type="dxa"/>
          </w:tcPr>
          <w:p w14:paraId="686AB40A" w14:textId="77777777" w:rsidR="001E4D08" w:rsidRDefault="00D6400B">
            <w:pPr>
              <w:rPr>
                <w:del w:id="2422" w:author="OpenAI Codex" w:date="2026-10-11T06:02:09Z"/>
              </w:rPr>
            </w:pPr>
            <w:del w:id="2421" w:author="OpenAI Codex" w:date="2026-10-11T06:02:09Z">
              <w:r>
                <w:rPr>
                  <w:sz w:val="18"/>
                </w:rPr>
                <w:delText>2</w:delText>
              </w:r>
            </w:del>
          </w:p>
        </w:tc>
        <w:tc>
          <w:tcPr>
            <w:tcW w:w="3050" w:type="dxa"/>
          </w:tcPr>
          <w:p w14:paraId="6089CAA8" w14:textId="77777777" w:rsidR="001E4D08" w:rsidRDefault="00D6400B">
            <w:pPr>
              <w:rPr>
                <w:del w:id="2424" w:author="OpenAI Codex" w:date="2026-10-11T06:02:09Z"/>
              </w:rPr>
            </w:pPr>
            <w:del w:id="2423" w:author="OpenAI Codex" w:date="2026-10-11T06:02:09Z">
              <w:r>
                <w:rPr>
                  <w:sz w:val="18"/>
                </w:rPr>
                <w:delText>expanded input/target-log plain linear</w:delText>
              </w:r>
            </w:del>
          </w:p>
        </w:tc>
        <w:tc>
          <w:tcPr>
            <w:tcW w:w="1000" w:type="dxa"/>
          </w:tcPr>
          <w:p w14:paraId="213085DF" w14:textId="77777777" w:rsidR="001E4D08" w:rsidRDefault="00D6400B">
            <w:pPr>
              <w:rPr>
                <w:del w:id="2426" w:author="OpenAI Codex" w:date="2026-10-11T06:02:09Z"/>
              </w:rPr>
            </w:pPr>
            <w:del w:id="2425" w:author="OpenAI Codex" w:date="2026-10-11T06:02:09Z">
              <w:r>
                <w:rPr>
                  <w:sz w:val="18"/>
                </w:rPr>
                <w:delText>4.4260</w:delText>
              </w:r>
            </w:del>
          </w:p>
        </w:tc>
        <w:tc>
          <w:tcPr>
            <w:tcW w:w="2628" w:type="dxa"/>
          </w:tcPr>
          <w:p w14:paraId="5D8C72A2" w14:textId="77777777" w:rsidR="001E4D08" w:rsidRDefault="00D6400B">
            <w:pPr>
              <w:rPr>
                <w:del w:id="2428" w:author="OpenAI Codex" w:date="2026-10-11T06:02:09Z"/>
              </w:rPr>
            </w:pPr>
            <w:del w:id="2427" w:author="OpenAI Codex" w:date="2026-10-11T06:02:09Z">
              <w:r>
                <w:rPr>
                  <w:sz w:val="18"/>
                </w:rPr>
                <w:delText>5.1989 ± 1.2006</w:delText>
              </w:r>
            </w:del>
          </w:p>
        </w:tc>
        <w:tc>
          <w:tcPr>
            <w:tcW w:w="1600" w:type="dxa"/>
          </w:tcPr>
          <w:p w14:paraId="70169AA6" w14:textId="77777777" w:rsidR="001E4D08" w:rsidRDefault="00D6400B">
            <w:pPr>
              <w:rPr>
                <w:del w:id="2430" w:author="OpenAI Codex" w:date="2026-10-11T06:02:09Z"/>
              </w:rPr>
            </w:pPr>
            <w:del w:id="2429" w:author="OpenAI Codex" w:date="2026-10-11T06:02:09Z">
              <w:r>
                <w:rPr>
                  <w:sz w:val="18"/>
                </w:rPr>
                <w:delText>4.4806</w:delText>
              </w:r>
            </w:del>
          </w:p>
        </w:tc>
      </w:tr>
      <w:tr w:rsidR="001E4D08" w14:paraId="5CD09A36" w14:textId="77777777">
        <w:trPr>
          <w:cantSplit/>
          <w:del w:id="2492" w:author="OpenAI Codex" w:date="2026-10-11T06:02:09Z"/>
        </w:trPr>
        <w:tc>
          <w:tcPr>
            <w:tcW w:w="650" w:type="dxa"/>
          </w:tcPr>
          <w:p w14:paraId="2B9139A2" w14:textId="77777777" w:rsidR="001E4D08" w:rsidRDefault="00D6400B">
            <w:pPr>
              <w:rPr>
                <w:del w:id="2432" w:author="OpenAI Codex" w:date="2026-10-11T06:02:09Z"/>
              </w:rPr>
            </w:pPr>
            <w:del w:id="2431" w:author="OpenAI Codex" w:date="2026-10-11T06:02:09Z">
              <w:r>
                <w:rPr>
                  <w:sz w:val="18"/>
                </w:rPr>
                <w:delText>2</w:delText>
              </w:r>
            </w:del>
          </w:p>
        </w:tc>
        <w:tc>
          <w:tcPr>
            <w:tcW w:w="3050" w:type="dxa"/>
          </w:tcPr>
          <w:p w14:paraId="7D5CD41D" w14:textId="77777777" w:rsidR="001E4D08" w:rsidRDefault="00D6400B">
            <w:pPr>
              <w:rPr>
                <w:del w:id="2434" w:author="OpenAI Codex" w:date="2026-10-11T06:02:09Z"/>
              </w:rPr>
            </w:pPr>
            <w:del w:id="2433" w:author="OpenAI Codex" w:date="2026-10-11T06:02:09Z">
              <w:r>
                <w:rPr>
                  <w:sz w:val="18"/>
                </w:rPr>
                <w:delText>expanded input/target-log Ridge</w:delText>
              </w:r>
            </w:del>
          </w:p>
        </w:tc>
        <w:tc>
          <w:tcPr>
            <w:tcW w:w="1000" w:type="dxa"/>
          </w:tcPr>
          <w:p w14:paraId="6D425BB0" w14:textId="77777777" w:rsidR="001E4D08" w:rsidRDefault="00D6400B">
            <w:pPr>
              <w:rPr>
                <w:del w:id="2436" w:author="OpenAI Codex" w:date="2026-10-11T06:02:09Z"/>
              </w:rPr>
            </w:pPr>
            <w:del w:id="2435" w:author="OpenAI Codex" w:date="2026-10-11T06:02:09Z">
              <w:r>
                <w:rPr>
                  <w:sz w:val="18"/>
                </w:rPr>
                <w:delText>4.4404</w:delText>
              </w:r>
            </w:del>
          </w:p>
        </w:tc>
        <w:tc>
          <w:tcPr>
            <w:tcW w:w="2628" w:type="dxa"/>
          </w:tcPr>
          <w:p w14:paraId="25C45238" w14:textId="77777777" w:rsidR="001E4D08" w:rsidRDefault="00D6400B">
            <w:pPr>
              <w:rPr>
                <w:del w:id="2438" w:author="OpenAI Codex" w:date="2026-10-11T06:02:09Z"/>
              </w:rPr>
            </w:pPr>
            <w:del w:id="2437" w:author="OpenAI Codex" w:date="2026-10-11T06:02:09Z">
              <w:r>
                <w:rPr>
                  <w:sz w:val="18"/>
                </w:rPr>
                <w:delText>5.1850 ± 1.2130</w:delText>
              </w:r>
            </w:del>
          </w:p>
        </w:tc>
        <w:tc>
          <w:tcPr>
            <w:tcW w:w="1600" w:type="dxa"/>
          </w:tcPr>
          <w:p w14:paraId="7792FBBE" w14:textId="77777777" w:rsidR="001E4D08" w:rsidRDefault="00D6400B">
            <w:pPr>
              <w:rPr>
                <w:del w:id="2440" w:author="OpenAI Codex" w:date="2026-10-11T06:02:09Z"/>
              </w:rPr>
            </w:pPr>
            <w:del w:id="2439" w:author="OpenAI Codex" w:date="2026-10-11T06:02:09Z">
              <w:r>
                <w:rPr>
                  <w:sz w:val="18"/>
                </w:rPr>
                <w:delText>4.4830</w:delText>
              </w:r>
            </w:del>
          </w:p>
        </w:tc>
      </w:tr>
      <w:tr w:rsidR="001E4D08" w14:paraId="7ADC3906" w14:textId="77777777">
        <w:trPr>
          <w:cantSplit/>
          <w:del w:id="2493" w:author="OpenAI Codex" w:date="2026-10-11T06:02:09Z"/>
        </w:trPr>
        <w:tc>
          <w:tcPr>
            <w:tcW w:w="650" w:type="dxa"/>
          </w:tcPr>
          <w:p w14:paraId="49B902ED" w14:textId="77777777" w:rsidR="001E4D08" w:rsidRDefault="00D6400B">
            <w:pPr>
              <w:rPr>
                <w:del w:id="2442" w:author="OpenAI Codex" w:date="2026-10-11T06:02:09Z"/>
              </w:rPr>
            </w:pPr>
            <w:del w:id="2441" w:author="OpenAI Codex" w:date="2026-10-11T06:02:09Z">
              <w:r>
                <w:rPr>
                  <w:sz w:val="18"/>
                </w:rPr>
                <w:delText>2</w:delText>
              </w:r>
            </w:del>
          </w:p>
        </w:tc>
        <w:tc>
          <w:tcPr>
            <w:tcW w:w="3050" w:type="dxa"/>
          </w:tcPr>
          <w:p w14:paraId="59B21ADC" w14:textId="77777777" w:rsidR="001E4D08" w:rsidRDefault="00D6400B">
            <w:pPr>
              <w:rPr>
                <w:del w:id="2444" w:author="OpenAI Codex" w:date="2026-10-11T06:02:09Z"/>
              </w:rPr>
            </w:pPr>
            <w:del w:id="2443" w:author="OpenAI Codex" w:date="2026-10-11T06:02:09Z">
              <w:r>
                <w:rPr>
                  <w:sz w:val="18"/>
                </w:rPr>
                <w:delText>expanded input/target-log single tree</w:delText>
              </w:r>
            </w:del>
          </w:p>
        </w:tc>
        <w:tc>
          <w:tcPr>
            <w:tcW w:w="1000" w:type="dxa"/>
          </w:tcPr>
          <w:p w14:paraId="20BD3ED1" w14:textId="77777777" w:rsidR="001E4D08" w:rsidRDefault="00D6400B">
            <w:pPr>
              <w:rPr>
                <w:del w:id="2446" w:author="OpenAI Codex" w:date="2026-10-11T06:02:09Z"/>
              </w:rPr>
            </w:pPr>
            <w:del w:id="2445" w:author="OpenAI Codex" w:date="2026-10-11T06:02:09Z">
              <w:r>
                <w:rPr>
                  <w:sz w:val="18"/>
                </w:rPr>
                <w:delText>4.4387</w:delText>
              </w:r>
            </w:del>
          </w:p>
        </w:tc>
        <w:tc>
          <w:tcPr>
            <w:tcW w:w="2628" w:type="dxa"/>
          </w:tcPr>
          <w:p w14:paraId="171FAA0D" w14:textId="77777777" w:rsidR="001E4D08" w:rsidRDefault="00D6400B">
            <w:pPr>
              <w:rPr>
                <w:del w:id="2448" w:author="OpenAI Codex" w:date="2026-10-11T06:02:09Z"/>
              </w:rPr>
            </w:pPr>
            <w:del w:id="2447" w:author="OpenAI Codex" w:date="2026-10-11T06:02:09Z">
              <w:r>
                <w:rPr>
                  <w:sz w:val="18"/>
                </w:rPr>
                <w:delText>5.1326 ± 1.1882</w:delText>
              </w:r>
            </w:del>
          </w:p>
        </w:tc>
        <w:tc>
          <w:tcPr>
            <w:tcW w:w="1600" w:type="dxa"/>
          </w:tcPr>
          <w:p w14:paraId="34CB6B32" w14:textId="77777777" w:rsidR="001E4D08" w:rsidRDefault="00D6400B">
            <w:pPr>
              <w:rPr>
                <w:del w:id="2450" w:author="OpenAI Codex" w:date="2026-10-11T06:02:09Z"/>
              </w:rPr>
            </w:pPr>
            <w:del w:id="2449" w:author="OpenAI Codex" w:date="2026-10-11T06:02:09Z">
              <w:r>
                <w:rPr>
                  <w:sz w:val="18"/>
                </w:rPr>
                <w:delText>3.7927</w:delText>
              </w:r>
            </w:del>
          </w:p>
        </w:tc>
      </w:tr>
      <w:tr w:rsidR="001E4D08" w14:paraId="7CA7BA16" w14:textId="77777777">
        <w:trPr>
          <w:cantSplit/>
          <w:del w:id="2494" w:author="OpenAI Codex" w:date="2026-10-11T06:02:09Z"/>
        </w:trPr>
        <w:tc>
          <w:tcPr>
            <w:tcW w:w="650" w:type="dxa"/>
          </w:tcPr>
          <w:p w14:paraId="6D848F8A" w14:textId="77777777" w:rsidR="001E4D08" w:rsidRDefault="00D6400B">
            <w:pPr>
              <w:rPr>
                <w:del w:id="2452" w:author="OpenAI Codex" w:date="2026-10-11T06:02:09Z"/>
              </w:rPr>
            </w:pPr>
            <w:del w:id="2451" w:author="OpenAI Codex" w:date="2026-10-11T06:02:09Z">
              <w:r>
                <w:rPr>
                  <w:sz w:val="18"/>
                </w:rPr>
                <w:delText>2</w:delText>
              </w:r>
            </w:del>
          </w:p>
        </w:tc>
        <w:tc>
          <w:tcPr>
            <w:tcW w:w="3050" w:type="dxa"/>
          </w:tcPr>
          <w:p w14:paraId="1183A4C9" w14:textId="77777777" w:rsidR="001E4D08" w:rsidRDefault="00D6400B">
            <w:pPr>
              <w:rPr>
                <w:del w:id="2454" w:author="OpenAI Codex" w:date="2026-10-11T06:02:09Z"/>
              </w:rPr>
            </w:pPr>
            <w:del w:id="2453" w:author="OpenAI Codex" w:date="2026-10-11T06:02:09Z">
              <w:r>
                <w:rPr>
                  <w:sz w:val="18"/>
                </w:rPr>
                <w:delText>expanded input/target-log forest (leaf 20)</w:delText>
              </w:r>
            </w:del>
          </w:p>
        </w:tc>
        <w:tc>
          <w:tcPr>
            <w:tcW w:w="1000" w:type="dxa"/>
          </w:tcPr>
          <w:p w14:paraId="02556C0B" w14:textId="77777777" w:rsidR="001E4D08" w:rsidRDefault="00D6400B">
            <w:pPr>
              <w:rPr>
                <w:del w:id="2456" w:author="OpenAI Codex" w:date="2026-10-11T06:02:09Z"/>
              </w:rPr>
            </w:pPr>
            <w:del w:id="2455" w:author="OpenAI Codex" w:date="2026-10-11T06:02:09Z">
              <w:r>
                <w:rPr>
                  <w:sz w:val="18"/>
                </w:rPr>
                <w:delText>3.9857</w:delText>
              </w:r>
            </w:del>
          </w:p>
        </w:tc>
        <w:tc>
          <w:tcPr>
            <w:tcW w:w="2628" w:type="dxa"/>
          </w:tcPr>
          <w:p w14:paraId="221E9E3E" w14:textId="77777777" w:rsidR="001E4D08" w:rsidRDefault="00D6400B">
            <w:pPr>
              <w:rPr>
                <w:del w:id="2458" w:author="OpenAI Codex" w:date="2026-10-11T06:02:09Z"/>
              </w:rPr>
            </w:pPr>
            <w:del w:id="2457" w:author="OpenAI Codex" w:date="2026-10-11T06:02:09Z">
              <w:r>
                <w:rPr>
                  <w:sz w:val="18"/>
                </w:rPr>
                <w:delText>5.2457 ± 1.1450</w:delText>
              </w:r>
            </w:del>
          </w:p>
        </w:tc>
        <w:tc>
          <w:tcPr>
            <w:tcW w:w="1600" w:type="dxa"/>
          </w:tcPr>
          <w:p w14:paraId="0BA96581" w14:textId="77777777" w:rsidR="001E4D08" w:rsidRDefault="00D6400B">
            <w:pPr>
              <w:rPr>
                <w:del w:id="2460" w:author="OpenAI Codex" w:date="2026-10-11T06:02:09Z"/>
              </w:rPr>
            </w:pPr>
            <w:del w:id="2459" w:author="OpenAI Codex" w:date="2026-10-11T06:02:09Z">
              <w:r>
                <w:rPr>
                  <w:sz w:val="18"/>
                </w:rPr>
                <w:delText>3.7195</w:delText>
              </w:r>
            </w:del>
          </w:p>
        </w:tc>
      </w:tr>
      <w:tr w:rsidR="001E4D08" w14:paraId="0BCD534A" w14:textId="77777777">
        <w:trPr>
          <w:cantSplit/>
          <w:del w:id="2495" w:author="OpenAI Codex" w:date="2026-10-11T06:02:09Z"/>
        </w:trPr>
        <w:tc>
          <w:tcPr>
            <w:tcW w:w="650" w:type="dxa"/>
          </w:tcPr>
          <w:p w14:paraId="499ACEFC" w14:textId="77777777" w:rsidR="001E4D08" w:rsidRDefault="00D6400B">
            <w:pPr>
              <w:rPr>
                <w:del w:id="2462" w:author="OpenAI Codex" w:date="2026-10-11T06:02:09Z"/>
              </w:rPr>
            </w:pPr>
            <w:del w:id="2461" w:author="OpenAI Codex" w:date="2026-10-11T06:02:09Z">
              <w:r>
                <w:rPr>
                  <w:sz w:val="18"/>
                </w:rPr>
                <w:delText>2</w:delText>
              </w:r>
            </w:del>
          </w:p>
        </w:tc>
        <w:tc>
          <w:tcPr>
            <w:tcW w:w="3050" w:type="dxa"/>
          </w:tcPr>
          <w:p w14:paraId="53037017" w14:textId="77777777" w:rsidR="001E4D08" w:rsidRDefault="00D6400B">
            <w:pPr>
              <w:rPr>
                <w:del w:id="2464" w:author="OpenAI Codex" w:date="2026-10-11T06:02:09Z"/>
              </w:rPr>
            </w:pPr>
            <w:del w:id="2463" w:author="OpenAI Codex" w:date="2026-10-11T06:02:09Z">
              <w:r>
                <w:rPr>
                  <w:sz w:val="18"/>
                </w:rPr>
                <w:delText>expanded input/target-log forest (leaf 50) [SELECTED]</w:delText>
              </w:r>
            </w:del>
          </w:p>
        </w:tc>
        <w:tc>
          <w:tcPr>
            <w:tcW w:w="1000" w:type="dxa"/>
          </w:tcPr>
          <w:p w14:paraId="45EFF454" w14:textId="77777777" w:rsidR="001E4D08" w:rsidRDefault="00D6400B">
            <w:pPr>
              <w:rPr>
                <w:del w:id="2466" w:author="OpenAI Codex" w:date="2026-10-11T06:02:09Z"/>
              </w:rPr>
            </w:pPr>
            <w:del w:id="2465" w:author="OpenAI Codex" w:date="2026-10-11T06:02:09Z">
              <w:r>
                <w:rPr>
                  <w:sz w:val="18"/>
                </w:rPr>
                <w:delText>4.1940</w:delText>
              </w:r>
            </w:del>
          </w:p>
        </w:tc>
        <w:tc>
          <w:tcPr>
            <w:tcW w:w="2628" w:type="dxa"/>
          </w:tcPr>
          <w:p w14:paraId="217D096B" w14:textId="77777777" w:rsidR="001E4D08" w:rsidRDefault="00D6400B">
            <w:pPr>
              <w:rPr>
                <w:del w:id="2468" w:author="OpenAI Codex" w:date="2026-10-11T06:02:09Z"/>
              </w:rPr>
            </w:pPr>
            <w:del w:id="2467" w:author="OpenAI Codex" w:date="2026-10-11T06:02:09Z">
              <w:r>
                <w:rPr>
                  <w:sz w:val="18"/>
                </w:rPr>
                <w:delText>5.0858 ± 1.2092</w:delText>
              </w:r>
            </w:del>
          </w:p>
        </w:tc>
        <w:tc>
          <w:tcPr>
            <w:tcW w:w="1600" w:type="dxa"/>
          </w:tcPr>
          <w:p w14:paraId="54DF0B9C" w14:textId="77777777" w:rsidR="001E4D08" w:rsidRDefault="00D6400B">
            <w:pPr>
              <w:rPr>
                <w:del w:id="2470" w:author="OpenAI Codex" w:date="2026-10-11T06:02:09Z"/>
              </w:rPr>
            </w:pPr>
            <w:del w:id="2469" w:author="OpenAI Codex" w:date="2026-10-11T06:02:09Z">
              <w:r>
                <w:rPr>
                  <w:sz w:val="18"/>
                </w:rPr>
                <w:delText>3.7277</w:delText>
              </w:r>
            </w:del>
          </w:p>
        </w:tc>
      </w:tr>
      <w:tr w:rsidR="001E4D08" w14:paraId="3A894B2C" w14:textId="77777777">
        <w:trPr>
          <w:cantSplit/>
          <w:del w:id="2496" w:author="OpenAI Codex" w:date="2026-10-11T06:02:09Z"/>
        </w:trPr>
        <w:tc>
          <w:tcPr>
            <w:tcW w:w="650" w:type="dxa"/>
          </w:tcPr>
          <w:p w14:paraId="5F00FBC6" w14:textId="77777777" w:rsidR="001E4D08" w:rsidRDefault="00D6400B">
            <w:pPr>
              <w:rPr>
                <w:del w:id="2472" w:author="OpenAI Codex" w:date="2026-10-11T06:02:09Z"/>
              </w:rPr>
            </w:pPr>
            <w:del w:id="2471" w:author="OpenAI Codex" w:date="2026-10-11T06:02:09Z">
              <w:r>
                <w:rPr>
                  <w:sz w:val="18"/>
                </w:rPr>
                <w:delText>2</w:delText>
              </w:r>
            </w:del>
          </w:p>
        </w:tc>
        <w:tc>
          <w:tcPr>
            <w:tcW w:w="3050" w:type="dxa"/>
          </w:tcPr>
          <w:p w14:paraId="43C7B61E" w14:textId="77777777" w:rsidR="001E4D08" w:rsidRDefault="00D6400B">
            <w:pPr>
              <w:rPr>
                <w:del w:id="2474" w:author="OpenAI Codex" w:date="2026-10-11T06:02:09Z"/>
              </w:rPr>
            </w:pPr>
            <w:del w:id="2473" w:author="OpenAI Codex" w:date="2026-10-11T06:02:09Z">
              <w:r>
                <w:rPr>
                  <w:sz w:val="18"/>
                </w:rPr>
                <w:delText>expanded input/target-log forest (60-day cap)</w:delText>
              </w:r>
            </w:del>
          </w:p>
        </w:tc>
        <w:tc>
          <w:tcPr>
            <w:tcW w:w="1000" w:type="dxa"/>
          </w:tcPr>
          <w:p w14:paraId="5FA278E9" w14:textId="77777777" w:rsidR="001E4D08" w:rsidRDefault="00D6400B">
            <w:pPr>
              <w:rPr>
                <w:del w:id="2476" w:author="OpenAI Codex" w:date="2026-10-11T06:02:09Z"/>
              </w:rPr>
            </w:pPr>
            <w:del w:id="2475" w:author="OpenAI Codex" w:date="2026-10-11T06:02:09Z">
              <w:r>
                <w:rPr>
                  <w:sz w:val="18"/>
                </w:rPr>
                <w:delText>3.9879</w:delText>
              </w:r>
            </w:del>
          </w:p>
        </w:tc>
        <w:tc>
          <w:tcPr>
            <w:tcW w:w="2628" w:type="dxa"/>
          </w:tcPr>
          <w:p w14:paraId="77055E94" w14:textId="77777777" w:rsidR="001E4D08" w:rsidRDefault="00D6400B">
            <w:pPr>
              <w:rPr>
                <w:del w:id="2478" w:author="OpenAI Codex" w:date="2026-10-11T06:02:09Z"/>
              </w:rPr>
            </w:pPr>
            <w:del w:id="2477" w:author="OpenAI Codex" w:date="2026-10-11T06:02:09Z">
              <w:r>
                <w:rPr>
                  <w:sz w:val="18"/>
                </w:rPr>
                <w:delText>5.2436 ± 1.1500</w:delText>
              </w:r>
            </w:del>
          </w:p>
        </w:tc>
        <w:tc>
          <w:tcPr>
            <w:tcW w:w="1600" w:type="dxa"/>
          </w:tcPr>
          <w:p w14:paraId="240A4F1A" w14:textId="77777777" w:rsidR="001E4D08" w:rsidRDefault="00D6400B">
            <w:pPr>
              <w:rPr>
                <w:del w:id="2480" w:author="OpenAI Codex" w:date="2026-10-11T06:02:09Z"/>
              </w:rPr>
            </w:pPr>
            <w:del w:id="2479" w:author="OpenAI Codex" w:date="2026-10-11T06:02:09Z">
              <w:r>
                <w:rPr>
                  <w:sz w:val="18"/>
                </w:rPr>
                <w:delText>3.7185</w:delText>
              </w:r>
            </w:del>
          </w:p>
        </w:tc>
      </w:tr>
    </w:tbl>
    <w:p w14:paraId="4015AFB3" w14:textId="77777777" w:rsidR="001E4D08" w:rsidRDefault="00D6400B">
      <w:pPr>
        <w:rPr>
          <w:del w:id="2498" w:author="OpenAI Codex" w:date="2026-10-11T06:02:09Z"/>
        </w:rPr>
      </w:pPr>
      <w:del w:id="2497" w:author="OpenAI Codex" w:date="2026-10-11T06:02:09Z">
        <w:r>
          <w:delText>Regression scores are MAE in original days, lower is better.</w:delText>
        </w:r>
      </w:del>
    </w:p>
    <w:p w14:paraId="1B024244" w14:textId="77777777" w:rsidR="001E4D08" w:rsidRDefault="00D6400B">
      <w:pPr>
        <w:pStyle w:val="Heading2"/>
        <w:rPr>
          <w:del w:id="2500" w:author="OpenAI Codex" w:date="2026-10-11T06:02:09Z"/>
        </w:rPr>
      </w:pPr>
      <w:del w:id="2499" w:author="OpenAI Codex" w:date="2026-10-11T06:02:09Z">
        <w:r>
          <w:delText>H.2 Classification comparison</w:delText>
        </w:r>
      </w:del>
    </w:p>
    <w:tbl>
      <w:tblPr>
        <w:tblW w:w="8928" w:type="dxa"/>
        <w:tblLayout w:type="fixed"/>
        <w:tblLook w:val="04A0" w:firstRow="1" w:lastRow="0" w:firstColumn="1" w:lastColumn="0" w:noHBand="0" w:noVBand="1"/>
      </w:tblPr>
      <w:tblGrid>
        <w:gridCol w:w="650"/>
        <w:gridCol w:w="3050"/>
        <w:gridCol w:w="1000"/>
        <w:gridCol w:w="2628"/>
        <w:gridCol w:w="1600"/>
      </w:tblGrid>
      <w:tr w:rsidR="001E4D08" w14:paraId="1BDDA9DF" w14:textId="77777777">
        <w:trPr>
          <w:cantSplit/>
          <w:tblHeader/>
          <w:del w:id="2621" w:author="OpenAI Codex" w:date="2026-10-11T06:02:09Z"/>
        </w:trPr>
        <w:tc>
          <w:tcPr>
            <w:tcW w:w="650" w:type="dxa"/>
            <w:shd w:val="clear" w:color="auto" w:fill="D9E5EF"/>
          </w:tcPr>
          <w:p w14:paraId="40B4F52F" w14:textId="77777777" w:rsidR="001E4D08" w:rsidRDefault="00D6400B">
            <w:pPr>
              <w:rPr>
                <w:del w:id="2502" w:author="OpenAI Codex" w:date="2026-10-11T06:02:09Z"/>
              </w:rPr>
            </w:pPr>
            <w:del w:id="2501" w:author="OpenAI Codex" w:date="2026-10-11T06:02:09Z">
              <w:r>
                <w:rPr>
                  <w:sz w:val="18"/>
                </w:rPr>
                <w:delText>Cycle</w:delText>
              </w:r>
            </w:del>
          </w:p>
        </w:tc>
        <w:tc>
          <w:tcPr>
            <w:tcW w:w="3050" w:type="dxa"/>
            <w:shd w:val="clear" w:color="auto" w:fill="D9E5EF"/>
          </w:tcPr>
          <w:p w14:paraId="792ED4AD" w14:textId="77777777" w:rsidR="001E4D08" w:rsidRDefault="00D6400B">
            <w:pPr>
              <w:rPr>
                <w:del w:id="2504" w:author="OpenAI Codex" w:date="2026-10-11T06:02:09Z"/>
              </w:rPr>
            </w:pPr>
            <w:del w:id="2503" w:author="OpenAI Codex" w:date="2026-10-11T06:02:09Z">
              <w:r>
                <w:rPr>
                  <w:sz w:val="18"/>
                </w:rPr>
                <w:delText>Recipe</w:delText>
              </w:r>
            </w:del>
          </w:p>
        </w:tc>
        <w:tc>
          <w:tcPr>
            <w:tcW w:w="1000" w:type="dxa"/>
            <w:shd w:val="clear" w:color="auto" w:fill="D9E5EF"/>
          </w:tcPr>
          <w:p w14:paraId="14A1F16D" w14:textId="77777777" w:rsidR="001E4D08" w:rsidRDefault="00D6400B">
            <w:pPr>
              <w:rPr>
                <w:del w:id="2506" w:author="OpenAI Codex" w:date="2026-10-11T06:02:09Z"/>
              </w:rPr>
            </w:pPr>
            <w:del w:id="2505" w:author="OpenAI Codex" w:date="2026-10-11T06:02:09Z">
              <w:r>
                <w:rPr>
                  <w:sz w:val="18"/>
                </w:rPr>
                <w:delText>Train mean</w:delText>
              </w:r>
            </w:del>
          </w:p>
        </w:tc>
        <w:tc>
          <w:tcPr>
            <w:tcW w:w="2628" w:type="dxa"/>
            <w:shd w:val="clear" w:color="auto" w:fill="D9E5EF"/>
          </w:tcPr>
          <w:p w14:paraId="23B7B0C0" w14:textId="77777777" w:rsidR="001E4D08" w:rsidRDefault="00D6400B">
            <w:pPr>
              <w:rPr>
                <w:del w:id="2508" w:author="OpenAI Codex" w:date="2026-10-11T06:02:09Z"/>
              </w:rPr>
            </w:pPr>
            <w:del w:id="2507" w:author="OpenAI Codex" w:date="2026-10-11T06:02:09Z">
              <w:r>
                <w:rPr>
                  <w:sz w:val="18"/>
                </w:rPr>
                <w:delText>Validation mean ± SD</w:delText>
              </w:r>
            </w:del>
          </w:p>
        </w:tc>
        <w:tc>
          <w:tcPr>
            <w:tcW w:w="1600" w:type="dxa"/>
            <w:shd w:val="clear" w:color="auto" w:fill="D9E5EF"/>
          </w:tcPr>
          <w:p w14:paraId="59047A88" w14:textId="77777777" w:rsidR="001E4D08" w:rsidRDefault="00D6400B">
            <w:pPr>
              <w:rPr>
                <w:del w:id="2510" w:author="OpenAI Codex" w:date="2026-10-11T06:02:09Z"/>
              </w:rPr>
            </w:pPr>
            <w:del w:id="2509" w:author="OpenAI Codex" w:date="2026-10-11T06:02:09Z">
              <w:r>
                <w:rPr>
                  <w:sz w:val="18"/>
                </w:rPr>
                <w:delText>Terminal</w:delText>
              </w:r>
            </w:del>
          </w:p>
        </w:tc>
      </w:tr>
      <w:tr w:rsidR="001E4D08" w14:paraId="25EABE67" w14:textId="77777777">
        <w:trPr>
          <w:cantSplit/>
          <w:del w:id="2622" w:author="OpenAI Codex" w:date="2026-10-11T06:02:09Z"/>
        </w:trPr>
        <w:tc>
          <w:tcPr>
            <w:tcW w:w="650" w:type="dxa"/>
          </w:tcPr>
          <w:p w14:paraId="21CA8A29" w14:textId="77777777" w:rsidR="001E4D08" w:rsidRDefault="00D6400B">
            <w:pPr>
              <w:rPr>
                <w:del w:id="2512" w:author="OpenAI Codex" w:date="2026-10-11T06:02:09Z"/>
              </w:rPr>
            </w:pPr>
            <w:del w:id="2511" w:author="OpenAI Codex" w:date="2026-10-11T06:02:09Z">
              <w:r>
                <w:rPr>
                  <w:sz w:val="18"/>
                </w:rPr>
                <w:delText>1</w:delText>
              </w:r>
            </w:del>
          </w:p>
        </w:tc>
        <w:tc>
          <w:tcPr>
            <w:tcW w:w="3050" w:type="dxa"/>
          </w:tcPr>
          <w:p w14:paraId="7222F892" w14:textId="77777777" w:rsidR="001E4D08" w:rsidRDefault="00D6400B">
            <w:pPr>
              <w:rPr>
                <w:del w:id="2514" w:author="OpenAI Codex" w:date="2026-10-11T06:02:09Z"/>
              </w:rPr>
            </w:pPr>
            <w:del w:id="2513" w:author="OpenAI Codex" w:date="2026-10-11T06:02:09Z">
              <w:r>
                <w:rPr>
                  <w:sz w:val="18"/>
                </w:rPr>
                <w:delText>nine-feature dummy</w:delText>
              </w:r>
            </w:del>
          </w:p>
        </w:tc>
        <w:tc>
          <w:tcPr>
            <w:tcW w:w="1000" w:type="dxa"/>
          </w:tcPr>
          <w:p w14:paraId="42A6E34A" w14:textId="77777777" w:rsidR="001E4D08" w:rsidRDefault="00D6400B">
            <w:pPr>
              <w:rPr>
                <w:del w:id="2516" w:author="OpenAI Codex" w:date="2026-10-11T06:02:09Z"/>
              </w:rPr>
            </w:pPr>
            <w:del w:id="2515" w:author="OpenAI Codex" w:date="2026-10-11T06:02:09Z">
              <w:r>
                <w:rPr>
                  <w:sz w:val="18"/>
                </w:rPr>
                <w:delText>0.1310</w:delText>
              </w:r>
            </w:del>
          </w:p>
        </w:tc>
        <w:tc>
          <w:tcPr>
            <w:tcW w:w="2628" w:type="dxa"/>
          </w:tcPr>
          <w:p w14:paraId="176A5717" w14:textId="77777777" w:rsidR="001E4D08" w:rsidRDefault="00D6400B">
            <w:pPr>
              <w:rPr>
                <w:del w:id="2518" w:author="OpenAI Codex" w:date="2026-10-11T06:02:09Z"/>
              </w:rPr>
            </w:pPr>
            <w:del w:id="2517" w:author="OpenAI Codex" w:date="2026-10-11T06:02:09Z">
              <w:r>
                <w:rPr>
                  <w:sz w:val="18"/>
                </w:rPr>
                <w:delText>0.1449 ± 0.0279</w:delText>
              </w:r>
            </w:del>
          </w:p>
        </w:tc>
        <w:tc>
          <w:tcPr>
            <w:tcW w:w="1600" w:type="dxa"/>
          </w:tcPr>
          <w:p w14:paraId="659BD296" w14:textId="77777777" w:rsidR="001E4D08" w:rsidRDefault="00D6400B">
            <w:pPr>
              <w:rPr>
                <w:del w:id="2520" w:author="OpenAI Codex" w:date="2026-10-11T06:02:09Z"/>
              </w:rPr>
            </w:pPr>
            <w:del w:id="2519" w:author="OpenAI Codex" w:date="2026-10-11T06:02:09Z">
              <w:r>
                <w:rPr>
                  <w:sz w:val="18"/>
                </w:rPr>
                <w:delText>0.1083</w:delText>
              </w:r>
            </w:del>
          </w:p>
        </w:tc>
      </w:tr>
      <w:tr w:rsidR="001E4D08" w14:paraId="453BD0A7" w14:textId="77777777">
        <w:trPr>
          <w:cantSplit/>
          <w:del w:id="2623" w:author="OpenAI Codex" w:date="2026-10-11T06:02:09Z"/>
        </w:trPr>
        <w:tc>
          <w:tcPr>
            <w:tcW w:w="650" w:type="dxa"/>
          </w:tcPr>
          <w:p w14:paraId="39973D33" w14:textId="77777777" w:rsidR="001E4D08" w:rsidRDefault="00D6400B">
            <w:pPr>
              <w:rPr>
                <w:del w:id="2522" w:author="OpenAI Codex" w:date="2026-10-11T06:02:09Z"/>
              </w:rPr>
            </w:pPr>
            <w:del w:id="2521" w:author="OpenAI Codex" w:date="2026-10-11T06:02:09Z">
              <w:r>
                <w:rPr>
                  <w:sz w:val="18"/>
                </w:rPr>
                <w:delText>1</w:delText>
              </w:r>
            </w:del>
          </w:p>
        </w:tc>
        <w:tc>
          <w:tcPr>
            <w:tcW w:w="3050" w:type="dxa"/>
          </w:tcPr>
          <w:p w14:paraId="7A13A7D0" w14:textId="77777777" w:rsidR="001E4D08" w:rsidRDefault="00D6400B">
            <w:pPr>
              <w:rPr>
                <w:del w:id="2524" w:author="OpenAI Codex" w:date="2026-10-11T06:02:09Z"/>
              </w:rPr>
            </w:pPr>
            <w:del w:id="2523" w:author="OpenAI Codex" w:date="2026-10-11T06:02:09Z">
              <w:r>
                <w:rPr>
                  <w:sz w:val="18"/>
                </w:rPr>
                <w:delText>nine-feature plain linear</w:delText>
              </w:r>
            </w:del>
          </w:p>
        </w:tc>
        <w:tc>
          <w:tcPr>
            <w:tcW w:w="1000" w:type="dxa"/>
          </w:tcPr>
          <w:p w14:paraId="5F19D20B" w14:textId="77777777" w:rsidR="001E4D08" w:rsidRDefault="00D6400B">
            <w:pPr>
              <w:rPr>
                <w:del w:id="2526" w:author="OpenAI Codex" w:date="2026-10-11T06:02:09Z"/>
              </w:rPr>
            </w:pPr>
            <w:del w:id="2525" w:author="OpenAI Codex" w:date="2026-10-11T06:02:09Z">
              <w:r>
                <w:rPr>
                  <w:sz w:val="18"/>
                </w:rPr>
                <w:delText>0.1970</w:delText>
              </w:r>
            </w:del>
          </w:p>
        </w:tc>
        <w:tc>
          <w:tcPr>
            <w:tcW w:w="2628" w:type="dxa"/>
          </w:tcPr>
          <w:p w14:paraId="7C9BD705" w14:textId="77777777" w:rsidR="001E4D08" w:rsidRDefault="00D6400B">
            <w:pPr>
              <w:rPr>
                <w:del w:id="2528" w:author="OpenAI Codex" w:date="2026-10-11T06:02:09Z"/>
              </w:rPr>
            </w:pPr>
            <w:del w:id="2527" w:author="OpenAI Codex" w:date="2026-10-11T06:02:09Z">
              <w:r>
                <w:rPr>
                  <w:sz w:val="18"/>
                </w:rPr>
                <w:delText>0.2173 ± 0.0603</w:delText>
              </w:r>
            </w:del>
          </w:p>
        </w:tc>
        <w:tc>
          <w:tcPr>
            <w:tcW w:w="1600" w:type="dxa"/>
          </w:tcPr>
          <w:p w14:paraId="0194D1A8" w14:textId="77777777" w:rsidR="001E4D08" w:rsidRDefault="00D6400B">
            <w:pPr>
              <w:rPr>
                <w:del w:id="2530" w:author="OpenAI Codex" w:date="2026-10-11T06:02:09Z"/>
              </w:rPr>
            </w:pPr>
            <w:del w:id="2529" w:author="OpenAI Codex" w:date="2026-10-11T06:02:09Z">
              <w:r>
                <w:rPr>
                  <w:sz w:val="18"/>
                </w:rPr>
                <w:delText>0.1647</w:delText>
              </w:r>
            </w:del>
          </w:p>
        </w:tc>
      </w:tr>
      <w:tr w:rsidR="001E4D08" w14:paraId="09B5F7E3" w14:textId="77777777">
        <w:trPr>
          <w:cantSplit/>
          <w:del w:id="2624" w:author="OpenAI Codex" w:date="2026-10-11T06:02:09Z"/>
        </w:trPr>
        <w:tc>
          <w:tcPr>
            <w:tcW w:w="650" w:type="dxa"/>
          </w:tcPr>
          <w:p w14:paraId="22C08078" w14:textId="77777777" w:rsidR="001E4D08" w:rsidRDefault="00D6400B">
            <w:pPr>
              <w:rPr>
                <w:del w:id="2532" w:author="OpenAI Codex" w:date="2026-10-11T06:02:09Z"/>
              </w:rPr>
            </w:pPr>
            <w:del w:id="2531" w:author="OpenAI Codex" w:date="2026-10-11T06:02:09Z">
              <w:r>
                <w:rPr>
                  <w:sz w:val="18"/>
                </w:rPr>
                <w:delText>1</w:delText>
              </w:r>
            </w:del>
          </w:p>
        </w:tc>
        <w:tc>
          <w:tcPr>
            <w:tcW w:w="3050" w:type="dxa"/>
          </w:tcPr>
          <w:p w14:paraId="4E0D4CD1" w14:textId="77777777" w:rsidR="001E4D08" w:rsidRDefault="00D6400B">
            <w:pPr>
              <w:rPr>
                <w:del w:id="2534" w:author="OpenAI Codex" w:date="2026-10-11T06:02:09Z"/>
              </w:rPr>
            </w:pPr>
            <w:del w:id="2533" w:author="OpenAI Codex" w:date="2026-10-11T06:02:09Z">
              <w:r>
                <w:rPr>
                  <w:sz w:val="18"/>
                </w:rPr>
                <w:delText>nine-feature single tree</w:delText>
              </w:r>
            </w:del>
          </w:p>
        </w:tc>
        <w:tc>
          <w:tcPr>
            <w:tcW w:w="1000" w:type="dxa"/>
          </w:tcPr>
          <w:p w14:paraId="6F48C3DE" w14:textId="77777777" w:rsidR="001E4D08" w:rsidRDefault="00D6400B">
            <w:pPr>
              <w:rPr>
                <w:del w:id="2536" w:author="OpenAI Codex" w:date="2026-10-11T06:02:09Z"/>
              </w:rPr>
            </w:pPr>
            <w:del w:id="2535" w:author="OpenAI Codex" w:date="2026-10-11T06:02:09Z">
              <w:r>
                <w:rPr>
                  <w:sz w:val="18"/>
                </w:rPr>
                <w:delText>0.1945</w:delText>
              </w:r>
            </w:del>
          </w:p>
        </w:tc>
        <w:tc>
          <w:tcPr>
            <w:tcW w:w="2628" w:type="dxa"/>
          </w:tcPr>
          <w:p w14:paraId="558F0299" w14:textId="77777777" w:rsidR="001E4D08" w:rsidRDefault="00D6400B">
            <w:pPr>
              <w:rPr>
                <w:del w:id="2538" w:author="OpenAI Codex" w:date="2026-10-11T06:02:09Z"/>
              </w:rPr>
            </w:pPr>
            <w:del w:id="2537" w:author="OpenAI Codex" w:date="2026-10-11T06:02:09Z">
              <w:r>
                <w:rPr>
                  <w:sz w:val="18"/>
                </w:rPr>
                <w:delText>0.1839 ± 0.0476</w:delText>
              </w:r>
            </w:del>
          </w:p>
        </w:tc>
        <w:tc>
          <w:tcPr>
            <w:tcW w:w="1600" w:type="dxa"/>
          </w:tcPr>
          <w:p w14:paraId="6A639773" w14:textId="77777777" w:rsidR="001E4D08" w:rsidRDefault="00D6400B">
            <w:pPr>
              <w:rPr>
                <w:del w:id="2540" w:author="OpenAI Codex" w:date="2026-10-11T06:02:09Z"/>
              </w:rPr>
            </w:pPr>
            <w:del w:id="2539" w:author="OpenAI Codex" w:date="2026-10-11T06:02:09Z">
              <w:r>
                <w:rPr>
                  <w:sz w:val="18"/>
                </w:rPr>
                <w:delText>0.1551</w:delText>
              </w:r>
            </w:del>
          </w:p>
        </w:tc>
      </w:tr>
      <w:tr w:rsidR="001E4D08" w14:paraId="7F0AB6BB" w14:textId="77777777">
        <w:trPr>
          <w:cantSplit/>
          <w:del w:id="2625" w:author="OpenAI Codex" w:date="2026-10-11T06:02:09Z"/>
        </w:trPr>
        <w:tc>
          <w:tcPr>
            <w:tcW w:w="650" w:type="dxa"/>
          </w:tcPr>
          <w:p w14:paraId="24F38287" w14:textId="77777777" w:rsidR="001E4D08" w:rsidRDefault="00D6400B">
            <w:pPr>
              <w:rPr>
                <w:del w:id="2542" w:author="OpenAI Codex" w:date="2026-10-11T06:02:09Z"/>
              </w:rPr>
            </w:pPr>
            <w:del w:id="2541" w:author="OpenAI Codex" w:date="2026-10-11T06:02:09Z">
              <w:r>
                <w:rPr>
                  <w:sz w:val="18"/>
                </w:rPr>
                <w:delText>1</w:delText>
              </w:r>
            </w:del>
          </w:p>
        </w:tc>
        <w:tc>
          <w:tcPr>
            <w:tcW w:w="3050" w:type="dxa"/>
          </w:tcPr>
          <w:p w14:paraId="2CE33E53" w14:textId="77777777" w:rsidR="001E4D08" w:rsidRDefault="00D6400B">
            <w:pPr>
              <w:rPr>
                <w:del w:id="2544" w:author="OpenAI Codex" w:date="2026-10-11T06:02:09Z"/>
              </w:rPr>
            </w:pPr>
            <w:del w:id="2543" w:author="OpenAI Codex" w:date="2026-10-11T06:02:09Z">
              <w:r>
                <w:rPr>
                  <w:sz w:val="18"/>
                </w:rPr>
                <w:delText>nine-feature forest</w:delText>
              </w:r>
            </w:del>
          </w:p>
        </w:tc>
        <w:tc>
          <w:tcPr>
            <w:tcW w:w="1000" w:type="dxa"/>
          </w:tcPr>
          <w:p w14:paraId="24DAC25B" w14:textId="77777777" w:rsidR="001E4D08" w:rsidRDefault="00D6400B">
            <w:pPr>
              <w:rPr>
                <w:del w:id="2546" w:author="OpenAI Codex" w:date="2026-10-11T06:02:09Z"/>
              </w:rPr>
            </w:pPr>
            <w:del w:id="2545" w:author="OpenAI Codex" w:date="2026-10-11T06:02:09Z">
              <w:r>
                <w:rPr>
                  <w:sz w:val="18"/>
                </w:rPr>
                <w:delText>0.3132</w:delText>
              </w:r>
            </w:del>
          </w:p>
        </w:tc>
        <w:tc>
          <w:tcPr>
            <w:tcW w:w="2628" w:type="dxa"/>
          </w:tcPr>
          <w:p w14:paraId="775EEC7B" w14:textId="77777777" w:rsidR="001E4D08" w:rsidRDefault="00D6400B">
            <w:pPr>
              <w:rPr>
                <w:del w:id="2548" w:author="OpenAI Codex" w:date="2026-10-11T06:02:09Z"/>
              </w:rPr>
            </w:pPr>
            <w:del w:id="2547" w:author="OpenAI Codex" w:date="2026-10-11T06:02:09Z">
              <w:r>
                <w:rPr>
                  <w:sz w:val="18"/>
                </w:rPr>
                <w:delText>0.2130 ± 0.0541</w:delText>
              </w:r>
            </w:del>
          </w:p>
        </w:tc>
        <w:tc>
          <w:tcPr>
            <w:tcW w:w="1600" w:type="dxa"/>
          </w:tcPr>
          <w:p w14:paraId="0FA31935" w14:textId="77777777" w:rsidR="001E4D08" w:rsidRDefault="00D6400B">
            <w:pPr>
              <w:rPr>
                <w:del w:id="2550" w:author="OpenAI Codex" w:date="2026-10-11T06:02:09Z"/>
              </w:rPr>
            </w:pPr>
            <w:del w:id="2549" w:author="OpenAI Codex" w:date="2026-10-11T06:02:09Z">
              <w:r>
                <w:rPr>
                  <w:sz w:val="18"/>
                </w:rPr>
                <w:delText>0.1724</w:delText>
              </w:r>
            </w:del>
          </w:p>
        </w:tc>
      </w:tr>
      <w:tr w:rsidR="001E4D08" w14:paraId="11B01555" w14:textId="77777777">
        <w:trPr>
          <w:cantSplit/>
          <w:del w:id="2626" w:author="OpenAI Codex" w:date="2026-10-11T06:02:09Z"/>
        </w:trPr>
        <w:tc>
          <w:tcPr>
            <w:tcW w:w="650" w:type="dxa"/>
          </w:tcPr>
          <w:p w14:paraId="591111C7" w14:textId="77777777" w:rsidR="001E4D08" w:rsidRDefault="00D6400B">
            <w:pPr>
              <w:rPr>
                <w:del w:id="2552" w:author="OpenAI Codex" w:date="2026-10-11T06:02:09Z"/>
              </w:rPr>
            </w:pPr>
            <w:del w:id="2551" w:author="OpenAI Codex" w:date="2026-10-11T06:02:09Z">
              <w:r>
                <w:rPr>
                  <w:sz w:val="18"/>
                </w:rPr>
                <w:delText>2</w:delText>
              </w:r>
            </w:del>
          </w:p>
        </w:tc>
        <w:tc>
          <w:tcPr>
            <w:tcW w:w="3050" w:type="dxa"/>
          </w:tcPr>
          <w:p w14:paraId="7EE3E411" w14:textId="77777777" w:rsidR="001E4D08" w:rsidRDefault="00D6400B">
            <w:pPr>
              <w:rPr>
                <w:del w:id="2554" w:author="OpenAI Codex" w:date="2026-10-11T06:02:09Z"/>
              </w:rPr>
            </w:pPr>
            <w:del w:id="2553" w:author="OpenAI Codex" w:date="2026-10-11T06:02:09Z">
              <w:r>
                <w:rPr>
                  <w:sz w:val="18"/>
                </w:rPr>
                <w:delText>expanded raw plain linear</w:delText>
              </w:r>
            </w:del>
          </w:p>
        </w:tc>
        <w:tc>
          <w:tcPr>
            <w:tcW w:w="1000" w:type="dxa"/>
          </w:tcPr>
          <w:p w14:paraId="07B16C25" w14:textId="77777777" w:rsidR="001E4D08" w:rsidRDefault="00D6400B">
            <w:pPr>
              <w:rPr>
                <w:del w:id="2556" w:author="OpenAI Codex" w:date="2026-10-11T06:02:09Z"/>
              </w:rPr>
            </w:pPr>
            <w:del w:id="2555" w:author="OpenAI Codex" w:date="2026-10-11T06:02:09Z">
              <w:r>
                <w:rPr>
                  <w:sz w:val="18"/>
                </w:rPr>
                <w:delText>0.2093</w:delText>
              </w:r>
            </w:del>
          </w:p>
        </w:tc>
        <w:tc>
          <w:tcPr>
            <w:tcW w:w="2628" w:type="dxa"/>
          </w:tcPr>
          <w:p w14:paraId="3C8E869B" w14:textId="77777777" w:rsidR="001E4D08" w:rsidRDefault="00D6400B">
            <w:pPr>
              <w:rPr>
                <w:del w:id="2558" w:author="OpenAI Codex" w:date="2026-10-11T06:02:09Z"/>
              </w:rPr>
            </w:pPr>
            <w:del w:id="2557" w:author="OpenAI Codex" w:date="2026-10-11T06:02:09Z">
              <w:r>
                <w:rPr>
                  <w:sz w:val="18"/>
                </w:rPr>
                <w:delText>0.2254 ± 0.0632</w:delText>
              </w:r>
            </w:del>
          </w:p>
        </w:tc>
        <w:tc>
          <w:tcPr>
            <w:tcW w:w="1600" w:type="dxa"/>
          </w:tcPr>
          <w:p w14:paraId="42CEC6DE" w14:textId="77777777" w:rsidR="001E4D08" w:rsidRDefault="00D6400B">
            <w:pPr>
              <w:rPr>
                <w:del w:id="2560" w:author="OpenAI Codex" w:date="2026-10-11T06:02:09Z"/>
              </w:rPr>
            </w:pPr>
            <w:del w:id="2559" w:author="OpenAI Codex" w:date="2026-10-11T06:02:09Z">
              <w:r>
                <w:rPr>
                  <w:sz w:val="18"/>
                </w:rPr>
                <w:delText>0.1738</w:delText>
              </w:r>
            </w:del>
          </w:p>
        </w:tc>
      </w:tr>
      <w:tr w:rsidR="001E4D08" w14:paraId="44AB62AE" w14:textId="77777777">
        <w:trPr>
          <w:cantSplit/>
          <w:del w:id="2627" w:author="OpenAI Codex" w:date="2026-10-11T06:02:09Z"/>
        </w:trPr>
        <w:tc>
          <w:tcPr>
            <w:tcW w:w="650" w:type="dxa"/>
          </w:tcPr>
          <w:p w14:paraId="2B2F19D3" w14:textId="77777777" w:rsidR="001E4D08" w:rsidRDefault="00D6400B">
            <w:pPr>
              <w:rPr>
                <w:del w:id="2562" w:author="OpenAI Codex" w:date="2026-10-11T06:02:09Z"/>
              </w:rPr>
            </w:pPr>
            <w:del w:id="2561" w:author="OpenAI Codex" w:date="2026-10-11T06:02:09Z">
              <w:r>
                <w:rPr>
                  <w:sz w:val="18"/>
                </w:rPr>
                <w:delText>2</w:delText>
              </w:r>
            </w:del>
          </w:p>
        </w:tc>
        <w:tc>
          <w:tcPr>
            <w:tcW w:w="3050" w:type="dxa"/>
          </w:tcPr>
          <w:p w14:paraId="48FE731E" w14:textId="77777777" w:rsidR="001E4D08" w:rsidRDefault="00D6400B">
            <w:pPr>
              <w:rPr>
                <w:del w:id="2564" w:author="OpenAI Codex" w:date="2026-10-11T06:02:09Z"/>
              </w:rPr>
            </w:pPr>
            <w:del w:id="2563" w:author="OpenAI Codex" w:date="2026-10-11T06:02:09Z">
              <w:r>
                <w:rPr>
                  <w:sz w:val="18"/>
                </w:rPr>
                <w:delText>expanded raw single tree</w:delText>
              </w:r>
            </w:del>
          </w:p>
        </w:tc>
        <w:tc>
          <w:tcPr>
            <w:tcW w:w="1000" w:type="dxa"/>
          </w:tcPr>
          <w:p w14:paraId="649319F7" w14:textId="77777777" w:rsidR="001E4D08" w:rsidRDefault="00D6400B">
            <w:pPr>
              <w:rPr>
                <w:del w:id="2566" w:author="OpenAI Codex" w:date="2026-10-11T06:02:09Z"/>
              </w:rPr>
            </w:pPr>
            <w:del w:id="2565" w:author="OpenAI Codex" w:date="2026-10-11T06:02:09Z">
              <w:r>
                <w:rPr>
                  <w:sz w:val="18"/>
                </w:rPr>
                <w:delText>0.1964</w:delText>
              </w:r>
            </w:del>
          </w:p>
        </w:tc>
        <w:tc>
          <w:tcPr>
            <w:tcW w:w="2628" w:type="dxa"/>
          </w:tcPr>
          <w:p w14:paraId="7A581149" w14:textId="77777777" w:rsidR="001E4D08" w:rsidRDefault="00D6400B">
            <w:pPr>
              <w:rPr>
                <w:del w:id="2568" w:author="OpenAI Codex" w:date="2026-10-11T06:02:09Z"/>
              </w:rPr>
            </w:pPr>
            <w:del w:id="2567" w:author="OpenAI Codex" w:date="2026-10-11T06:02:09Z">
              <w:r>
                <w:rPr>
                  <w:sz w:val="18"/>
                </w:rPr>
                <w:delText>0.1869 ± 0.0506</w:delText>
              </w:r>
            </w:del>
          </w:p>
        </w:tc>
        <w:tc>
          <w:tcPr>
            <w:tcW w:w="1600" w:type="dxa"/>
          </w:tcPr>
          <w:p w14:paraId="1F9C27B1" w14:textId="77777777" w:rsidR="001E4D08" w:rsidRDefault="00D6400B">
            <w:pPr>
              <w:rPr>
                <w:del w:id="2570" w:author="OpenAI Codex" w:date="2026-10-11T06:02:09Z"/>
              </w:rPr>
            </w:pPr>
            <w:del w:id="2569" w:author="OpenAI Codex" w:date="2026-10-11T06:02:09Z">
              <w:r>
                <w:rPr>
                  <w:sz w:val="18"/>
                </w:rPr>
                <w:delText>0.1630</w:delText>
              </w:r>
            </w:del>
          </w:p>
        </w:tc>
      </w:tr>
      <w:tr w:rsidR="001E4D08" w14:paraId="1EDBDB8F" w14:textId="77777777">
        <w:trPr>
          <w:cantSplit/>
          <w:del w:id="2628" w:author="OpenAI Codex" w:date="2026-10-11T06:02:09Z"/>
        </w:trPr>
        <w:tc>
          <w:tcPr>
            <w:tcW w:w="650" w:type="dxa"/>
          </w:tcPr>
          <w:p w14:paraId="7DF57B95" w14:textId="77777777" w:rsidR="001E4D08" w:rsidRDefault="00D6400B">
            <w:pPr>
              <w:rPr>
                <w:del w:id="2572" w:author="OpenAI Codex" w:date="2026-10-11T06:02:09Z"/>
              </w:rPr>
            </w:pPr>
            <w:del w:id="2571" w:author="OpenAI Codex" w:date="2026-10-11T06:02:09Z">
              <w:r>
                <w:rPr>
                  <w:sz w:val="18"/>
                </w:rPr>
                <w:delText>2</w:delText>
              </w:r>
            </w:del>
          </w:p>
        </w:tc>
        <w:tc>
          <w:tcPr>
            <w:tcW w:w="3050" w:type="dxa"/>
          </w:tcPr>
          <w:p w14:paraId="4D93032E" w14:textId="77777777" w:rsidR="001E4D08" w:rsidRDefault="00D6400B">
            <w:pPr>
              <w:rPr>
                <w:del w:id="2574" w:author="OpenAI Codex" w:date="2026-10-11T06:02:09Z"/>
              </w:rPr>
            </w:pPr>
            <w:del w:id="2573" w:author="OpenAI Codex" w:date="2026-10-11T06:02:09Z">
              <w:r>
                <w:rPr>
                  <w:sz w:val="18"/>
                </w:rPr>
                <w:delText>expanded raw forest</w:delText>
              </w:r>
            </w:del>
          </w:p>
        </w:tc>
        <w:tc>
          <w:tcPr>
            <w:tcW w:w="1000" w:type="dxa"/>
          </w:tcPr>
          <w:p w14:paraId="1BEDE5E3" w14:textId="77777777" w:rsidR="001E4D08" w:rsidRDefault="00D6400B">
            <w:pPr>
              <w:rPr>
                <w:del w:id="2576" w:author="OpenAI Codex" w:date="2026-10-11T06:02:09Z"/>
              </w:rPr>
            </w:pPr>
            <w:del w:id="2575" w:author="OpenAI Codex" w:date="2026-10-11T06:02:09Z">
              <w:r>
                <w:rPr>
                  <w:sz w:val="18"/>
                </w:rPr>
                <w:delText>0.2996</w:delText>
              </w:r>
            </w:del>
          </w:p>
        </w:tc>
        <w:tc>
          <w:tcPr>
            <w:tcW w:w="2628" w:type="dxa"/>
          </w:tcPr>
          <w:p w14:paraId="1098F7B4" w14:textId="77777777" w:rsidR="001E4D08" w:rsidRDefault="00D6400B">
            <w:pPr>
              <w:rPr>
                <w:del w:id="2578" w:author="OpenAI Codex" w:date="2026-10-11T06:02:09Z"/>
              </w:rPr>
            </w:pPr>
            <w:del w:id="2577" w:author="OpenAI Codex" w:date="2026-10-11T06:02:09Z">
              <w:r>
                <w:rPr>
                  <w:sz w:val="18"/>
                </w:rPr>
                <w:delText>0.2192 ± 0.0586</w:delText>
              </w:r>
            </w:del>
          </w:p>
        </w:tc>
        <w:tc>
          <w:tcPr>
            <w:tcW w:w="1600" w:type="dxa"/>
          </w:tcPr>
          <w:p w14:paraId="57637DBF" w14:textId="77777777" w:rsidR="001E4D08" w:rsidRDefault="00D6400B">
            <w:pPr>
              <w:rPr>
                <w:del w:id="2580" w:author="OpenAI Codex" w:date="2026-10-11T06:02:09Z"/>
              </w:rPr>
            </w:pPr>
            <w:del w:id="2579" w:author="OpenAI Codex" w:date="2026-10-11T06:02:09Z">
              <w:r>
                <w:rPr>
                  <w:sz w:val="18"/>
                </w:rPr>
                <w:delText>0.1823</w:delText>
              </w:r>
            </w:del>
          </w:p>
        </w:tc>
      </w:tr>
      <w:tr w:rsidR="001E4D08" w14:paraId="3B4CDC0E" w14:textId="77777777">
        <w:trPr>
          <w:cantSplit/>
          <w:del w:id="2629" w:author="OpenAI Codex" w:date="2026-10-11T06:02:09Z"/>
        </w:trPr>
        <w:tc>
          <w:tcPr>
            <w:tcW w:w="650" w:type="dxa"/>
          </w:tcPr>
          <w:p w14:paraId="7382C840" w14:textId="77777777" w:rsidR="001E4D08" w:rsidRDefault="00D6400B">
            <w:pPr>
              <w:rPr>
                <w:del w:id="2582" w:author="OpenAI Codex" w:date="2026-10-11T06:02:09Z"/>
              </w:rPr>
            </w:pPr>
            <w:del w:id="2581" w:author="OpenAI Codex" w:date="2026-10-11T06:02:09Z">
              <w:r>
                <w:rPr>
                  <w:sz w:val="18"/>
                </w:rPr>
                <w:delText>2</w:delText>
              </w:r>
            </w:del>
          </w:p>
        </w:tc>
        <w:tc>
          <w:tcPr>
            <w:tcW w:w="3050" w:type="dxa"/>
          </w:tcPr>
          <w:p w14:paraId="7B492E24" w14:textId="77777777" w:rsidR="001E4D08" w:rsidRDefault="00D6400B">
            <w:pPr>
              <w:rPr>
                <w:del w:id="2584" w:author="OpenAI Codex" w:date="2026-10-11T06:02:09Z"/>
              </w:rPr>
            </w:pPr>
            <w:del w:id="2583" w:author="OpenAI Codex" w:date="2026-10-11T06:02:09Z">
              <w:r>
                <w:rPr>
                  <w:sz w:val="18"/>
                </w:rPr>
                <w:delText>expanded input-log plain linear</w:delText>
              </w:r>
            </w:del>
          </w:p>
        </w:tc>
        <w:tc>
          <w:tcPr>
            <w:tcW w:w="1000" w:type="dxa"/>
          </w:tcPr>
          <w:p w14:paraId="417C14B0" w14:textId="77777777" w:rsidR="001E4D08" w:rsidRDefault="00D6400B">
            <w:pPr>
              <w:rPr>
                <w:del w:id="2586" w:author="OpenAI Codex" w:date="2026-10-11T06:02:09Z"/>
              </w:rPr>
            </w:pPr>
            <w:del w:id="2585" w:author="OpenAI Codex" w:date="2026-10-11T06:02:09Z">
              <w:r>
                <w:rPr>
                  <w:sz w:val="18"/>
                </w:rPr>
                <w:delText>0.2091</w:delText>
              </w:r>
            </w:del>
          </w:p>
        </w:tc>
        <w:tc>
          <w:tcPr>
            <w:tcW w:w="2628" w:type="dxa"/>
          </w:tcPr>
          <w:p w14:paraId="50327648" w14:textId="77777777" w:rsidR="001E4D08" w:rsidRDefault="00D6400B">
            <w:pPr>
              <w:rPr>
                <w:del w:id="2588" w:author="OpenAI Codex" w:date="2026-10-11T06:02:09Z"/>
              </w:rPr>
            </w:pPr>
            <w:del w:id="2587" w:author="OpenAI Codex" w:date="2026-10-11T06:02:09Z">
              <w:r>
                <w:rPr>
                  <w:sz w:val="18"/>
                </w:rPr>
                <w:delText>0.2266 ± 0.0635</w:delText>
              </w:r>
            </w:del>
          </w:p>
        </w:tc>
        <w:tc>
          <w:tcPr>
            <w:tcW w:w="1600" w:type="dxa"/>
          </w:tcPr>
          <w:p w14:paraId="3AF099E6" w14:textId="77777777" w:rsidR="001E4D08" w:rsidRDefault="00D6400B">
            <w:pPr>
              <w:rPr>
                <w:del w:id="2590" w:author="OpenAI Codex" w:date="2026-10-11T06:02:09Z"/>
              </w:rPr>
            </w:pPr>
            <w:del w:id="2589" w:author="OpenAI Codex" w:date="2026-10-11T06:02:09Z">
              <w:r>
                <w:rPr>
                  <w:sz w:val="18"/>
                </w:rPr>
                <w:delText>0.1734</w:delText>
              </w:r>
            </w:del>
          </w:p>
        </w:tc>
      </w:tr>
      <w:tr w:rsidR="001E4D08" w14:paraId="46D3E2AA" w14:textId="77777777">
        <w:trPr>
          <w:cantSplit/>
          <w:del w:id="2630" w:author="OpenAI Codex" w:date="2026-10-11T06:02:09Z"/>
        </w:trPr>
        <w:tc>
          <w:tcPr>
            <w:tcW w:w="650" w:type="dxa"/>
          </w:tcPr>
          <w:p w14:paraId="0EA2D437" w14:textId="77777777" w:rsidR="001E4D08" w:rsidRDefault="00D6400B">
            <w:pPr>
              <w:rPr>
                <w:del w:id="2592" w:author="OpenAI Codex" w:date="2026-10-11T06:02:09Z"/>
              </w:rPr>
            </w:pPr>
            <w:del w:id="2591" w:author="OpenAI Codex" w:date="2026-10-11T06:02:09Z">
              <w:r>
                <w:rPr>
                  <w:sz w:val="18"/>
                </w:rPr>
                <w:delText>2</w:delText>
              </w:r>
            </w:del>
          </w:p>
        </w:tc>
        <w:tc>
          <w:tcPr>
            <w:tcW w:w="3050" w:type="dxa"/>
          </w:tcPr>
          <w:p w14:paraId="17B3EE44" w14:textId="77777777" w:rsidR="001E4D08" w:rsidRDefault="00D6400B">
            <w:pPr>
              <w:rPr>
                <w:del w:id="2594" w:author="OpenAI Codex" w:date="2026-10-11T06:02:09Z"/>
              </w:rPr>
            </w:pPr>
            <w:del w:id="2593" w:author="OpenAI Codex" w:date="2026-10-11T06:02:09Z">
              <w:r>
                <w:rPr>
                  <w:sz w:val="18"/>
                </w:rPr>
                <w:delText>expanded input-log regularized logistic [SELECTED]</w:delText>
              </w:r>
            </w:del>
          </w:p>
        </w:tc>
        <w:tc>
          <w:tcPr>
            <w:tcW w:w="1000" w:type="dxa"/>
          </w:tcPr>
          <w:p w14:paraId="6CC86797" w14:textId="77777777" w:rsidR="001E4D08" w:rsidRDefault="00D6400B">
            <w:pPr>
              <w:rPr>
                <w:del w:id="2596" w:author="OpenAI Codex" w:date="2026-10-11T06:02:09Z"/>
              </w:rPr>
            </w:pPr>
            <w:del w:id="2595" w:author="OpenAI Codex" w:date="2026-10-11T06:02:09Z">
              <w:r>
                <w:rPr>
                  <w:sz w:val="18"/>
                </w:rPr>
                <w:delText>0.2006</w:delText>
              </w:r>
            </w:del>
          </w:p>
        </w:tc>
        <w:tc>
          <w:tcPr>
            <w:tcW w:w="2628" w:type="dxa"/>
          </w:tcPr>
          <w:p w14:paraId="5F3AF13B" w14:textId="77777777" w:rsidR="001E4D08" w:rsidRDefault="00D6400B">
            <w:pPr>
              <w:rPr>
                <w:del w:id="2598" w:author="OpenAI Codex" w:date="2026-10-11T06:02:09Z"/>
              </w:rPr>
            </w:pPr>
            <w:del w:id="2597" w:author="OpenAI Codex" w:date="2026-10-11T06:02:09Z">
              <w:r>
                <w:rPr>
                  <w:sz w:val="18"/>
                </w:rPr>
                <w:delText>0.2349 ± 0.0617</w:delText>
              </w:r>
            </w:del>
          </w:p>
        </w:tc>
        <w:tc>
          <w:tcPr>
            <w:tcW w:w="1600" w:type="dxa"/>
          </w:tcPr>
          <w:p w14:paraId="73455B7E" w14:textId="77777777" w:rsidR="001E4D08" w:rsidRDefault="00D6400B">
            <w:pPr>
              <w:rPr>
                <w:del w:id="2600" w:author="OpenAI Codex" w:date="2026-10-11T06:02:09Z"/>
              </w:rPr>
            </w:pPr>
            <w:del w:id="2599" w:author="OpenAI Codex" w:date="2026-10-11T06:02:09Z">
              <w:r>
                <w:rPr>
                  <w:sz w:val="18"/>
                </w:rPr>
                <w:delText>0.1752</w:delText>
              </w:r>
            </w:del>
          </w:p>
        </w:tc>
      </w:tr>
      <w:tr w:rsidR="001E4D08" w14:paraId="5FB75328" w14:textId="77777777">
        <w:trPr>
          <w:cantSplit/>
          <w:del w:id="2631" w:author="OpenAI Codex" w:date="2026-10-11T06:02:09Z"/>
        </w:trPr>
        <w:tc>
          <w:tcPr>
            <w:tcW w:w="650" w:type="dxa"/>
          </w:tcPr>
          <w:p w14:paraId="49AB7131" w14:textId="77777777" w:rsidR="001E4D08" w:rsidRDefault="00D6400B">
            <w:pPr>
              <w:rPr>
                <w:del w:id="2602" w:author="OpenAI Codex" w:date="2026-10-11T06:02:09Z"/>
              </w:rPr>
            </w:pPr>
            <w:del w:id="2601" w:author="OpenAI Codex" w:date="2026-10-11T06:02:09Z">
              <w:r>
                <w:rPr>
                  <w:sz w:val="18"/>
                </w:rPr>
                <w:delText>2</w:delText>
              </w:r>
            </w:del>
          </w:p>
        </w:tc>
        <w:tc>
          <w:tcPr>
            <w:tcW w:w="3050" w:type="dxa"/>
          </w:tcPr>
          <w:p w14:paraId="5122520C" w14:textId="77777777" w:rsidR="001E4D08" w:rsidRDefault="00D6400B">
            <w:pPr>
              <w:rPr>
                <w:del w:id="2604" w:author="OpenAI Codex" w:date="2026-10-11T06:02:09Z"/>
              </w:rPr>
            </w:pPr>
            <w:del w:id="2603" w:author="OpenAI Codex" w:date="2026-10-11T06:02:09Z">
              <w:r>
                <w:rPr>
                  <w:sz w:val="18"/>
                </w:rPr>
                <w:delText>expanded input-log single tree</w:delText>
              </w:r>
            </w:del>
          </w:p>
        </w:tc>
        <w:tc>
          <w:tcPr>
            <w:tcW w:w="1000" w:type="dxa"/>
          </w:tcPr>
          <w:p w14:paraId="2CB269C2" w14:textId="77777777" w:rsidR="001E4D08" w:rsidRDefault="00D6400B">
            <w:pPr>
              <w:rPr>
                <w:del w:id="2606" w:author="OpenAI Codex" w:date="2026-10-11T06:02:09Z"/>
              </w:rPr>
            </w:pPr>
            <w:del w:id="2605" w:author="OpenAI Codex" w:date="2026-10-11T06:02:09Z">
              <w:r>
                <w:rPr>
                  <w:sz w:val="18"/>
                </w:rPr>
                <w:delText>0.1964</w:delText>
              </w:r>
            </w:del>
          </w:p>
        </w:tc>
        <w:tc>
          <w:tcPr>
            <w:tcW w:w="2628" w:type="dxa"/>
          </w:tcPr>
          <w:p w14:paraId="538FF152" w14:textId="77777777" w:rsidR="001E4D08" w:rsidRDefault="00D6400B">
            <w:pPr>
              <w:rPr>
                <w:del w:id="2608" w:author="OpenAI Codex" w:date="2026-10-11T06:02:09Z"/>
              </w:rPr>
            </w:pPr>
            <w:del w:id="2607" w:author="OpenAI Codex" w:date="2026-10-11T06:02:09Z">
              <w:r>
                <w:rPr>
                  <w:sz w:val="18"/>
                </w:rPr>
                <w:delText>0.1870 ± 0.0506</w:delText>
              </w:r>
            </w:del>
          </w:p>
        </w:tc>
        <w:tc>
          <w:tcPr>
            <w:tcW w:w="1600" w:type="dxa"/>
          </w:tcPr>
          <w:p w14:paraId="5429B952" w14:textId="77777777" w:rsidR="001E4D08" w:rsidRDefault="00D6400B">
            <w:pPr>
              <w:rPr>
                <w:del w:id="2610" w:author="OpenAI Codex" w:date="2026-10-11T06:02:09Z"/>
              </w:rPr>
            </w:pPr>
            <w:del w:id="2609" w:author="OpenAI Codex" w:date="2026-10-11T06:02:09Z">
              <w:r>
                <w:rPr>
                  <w:sz w:val="18"/>
                </w:rPr>
                <w:delText>0.1630</w:delText>
              </w:r>
            </w:del>
          </w:p>
        </w:tc>
      </w:tr>
      <w:tr w:rsidR="001E4D08" w14:paraId="3B77B4B2" w14:textId="77777777">
        <w:trPr>
          <w:cantSplit/>
          <w:del w:id="2632" w:author="OpenAI Codex" w:date="2026-10-11T06:02:09Z"/>
        </w:trPr>
        <w:tc>
          <w:tcPr>
            <w:tcW w:w="650" w:type="dxa"/>
          </w:tcPr>
          <w:p w14:paraId="16FE139B" w14:textId="77777777" w:rsidR="001E4D08" w:rsidRDefault="00D6400B">
            <w:pPr>
              <w:rPr>
                <w:del w:id="2612" w:author="OpenAI Codex" w:date="2026-10-11T06:02:09Z"/>
              </w:rPr>
            </w:pPr>
            <w:del w:id="2611" w:author="OpenAI Codex" w:date="2026-10-11T06:02:09Z">
              <w:r>
                <w:rPr>
                  <w:sz w:val="18"/>
                </w:rPr>
                <w:delText>2</w:delText>
              </w:r>
            </w:del>
          </w:p>
        </w:tc>
        <w:tc>
          <w:tcPr>
            <w:tcW w:w="3050" w:type="dxa"/>
          </w:tcPr>
          <w:p w14:paraId="2C42CE44" w14:textId="77777777" w:rsidR="001E4D08" w:rsidRDefault="00D6400B">
            <w:pPr>
              <w:rPr>
                <w:del w:id="2614" w:author="OpenAI Codex" w:date="2026-10-11T06:02:09Z"/>
              </w:rPr>
            </w:pPr>
            <w:del w:id="2613" w:author="OpenAI Codex" w:date="2026-10-11T06:02:09Z">
              <w:r>
                <w:rPr>
                  <w:sz w:val="18"/>
                </w:rPr>
                <w:delText>expanded input-log forest</w:delText>
              </w:r>
            </w:del>
          </w:p>
        </w:tc>
        <w:tc>
          <w:tcPr>
            <w:tcW w:w="1000" w:type="dxa"/>
          </w:tcPr>
          <w:p w14:paraId="19EFDFF2" w14:textId="77777777" w:rsidR="001E4D08" w:rsidRDefault="00D6400B">
            <w:pPr>
              <w:rPr>
                <w:del w:id="2616" w:author="OpenAI Codex" w:date="2026-10-11T06:02:09Z"/>
              </w:rPr>
            </w:pPr>
            <w:del w:id="2615" w:author="OpenAI Codex" w:date="2026-10-11T06:02:09Z">
              <w:r>
                <w:rPr>
                  <w:sz w:val="18"/>
                </w:rPr>
                <w:delText>0.2996</w:delText>
              </w:r>
            </w:del>
          </w:p>
        </w:tc>
        <w:tc>
          <w:tcPr>
            <w:tcW w:w="2628" w:type="dxa"/>
          </w:tcPr>
          <w:p w14:paraId="226F0734" w14:textId="77777777" w:rsidR="001E4D08" w:rsidRDefault="00D6400B">
            <w:pPr>
              <w:rPr>
                <w:del w:id="2618" w:author="OpenAI Codex" w:date="2026-10-11T06:02:09Z"/>
              </w:rPr>
            </w:pPr>
            <w:del w:id="2617" w:author="OpenAI Codex" w:date="2026-10-11T06:02:09Z">
              <w:r>
                <w:rPr>
                  <w:sz w:val="18"/>
                </w:rPr>
                <w:delText>0.2192 ± 0.0587</w:delText>
              </w:r>
            </w:del>
          </w:p>
        </w:tc>
        <w:tc>
          <w:tcPr>
            <w:tcW w:w="1600" w:type="dxa"/>
          </w:tcPr>
          <w:p w14:paraId="187429E3" w14:textId="77777777" w:rsidR="001E4D08" w:rsidRDefault="00D6400B">
            <w:pPr>
              <w:rPr>
                <w:del w:id="2620" w:author="OpenAI Codex" w:date="2026-10-11T06:02:09Z"/>
              </w:rPr>
            </w:pPr>
            <w:del w:id="2619" w:author="OpenAI Codex" w:date="2026-10-11T06:02:09Z">
              <w:r>
                <w:rPr>
                  <w:sz w:val="18"/>
                </w:rPr>
                <w:delText>0.1823</w:delText>
              </w:r>
            </w:del>
          </w:p>
        </w:tc>
      </w:tr>
    </w:tbl>
    <w:p w14:paraId="7A5BD239" w14:textId="77777777" w:rsidR="001E4D08" w:rsidRDefault="00D6400B">
      <w:pPr>
        <w:rPr>
          <w:del w:id="2636" w:author="OpenAI Codex" w:date="2026-10-11T06:02:09Z"/>
        </w:rPr>
      </w:pPr>
      <w:del w:id="2633" w:author="OpenAI Codex" w:date="2026-10-11T06:02:09Z">
        <w:r>
          <w:delText xml:space="preserve">Classification scores are Average Precision, higher is better. Non-selected terminal classification policies use threshold 0.5; AP is </w:delText>
        </w:r>
      </w:del>
      <w:proofErr w:type="gramStart"/>
      <w:del w:id="2634" w:author="OpenAI Codex" w:date="2026-10-11T06:02:09Z">
        <w:r>
          <w:delText>threshold-independent</w:delText>
        </w:r>
      </w:del>
      <w:proofErr w:type="gramEnd"/>
      <w:del w:id="2635" w:author="OpenAI Codex" w:date="2026-10-11T06:02:09Z">
        <w:r>
          <w:delText>.</w:delText>
        </w:r>
      </w:del>
    </w:p>
    <w:p w14:paraId="2F9CD270" w14:textId="77777777" w:rsidR="001E4D08" w:rsidRDefault="00D6400B">
      <w:pPr>
        <w:pStyle w:val="Heading2"/>
        <w:rPr>
          <w:del w:id="2638" w:author="OpenAI Codex" w:date="2026-10-11T06:02:09Z"/>
        </w:rPr>
      </w:pPr>
      <w:del w:id="2637" w:author="OpenAI Codex" w:date="2026-10-11T06:02:09Z">
        <w:r>
          <w:delText>H.3 Controlled refinement differences</w:delText>
        </w:r>
      </w:del>
    </w:p>
    <w:p w14:paraId="2E41E496" w14:textId="77777777" w:rsidR="001E4D08" w:rsidRDefault="00D6400B">
      <w:pPr>
        <w:rPr>
          <w:del w:id="2644" w:author="OpenAI Codex" w:date="2026-10-11T06:02:09Z"/>
        </w:rPr>
      </w:pPr>
      <w:del w:id="2639" w:author="OpenAI Codex" w:date="2026-10-11T06:02:09Z">
        <w:r>
          <w:delText xml:space="preserve">Regression, feature expansion, plain: mean improvement +0.1035, sample SD 0.0514; improved in 5/5 folds. Positive improvement means lower MAE or higher AP. Pair: </w:delText>
        </w:r>
      </w:del>
      <w:proofErr w:type="spellStart"/>
      <w:del w:id="2640" w:author="OpenAI Codex" w:date="2026-10-11T06:02:09Z">
        <w:r>
          <w:delText>core_plain</w:delText>
        </w:r>
      </w:del>
      <w:proofErr w:type="spellEnd"/>
      <w:del w:id="2641" w:author="OpenAI Codex" w:date="2026-10-11T06:02:09Z">
        <w:r>
          <w:delText xml:space="preserve"> → </w:delText>
        </w:r>
      </w:del>
      <w:proofErr w:type="spellStart"/>
      <w:del w:id="2642" w:author="OpenAI Codex" w:date="2026-10-11T06:02:09Z">
        <w:r>
          <w:delText>expanded_raw_plain</w:delText>
        </w:r>
      </w:del>
      <w:proofErr w:type="spellEnd"/>
      <w:del w:id="2643" w:author="OpenAI Codex" w:date="2026-10-11T06:02:09Z">
        <w:r>
          <w:delText>.</w:delText>
        </w:r>
      </w:del>
    </w:p>
    <w:p w14:paraId="30EB166D" w14:textId="77777777" w:rsidR="001E4D08" w:rsidRDefault="00D6400B">
      <w:pPr>
        <w:rPr>
          <w:del w:id="2650" w:author="OpenAI Codex" w:date="2026-10-11T06:02:09Z"/>
        </w:rPr>
      </w:pPr>
      <w:del w:id="2645" w:author="OpenAI Codex" w:date="2026-10-11T06:02:09Z">
        <w:r>
          <w:delText xml:space="preserve">Regression, feature expansion, tree: mean improvement -0.3152, sample SD 0.6193; improved in 3/5 folds. Positive improvement means lower MAE or higher AP. Pair: </w:delText>
        </w:r>
      </w:del>
      <w:proofErr w:type="spellStart"/>
      <w:del w:id="2646" w:author="OpenAI Codex" w:date="2026-10-11T06:02:09Z">
        <w:r>
          <w:delText>core_tree</w:delText>
        </w:r>
      </w:del>
      <w:proofErr w:type="spellEnd"/>
      <w:del w:id="2647" w:author="OpenAI Codex" w:date="2026-10-11T06:02:09Z">
        <w:r>
          <w:delText xml:space="preserve"> → </w:delText>
        </w:r>
      </w:del>
      <w:proofErr w:type="spellStart"/>
      <w:del w:id="2648" w:author="OpenAI Codex" w:date="2026-10-11T06:02:09Z">
        <w:r>
          <w:delText>expanded_raw_tree</w:delText>
        </w:r>
      </w:del>
      <w:proofErr w:type="spellEnd"/>
      <w:del w:id="2649" w:author="OpenAI Codex" w:date="2026-10-11T06:02:09Z">
        <w:r>
          <w:delText>.</w:delText>
        </w:r>
      </w:del>
    </w:p>
    <w:p w14:paraId="45C81576" w14:textId="77777777" w:rsidR="001E4D08" w:rsidRDefault="00D6400B">
      <w:pPr>
        <w:rPr>
          <w:del w:id="2656" w:author="OpenAI Codex" w:date="2026-10-11T06:02:09Z"/>
        </w:rPr>
      </w:pPr>
      <w:del w:id="2651" w:author="OpenAI Codex" w:date="2026-10-11T06:02:09Z">
        <w:r>
          <w:delText xml:space="preserve">Regression, feature expansion, forest: mean improvement -0.1541, sample SD 0.3218; improved in 2/5 folds. Positive improvement means lower MAE or higher AP. Pair: </w:delText>
        </w:r>
      </w:del>
      <w:proofErr w:type="spellStart"/>
      <w:del w:id="2652" w:author="OpenAI Codex" w:date="2026-10-11T06:02:09Z">
        <w:r>
          <w:delText>core_forest</w:delText>
        </w:r>
      </w:del>
      <w:proofErr w:type="spellEnd"/>
      <w:del w:id="2653" w:author="OpenAI Codex" w:date="2026-10-11T06:02:09Z">
        <w:r>
          <w:delText xml:space="preserve"> → </w:delText>
        </w:r>
      </w:del>
      <w:proofErr w:type="spellStart"/>
      <w:del w:id="2654" w:author="OpenAI Codex" w:date="2026-10-11T06:02:09Z">
        <w:r>
          <w:delText>expanded_raw_forest</w:delText>
        </w:r>
      </w:del>
      <w:proofErr w:type="spellEnd"/>
      <w:del w:id="2655" w:author="OpenAI Codex" w:date="2026-10-11T06:02:09Z">
        <w:r>
          <w:delText>.</w:delText>
        </w:r>
      </w:del>
    </w:p>
    <w:p w14:paraId="27EC1CBF" w14:textId="77777777" w:rsidR="001E4D08" w:rsidRDefault="00D6400B">
      <w:pPr>
        <w:rPr>
          <w:del w:id="2662" w:author="OpenAI Codex" w:date="2026-10-11T06:02:09Z"/>
        </w:rPr>
      </w:pPr>
      <w:del w:id="2657" w:author="OpenAI Codex" w:date="2026-10-11T06:02:09Z">
        <w:r>
          <w:delText xml:space="preserve">Regression, input log1p, plain: mean improvement +0.0886, sample SD 0.0355; improved in 5/5 folds. Positive improvement means lower MAE or higher AP. Pair: </w:delText>
        </w:r>
      </w:del>
      <w:proofErr w:type="spellStart"/>
      <w:del w:id="2658" w:author="OpenAI Codex" w:date="2026-10-11T06:02:09Z">
        <w:r>
          <w:delText>expanded_raw_plain</w:delText>
        </w:r>
      </w:del>
      <w:proofErr w:type="spellEnd"/>
      <w:del w:id="2659" w:author="OpenAI Codex" w:date="2026-10-11T06:02:09Z">
        <w:r>
          <w:delText xml:space="preserve"> → </w:delText>
        </w:r>
      </w:del>
      <w:proofErr w:type="spellStart"/>
      <w:del w:id="2660" w:author="OpenAI Codex" w:date="2026-10-11T06:02:09Z">
        <w:r>
          <w:delText>expanded_inputlog_plain</w:delText>
        </w:r>
      </w:del>
      <w:proofErr w:type="spellEnd"/>
      <w:del w:id="2661" w:author="OpenAI Codex" w:date="2026-10-11T06:02:09Z">
        <w:r>
          <w:delText>.</w:delText>
        </w:r>
      </w:del>
    </w:p>
    <w:p w14:paraId="28178CCD" w14:textId="77777777" w:rsidR="001E4D08" w:rsidRDefault="00D6400B">
      <w:pPr>
        <w:rPr>
          <w:del w:id="2668" w:author="OpenAI Codex" w:date="2026-10-11T06:02:09Z"/>
        </w:rPr>
      </w:pPr>
      <w:del w:id="2663" w:author="OpenAI Codex" w:date="2026-10-11T06:02:09Z">
        <w:r>
          <w:delText xml:space="preserve">Regression, input log1p, forest: mean improvement -0.0002, sample SD 0.0006; improved in 3/5 folds. Positive improvement means lower MAE or higher AP. Pair: </w:delText>
        </w:r>
      </w:del>
      <w:proofErr w:type="spellStart"/>
      <w:del w:id="2664" w:author="OpenAI Codex" w:date="2026-10-11T06:02:09Z">
        <w:r>
          <w:delText>expanded_raw_forest</w:delText>
        </w:r>
      </w:del>
      <w:proofErr w:type="spellEnd"/>
      <w:del w:id="2665" w:author="OpenAI Codex" w:date="2026-10-11T06:02:09Z">
        <w:r>
          <w:delText xml:space="preserve"> → </w:delText>
        </w:r>
      </w:del>
      <w:proofErr w:type="spellStart"/>
      <w:del w:id="2666" w:author="OpenAI Codex" w:date="2026-10-11T06:02:09Z">
        <w:r>
          <w:delText>expanded_inputlog_forest</w:delText>
        </w:r>
      </w:del>
      <w:proofErr w:type="spellEnd"/>
      <w:del w:id="2667" w:author="OpenAI Codex" w:date="2026-10-11T06:02:09Z">
        <w:r>
          <w:delText>.</w:delText>
        </w:r>
      </w:del>
    </w:p>
    <w:p w14:paraId="2A815DE7" w14:textId="77777777" w:rsidR="001E4D08" w:rsidRDefault="00D6400B">
      <w:pPr>
        <w:rPr>
          <w:del w:id="2674" w:author="OpenAI Codex" w:date="2026-10-11T06:02:09Z"/>
        </w:rPr>
      </w:pPr>
      <w:del w:id="2669" w:author="OpenAI Codex" w:date="2026-10-11T06:02:09Z">
        <w:r>
          <w:lastRenderedPageBreak/>
          <w:delText xml:space="preserve">Regression, target log1p, plain: mean improvement +0.1248, sample SD 0.3836; improved in 3/5 folds. Positive improvement means lower MAE or higher AP. Pair: </w:delText>
        </w:r>
      </w:del>
      <w:proofErr w:type="spellStart"/>
      <w:del w:id="2670" w:author="OpenAI Codex" w:date="2026-10-11T06:02:09Z">
        <w:r>
          <w:delText>expanded_inputlog_plain</w:delText>
        </w:r>
      </w:del>
      <w:proofErr w:type="spellEnd"/>
      <w:del w:id="2671" w:author="OpenAI Codex" w:date="2026-10-11T06:02:09Z">
        <w:r>
          <w:delText xml:space="preserve"> → </w:delText>
        </w:r>
      </w:del>
      <w:proofErr w:type="spellStart"/>
      <w:del w:id="2672" w:author="OpenAI Codex" w:date="2026-10-11T06:02:09Z">
        <w:r>
          <w:delText>expanded_log_plain</w:delText>
        </w:r>
      </w:del>
      <w:proofErr w:type="spellEnd"/>
      <w:del w:id="2673" w:author="OpenAI Codex" w:date="2026-10-11T06:02:09Z">
        <w:r>
          <w:delText>.</w:delText>
        </w:r>
      </w:del>
    </w:p>
    <w:p w14:paraId="3FFC410F" w14:textId="77777777" w:rsidR="001E4D08" w:rsidRDefault="00D6400B">
      <w:pPr>
        <w:rPr>
          <w:del w:id="2680" w:author="OpenAI Codex" w:date="2026-10-11T06:02:09Z"/>
        </w:rPr>
      </w:pPr>
      <w:del w:id="2675" w:author="OpenAI Codex" w:date="2026-10-11T06:02:09Z">
        <w:r>
          <w:delText xml:space="preserve">Regression, target log1p, forest: mean improvement +0.7255, sample SD 0.7206; improved in 4/5 folds. Positive improvement means lower MAE or higher AP. Pair: </w:delText>
        </w:r>
      </w:del>
      <w:proofErr w:type="spellStart"/>
      <w:del w:id="2676" w:author="OpenAI Codex" w:date="2026-10-11T06:02:09Z">
        <w:r>
          <w:delText>expanded_inputlog_forest</w:delText>
        </w:r>
      </w:del>
      <w:proofErr w:type="spellEnd"/>
      <w:del w:id="2677" w:author="OpenAI Codex" w:date="2026-10-11T06:02:09Z">
        <w:r>
          <w:delText xml:space="preserve"> → </w:delText>
        </w:r>
      </w:del>
      <w:proofErr w:type="spellStart"/>
      <w:del w:id="2678" w:author="OpenAI Codex" w:date="2026-10-11T06:02:09Z">
        <w:r>
          <w:delText>expanded_log_forest</w:delText>
        </w:r>
      </w:del>
      <w:proofErr w:type="spellEnd"/>
      <w:del w:id="2679" w:author="OpenAI Codex" w:date="2026-10-11T06:02:09Z">
        <w:r>
          <w:delText>.</w:delText>
        </w:r>
      </w:del>
    </w:p>
    <w:p w14:paraId="4B58A3A1" w14:textId="77777777" w:rsidR="001E4D08" w:rsidRDefault="00D6400B">
      <w:pPr>
        <w:rPr>
          <w:del w:id="2686" w:author="OpenAI Codex" w:date="2026-10-11T06:02:09Z"/>
        </w:rPr>
      </w:pPr>
      <w:del w:id="2681" w:author="OpenAI Codex" w:date="2026-10-11T06:02:09Z">
        <w:r>
          <w:delText xml:space="preserve">Regression, L2 regularization: mean improvement +0.0139, sample SD 0.0311; improved in 4/5 folds. Positive improvement means lower MAE or higher AP. Pair: </w:delText>
        </w:r>
      </w:del>
      <w:proofErr w:type="spellStart"/>
      <w:del w:id="2682" w:author="OpenAI Codex" w:date="2026-10-11T06:02:09Z">
        <w:r>
          <w:delText>expanded_log_plain</w:delText>
        </w:r>
      </w:del>
      <w:proofErr w:type="spellEnd"/>
      <w:del w:id="2683" w:author="OpenAI Codex" w:date="2026-10-11T06:02:09Z">
        <w:r>
          <w:delText xml:space="preserve"> → </w:delText>
        </w:r>
      </w:del>
      <w:proofErr w:type="spellStart"/>
      <w:del w:id="2684" w:author="OpenAI Codex" w:date="2026-10-11T06:02:09Z">
        <w:r>
          <w:delText>expanded_log_regularized</w:delText>
        </w:r>
      </w:del>
      <w:proofErr w:type="spellEnd"/>
      <w:del w:id="2685" w:author="OpenAI Codex" w:date="2026-10-11T06:02:09Z">
        <w:r>
          <w:delText>.</w:delText>
        </w:r>
      </w:del>
    </w:p>
    <w:p w14:paraId="228A46C2" w14:textId="77777777" w:rsidR="001E4D08" w:rsidRDefault="00D6400B">
      <w:pPr>
        <w:rPr>
          <w:del w:id="2692" w:author="OpenAI Codex" w:date="2026-10-11T06:02:09Z"/>
        </w:rPr>
      </w:pPr>
      <w:del w:id="2687" w:author="OpenAI Codex" w:date="2026-10-11T06:02:09Z">
        <w:r>
          <w:delText xml:space="preserve">Regression, tree to ensemble: mean improvement -0.1132, sample SD 0.2167; improved in 3/5 folds. Positive improvement means lower MAE or higher AP. Pair: </w:delText>
        </w:r>
      </w:del>
      <w:proofErr w:type="spellStart"/>
      <w:del w:id="2688" w:author="OpenAI Codex" w:date="2026-10-11T06:02:09Z">
        <w:r>
          <w:delText>expanded_log_tree</w:delText>
        </w:r>
      </w:del>
      <w:proofErr w:type="spellEnd"/>
      <w:del w:id="2689" w:author="OpenAI Codex" w:date="2026-10-11T06:02:09Z">
        <w:r>
          <w:delText xml:space="preserve"> → </w:delText>
        </w:r>
      </w:del>
      <w:proofErr w:type="spellStart"/>
      <w:del w:id="2690" w:author="OpenAI Codex" w:date="2026-10-11T06:02:09Z">
        <w:r>
          <w:delText>expanded_log_forest</w:delText>
        </w:r>
      </w:del>
      <w:proofErr w:type="spellEnd"/>
      <w:del w:id="2691" w:author="OpenAI Codex" w:date="2026-10-11T06:02:09Z">
        <w:r>
          <w:delText>.</w:delText>
        </w:r>
      </w:del>
    </w:p>
    <w:p w14:paraId="2DC95034" w14:textId="77777777" w:rsidR="001E4D08" w:rsidRDefault="00D6400B">
      <w:pPr>
        <w:rPr>
          <w:del w:id="2696" w:author="OpenAI Codex" w:date="2026-10-11T06:02:09Z"/>
        </w:rPr>
      </w:pPr>
      <w:del w:id="2693" w:author="OpenAI Codex" w:date="2026-10-11T06:02:09Z">
        <w:r>
          <w:delText xml:space="preserve">Regression, larger leaves: mean improvement +0.1599, sample SD 0.2346; improved in 3/5 folds. Positive improvement means lower MAE or higher AP. Pair: </w:delText>
        </w:r>
      </w:del>
      <w:proofErr w:type="spellStart"/>
      <w:del w:id="2694" w:author="OpenAI Codex" w:date="2026-10-11T06:02:09Z">
        <w:r>
          <w:delText>expanded_log_forest</w:delText>
        </w:r>
      </w:del>
      <w:proofErr w:type="spellEnd"/>
      <w:del w:id="2695" w:author="OpenAI Codex" w:date="2026-10-11T06:02:09Z">
        <w:r>
          <w:delText xml:space="preserve"> → expanded_log_forest_leaf50.</w:delText>
        </w:r>
      </w:del>
    </w:p>
    <w:p w14:paraId="1F16988F" w14:textId="77777777" w:rsidR="001E4D08" w:rsidRDefault="00D6400B">
      <w:pPr>
        <w:rPr>
          <w:del w:id="2702" w:author="OpenAI Codex" w:date="2026-10-11T06:02:09Z"/>
        </w:rPr>
      </w:pPr>
      <w:del w:id="2697" w:author="OpenAI Codex" w:date="2026-10-11T06:02:09Z">
        <w:r>
          <w:delText xml:space="preserve">Regression, 60-day training </w:delText>
        </w:r>
      </w:del>
      <w:proofErr w:type="spellStart"/>
      <w:del w:id="2698" w:author="OpenAI Codex" w:date="2026-10-11T06:02:09Z">
        <w:r>
          <w:delText>cap</w:delText>
        </w:r>
      </w:del>
      <w:proofErr w:type="spellEnd"/>
      <w:del w:id="2699" w:author="OpenAI Codex" w:date="2026-10-11T06:02:09Z">
        <w:r>
          <w:delText xml:space="preserve">: mean improvement +0.0021, sample SD 0.0128; improved in 3/5 folds. Positive improvement means lower MAE or higher AP. Pair: </w:delText>
        </w:r>
      </w:del>
      <w:proofErr w:type="spellStart"/>
      <w:del w:id="2700" w:author="OpenAI Codex" w:date="2026-10-11T06:02:09Z">
        <w:r>
          <w:delText>expanded_log_forest</w:delText>
        </w:r>
      </w:del>
      <w:proofErr w:type="spellEnd"/>
      <w:del w:id="2701" w:author="OpenAI Codex" w:date="2026-10-11T06:02:09Z">
        <w:r>
          <w:delText xml:space="preserve"> → expanded_log_forest_clip60.</w:delText>
        </w:r>
      </w:del>
    </w:p>
    <w:p w14:paraId="40E76C3B" w14:textId="77777777" w:rsidR="001E4D08" w:rsidRDefault="00D6400B">
      <w:pPr>
        <w:rPr>
          <w:del w:id="2708" w:author="OpenAI Codex" w:date="2026-10-11T06:02:09Z"/>
        </w:rPr>
      </w:pPr>
      <w:del w:id="2703" w:author="OpenAI Codex" w:date="2026-10-11T06:02:09Z">
        <w:r>
          <w:delText xml:space="preserve">Classification, feature expansion, plain: mean improvement +0.0081, sample SD 0.0054; improved in 5/5 folds. Positive improvement means lower MAE or higher AP. Pair: </w:delText>
        </w:r>
      </w:del>
      <w:proofErr w:type="spellStart"/>
      <w:del w:id="2704" w:author="OpenAI Codex" w:date="2026-10-11T06:02:09Z">
        <w:r>
          <w:delText>core_plain</w:delText>
        </w:r>
      </w:del>
      <w:proofErr w:type="spellEnd"/>
      <w:del w:id="2705" w:author="OpenAI Codex" w:date="2026-10-11T06:02:09Z">
        <w:r>
          <w:delText xml:space="preserve"> → </w:delText>
        </w:r>
      </w:del>
      <w:proofErr w:type="spellStart"/>
      <w:del w:id="2706" w:author="OpenAI Codex" w:date="2026-10-11T06:02:09Z">
        <w:r>
          <w:delText>expanded_raw_plain</w:delText>
        </w:r>
      </w:del>
      <w:proofErr w:type="spellEnd"/>
      <w:del w:id="2707" w:author="OpenAI Codex" w:date="2026-10-11T06:02:09Z">
        <w:r>
          <w:delText>.</w:delText>
        </w:r>
      </w:del>
    </w:p>
    <w:p w14:paraId="092FFBD0" w14:textId="77777777" w:rsidR="001E4D08" w:rsidRDefault="00D6400B">
      <w:pPr>
        <w:rPr>
          <w:del w:id="2714" w:author="OpenAI Codex" w:date="2026-10-11T06:02:09Z"/>
        </w:rPr>
      </w:pPr>
      <w:del w:id="2709" w:author="OpenAI Codex" w:date="2026-10-11T06:02:09Z">
        <w:r>
          <w:delText xml:space="preserve">Classification, feature expansion, tree: mean improvement +0.0031, sample SD 0.0034; improved in 4/5 folds. Positive improvement means lower MAE or higher AP. Pair: </w:delText>
        </w:r>
      </w:del>
      <w:proofErr w:type="spellStart"/>
      <w:del w:id="2710" w:author="OpenAI Codex" w:date="2026-10-11T06:02:09Z">
        <w:r>
          <w:delText>core_tree</w:delText>
        </w:r>
      </w:del>
      <w:proofErr w:type="spellEnd"/>
      <w:del w:id="2711" w:author="OpenAI Codex" w:date="2026-10-11T06:02:09Z">
        <w:r>
          <w:delText xml:space="preserve"> → </w:delText>
        </w:r>
      </w:del>
      <w:proofErr w:type="spellStart"/>
      <w:del w:id="2712" w:author="OpenAI Codex" w:date="2026-10-11T06:02:09Z">
        <w:r>
          <w:delText>expanded_raw_tree</w:delText>
        </w:r>
      </w:del>
      <w:proofErr w:type="spellEnd"/>
      <w:del w:id="2713" w:author="OpenAI Codex" w:date="2026-10-11T06:02:09Z">
        <w:r>
          <w:delText>.</w:delText>
        </w:r>
      </w:del>
    </w:p>
    <w:p w14:paraId="10DC0F04" w14:textId="77777777" w:rsidR="001E4D08" w:rsidRDefault="00D6400B">
      <w:pPr>
        <w:rPr>
          <w:del w:id="2720" w:author="OpenAI Codex" w:date="2026-10-11T06:02:09Z"/>
        </w:rPr>
      </w:pPr>
      <w:del w:id="2715" w:author="OpenAI Codex" w:date="2026-10-11T06:02:09Z">
        <w:r>
          <w:delText xml:space="preserve">Classification, feature expansion, forest: mean improvement +0.0061, sample SD 0.0066; improved in 4/5 folds. Positive improvement means lower MAE or higher AP. Pair: </w:delText>
        </w:r>
      </w:del>
      <w:proofErr w:type="spellStart"/>
      <w:del w:id="2716" w:author="OpenAI Codex" w:date="2026-10-11T06:02:09Z">
        <w:r>
          <w:delText>core_forest</w:delText>
        </w:r>
      </w:del>
      <w:proofErr w:type="spellEnd"/>
      <w:del w:id="2717" w:author="OpenAI Codex" w:date="2026-10-11T06:02:09Z">
        <w:r>
          <w:delText xml:space="preserve"> → </w:delText>
        </w:r>
      </w:del>
      <w:proofErr w:type="spellStart"/>
      <w:del w:id="2718" w:author="OpenAI Codex" w:date="2026-10-11T06:02:09Z">
        <w:r>
          <w:delText>expanded_raw_forest</w:delText>
        </w:r>
      </w:del>
      <w:proofErr w:type="spellEnd"/>
      <w:del w:id="2719" w:author="OpenAI Codex" w:date="2026-10-11T06:02:09Z">
        <w:r>
          <w:delText>.</w:delText>
        </w:r>
      </w:del>
    </w:p>
    <w:p w14:paraId="6538C59F" w14:textId="77777777" w:rsidR="001E4D08" w:rsidRDefault="00D6400B">
      <w:pPr>
        <w:rPr>
          <w:del w:id="2726" w:author="OpenAI Codex" w:date="2026-10-11T06:02:09Z"/>
        </w:rPr>
      </w:pPr>
      <w:del w:id="2721" w:author="OpenAI Codex" w:date="2026-10-11T06:02:09Z">
        <w:r>
          <w:delText xml:space="preserve">Classification, input log1p, plain: mean improvement +0.0012, sample SD 0.0020; improved in 4/5 folds. Positive improvement means lower MAE or higher AP. Pair: </w:delText>
        </w:r>
      </w:del>
      <w:proofErr w:type="spellStart"/>
      <w:del w:id="2722" w:author="OpenAI Codex" w:date="2026-10-11T06:02:09Z">
        <w:r>
          <w:delText>expanded_raw_plain</w:delText>
        </w:r>
      </w:del>
      <w:proofErr w:type="spellEnd"/>
      <w:del w:id="2723" w:author="OpenAI Codex" w:date="2026-10-11T06:02:09Z">
        <w:r>
          <w:delText xml:space="preserve"> → </w:delText>
        </w:r>
      </w:del>
      <w:proofErr w:type="spellStart"/>
      <w:del w:id="2724" w:author="OpenAI Codex" w:date="2026-10-11T06:02:09Z">
        <w:r>
          <w:delText>expanded_inputlog_plain</w:delText>
        </w:r>
      </w:del>
      <w:proofErr w:type="spellEnd"/>
      <w:del w:id="2725" w:author="OpenAI Codex" w:date="2026-10-11T06:02:09Z">
        <w:r>
          <w:delText>.</w:delText>
        </w:r>
      </w:del>
    </w:p>
    <w:p w14:paraId="4E02554E" w14:textId="77777777" w:rsidR="001E4D08" w:rsidRDefault="00D6400B">
      <w:pPr>
        <w:rPr>
          <w:del w:id="2732" w:author="OpenAI Codex" w:date="2026-10-11T06:02:09Z"/>
        </w:rPr>
      </w:pPr>
      <w:del w:id="2727" w:author="OpenAI Codex" w:date="2026-10-11T06:02:09Z">
        <w:r>
          <w:delText xml:space="preserve">Classification, input log1p, forest: mean improvement +0.0000, sample SD 0.0000; improved in 3/5 folds. Positive improvement means lower MAE or higher AP. Pair: </w:delText>
        </w:r>
      </w:del>
      <w:proofErr w:type="spellStart"/>
      <w:del w:id="2728" w:author="OpenAI Codex" w:date="2026-10-11T06:02:09Z">
        <w:r>
          <w:delText>expanded_raw_forest</w:delText>
        </w:r>
      </w:del>
      <w:proofErr w:type="spellEnd"/>
      <w:del w:id="2729" w:author="OpenAI Codex" w:date="2026-10-11T06:02:09Z">
        <w:r>
          <w:delText xml:space="preserve"> → </w:delText>
        </w:r>
      </w:del>
      <w:proofErr w:type="spellStart"/>
      <w:del w:id="2730" w:author="OpenAI Codex" w:date="2026-10-11T06:02:09Z">
        <w:r>
          <w:delText>expanded_inputlog_forest</w:delText>
        </w:r>
      </w:del>
      <w:proofErr w:type="spellEnd"/>
      <w:del w:id="2731" w:author="OpenAI Codex" w:date="2026-10-11T06:02:09Z">
        <w:r>
          <w:delText>.</w:delText>
        </w:r>
      </w:del>
    </w:p>
    <w:p w14:paraId="4A8F646E" w14:textId="77777777" w:rsidR="001E4D08" w:rsidRDefault="00D6400B">
      <w:pPr>
        <w:rPr>
          <w:del w:id="2738" w:author="OpenAI Codex" w:date="2026-10-11T06:02:09Z"/>
        </w:rPr>
      </w:pPr>
      <w:del w:id="2733" w:author="OpenAI Codex" w:date="2026-10-11T06:02:09Z">
        <w:r>
          <w:delText xml:space="preserve">Classification, L2 regularization: mean improvement +0.0084, sample SD 0.0057; improved in 5/5 folds. Positive improvement means lower MAE or higher AP. Pair: </w:delText>
        </w:r>
      </w:del>
      <w:proofErr w:type="spellStart"/>
      <w:del w:id="2734" w:author="OpenAI Codex" w:date="2026-10-11T06:02:09Z">
        <w:r>
          <w:delText>expanded_inputlog_plain</w:delText>
        </w:r>
      </w:del>
      <w:proofErr w:type="spellEnd"/>
      <w:del w:id="2735" w:author="OpenAI Codex" w:date="2026-10-11T06:02:09Z">
        <w:r>
          <w:delText xml:space="preserve"> → </w:delText>
        </w:r>
      </w:del>
      <w:proofErr w:type="spellStart"/>
      <w:del w:id="2736" w:author="OpenAI Codex" w:date="2026-10-11T06:02:09Z">
        <w:r>
          <w:delText>expanded_inputlog_regularized</w:delText>
        </w:r>
      </w:del>
      <w:proofErr w:type="spellEnd"/>
      <w:del w:id="2737" w:author="OpenAI Codex" w:date="2026-10-11T06:02:09Z">
        <w:r>
          <w:delText>.</w:delText>
        </w:r>
      </w:del>
    </w:p>
    <w:p w14:paraId="7A0CBAA8" w14:textId="77777777" w:rsidR="001E4D08" w:rsidRDefault="00D6400B">
      <w:pPr>
        <w:rPr>
          <w:del w:id="2744" w:author="OpenAI Codex" w:date="2026-10-11T06:02:09Z"/>
        </w:rPr>
      </w:pPr>
      <w:del w:id="2739" w:author="OpenAI Codex" w:date="2026-10-11T06:02:09Z">
        <w:r>
          <w:delText xml:space="preserve">Classification, tree to ensemble: mean improvement +0.0322, sample SD 0.0132; improved in 5/5 folds. Positive improvement means lower MAE or higher AP. Pair: </w:delText>
        </w:r>
      </w:del>
      <w:proofErr w:type="spellStart"/>
      <w:del w:id="2740" w:author="OpenAI Codex" w:date="2026-10-11T06:02:09Z">
        <w:r>
          <w:delText>expanded_inputlog_tree</w:delText>
        </w:r>
      </w:del>
      <w:proofErr w:type="spellEnd"/>
      <w:del w:id="2741" w:author="OpenAI Codex" w:date="2026-10-11T06:02:09Z">
        <w:r>
          <w:delText xml:space="preserve"> → </w:delText>
        </w:r>
      </w:del>
      <w:proofErr w:type="spellStart"/>
      <w:del w:id="2742" w:author="OpenAI Codex" w:date="2026-10-11T06:02:09Z">
        <w:r>
          <w:delText>expanded_inputlog_forest</w:delText>
        </w:r>
      </w:del>
      <w:proofErr w:type="spellEnd"/>
      <w:del w:id="2743" w:author="OpenAI Codex" w:date="2026-10-11T06:02:09Z">
        <w:r>
          <w:delText>.</w:delText>
        </w:r>
      </w:del>
    </w:p>
    <w:p w14:paraId="5561B20C" w14:textId="77777777" w:rsidR="001E4D08" w:rsidRDefault="00D6400B">
      <w:pPr>
        <w:pStyle w:val="Heading2"/>
        <w:rPr>
          <w:del w:id="2746" w:author="OpenAI Codex" w:date="2026-10-11T06:02:09Z"/>
        </w:rPr>
      </w:pPr>
      <w:del w:id="2745" w:author="OpenAI Codex" w:date="2026-10-11T06:02:09Z">
        <w:r>
          <w:delText>H.4 Current diagnostic figures</w:delText>
        </w:r>
      </w:del>
    </w:p>
    <w:p w14:paraId="1FF8494F" w14:textId="77777777" w:rsidR="001E4D08" w:rsidRDefault="00D6400B">
      <w:pPr>
        <w:rPr>
          <w:del w:id="2748" w:author="OpenAI Codex" w:date="2026-10-11T06:02:09Z"/>
        </w:rPr>
      </w:pPr>
      <w:del w:id="2747" w:author="OpenAI Codex" w:date="2026-10-11T06:02:09Z">
        <w:r>
          <w:rPr>
            <w:noProof/>
          </w:rPr>
          <w:drawing>
            <wp:inline distT="0" distB="0" distL="0" distR="0" wp14:anchorId="55B4CB09" wp14:editId="13DDF34F">
              <wp:extent cx="5669280" cy="3239589"/>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_cycle_comparison.png"/>
                      <pic:cNvPicPr/>
                    </pic:nvPicPr>
                    <pic:blipFill>
                      <a:blip r:embed="rId28"/>
                      <a:stretch>
                        <a:fillRect/>
                      </a:stretch>
                    </pic:blipFill>
                    <pic:spPr>
                      <a:xfrm>
                        <a:off x="0" y="0"/>
                        <a:ext cx="5669280" cy="3239589"/>
                      </a:xfrm>
                      <a:prstGeom prst="rect">
                        <a:avLst/>
                      </a:prstGeom>
                    </pic:spPr>
                  </pic:pic>
                </a:graphicData>
              </a:graphic>
            </wp:inline>
          </w:drawing>
        </w:r>
      </w:del>
    </w:p>
    <w:p w14:paraId="1321121A" w14:textId="77777777" w:rsidR="001E4D08" w:rsidRDefault="00D6400B">
      <w:pPr>
        <w:rPr>
          <w:del w:id="2750" w:author="OpenAI Codex" w:date="2026-10-11T06:02:09Z"/>
        </w:rPr>
      </w:pPr>
      <w:del w:id="2749" w:author="OpenAI Codex" w:date="2026-10-11T06:02:09Z">
        <w:r>
          <w:lastRenderedPageBreak/>
          <w:delText>Figure H.1 Five-fold chronological recipe comparison. Error bars are descriptive sample SD; green identifies the development-selected recipe.</w:delText>
        </w:r>
      </w:del>
    </w:p>
    <w:p w14:paraId="76C01DF9" w14:textId="77777777" w:rsidR="001E4D08" w:rsidRDefault="00D6400B">
      <w:pPr>
        <w:rPr>
          <w:del w:id="2752" w:author="OpenAI Codex" w:date="2026-10-11T06:02:09Z"/>
        </w:rPr>
      </w:pPr>
      <w:del w:id="2751" w:author="OpenAI Codex" w:date="2026-10-11T06:02:09Z">
        <w:r>
          <w:rPr>
            <w:noProof/>
          </w:rPr>
          <w:drawing>
            <wp:inline distT="0" distB="0" distL="0" distR="0" wp14:anchorId="44CBEBC6" wp14:editId="5E20EF1B">
              <wp:extent cx="5669280" cy="1744394"/>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diagnostics.png"/>
                      <pic:cNvPicPr/>
                    </pic:nvPicPr>
                    <pic:blipFill>
                      <a:blip r:embed="rId29"/>
                      <a:stretch>
                        <a:fillRect/>
                      </a:stretch>
                    </pic:blipFill>
                    <pic:spPr>
                      <a:xfrm>
                        <a:off x="0" y="0"/>
                        <a:ext cx="5669280" cy="1744394"/>
                      </a:xfrm>
                      <a:prstGeom prst="rect">
                        <a:avLst/>
                      </a:prstGeom>
                    </pic:spPr>
                  </pic:pic>
                </a:graphicData>
              </a:graphic>
            </wp:inline>
          </w:drawing>
        </w:r>
      </w:del>
    </w:p>
    <w:p w14:paraId="434AD1F1" w14:textId="77777777" w:rsidR="001E4D08" w:rsidRDefault="00D6400B">
      <w:pPr>
        <w:rPr>
          <w:del w:id="2754" w:author="OpenAI Codex" w:date="2026-10-11T06:02:09Z"/>
        </w:rPr>
      </w:pPr>
      <w:del w:id="2753" w:author="OpenAI Codex" w:date="2026-10-11T06:02:09Z">
        <w:r>
          <w:delText>Figure H.2 Selected regression terminal diagnostics. Actual/predicted axes use the pooled 99.5th percentile; residual panels retain the recorded residuals.</w:delText>
        </w:r>
      </w:del>
    </w:p>
    <w:p w14:paraId="2864E764" w14:textId="77777777" w:rsidR="001E4D08" w:rsidRDefault="00D6400B">
      <w:pPr>
        <w:rPr>
          <w:del w:id="2756" w:author="OpenAI Codex" w:date="2026-10-11T06:02:09Z"/>
        </w:rPr>
      </w:pPr>
      <w:del w:id="2755" w:author="OpenAI Codex" w:date="2026-10-11T06:02:09Z">
        <w:r>
          <w:rPr>
            <w:noProof/>
          </w:rPr>
          <w:drawing>
            <wp:inline distT="0" distB="0" distL="0" distR="0" wp14:anchorId="3081D964" wp14:editId="007DB177">
              <wp:extent cx="5669280" cy="1744394"/>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diagnostics.png"/>
                      <pic:cNvPicPr/>
                    </pic:nvPicPr>
                    <pic:blipFill>
                      <a:blip r:embed="rId30"/>
                      <a:stretch>
                        <a:fillRect/>
                      </a:stretch>
                    </pic:blipFill>
                    <pic:spPr>
                      <a:xfrm>
                        <a:off x="0" y="0"/>
                        <a:ext cx="5669280" cy="1744394"/>
                      </a:xfrm>
                      <a:prstGeom prst="rect">
                        <a:avLst/>
                      </a:prstGeom>
                    </pic:spPr>
                  </pic:pic>
                </a:graphicData>
              </a:graphic>
            </wp:inline>
          </w:drawing>
        </w:r>
      </w:del>
    </w:p>
    <w:p w14:paraId="420D9CD4" w14:textId="77777777" w:rsidR="001E4D08" w:rsidRDefault="00D6400B">
      <w:pPr>
        <w:rPr>
          <w:del w:id="2758" w:author="OpenAI Codex" w:date="2026-10-11T06:02:09Z"/>
        </w:rPr>
      </w:pPr>
      <w:del w:id="2757" w:author="OpenAI Codex" w:date="2026-10-11T06:02:09Z">
        <w:r>
          <w:delText>Figure H.3 Selected classification terminal diagnostics. The confusion matrix uses the development-frozen threshold 0.13740; ROC and PR summarize ranking, not proven intervention benefit.</w:delText>
        </w:r>
      </w:del>
    </w:p>
    <w:p w14:paraId="1F463F05" w14:textId="77777777" w:rsidR="001E4D08" w:rsidRDefault="00D6400B">
      <w:pPr>
        <w:pStyle w:val="Heading2"/>
        <w:rPr>
          <w:del w:id="2760" w:author="OpenAI Codex" w:date="2026-10-11T06:02:09Z"/>
        </w:rPr>
      </w:pPr>
      <w:del w:id="2759" w:author="OpenAI Codex" w:date="2026-10-11T06:02:09Z">
        <w:r>
          <w:delText>H.5 Selection policy and reproducibility</w:delText>
        </w:r>
      </w:del>
    </w:p>
    <w:p w14:paraId="64EC59A9" w14:textId="77777777" w:rsidR="001E4D08" w:rsidRDefault="00D6400B">
      <w:pPr>
        <w:rPr>
          <w:del w:id="2766" w:author="OpenAI Codex" w:date="2026-10-11T06:02:09Z"/>
        </w:rPr>
      </w:pPr>
      <w:del w:id="2761" w:author="OpenAI Codex" w:date="2026-10-11T06:02:09Z">
        <w:r>
          <w:delText xml:space="preserve">Regression selection: expanded_log_forest_leaf50. Classification selection: </w:delText>
        </w:r>
      </w:del>
      <w:proofErr w:type="spellStart"/>
      <w:del w:id="2762" w:author="OpenAI Codex" w:date="2026-10-11T06:02:09Z">
        <w:r>
          <w:delText>expanded_inputlog_regularized</w:delText>
        </w:r>
      </w:del>
      <w:proofErr w:type="spellEnd"/>
      <w:del w:id="2763" w:author="OpenAI Codex" w:date="2026-10-11T06:02:09Z">
        <w:r>
          <w:delText xml:space="preserve">. Frozen threshold: 0.1374017140. Terminal confusion TP=882, FP=5777, FN=825, TN=8285; illustrative loss=9902, no-alert loss=8535. Selection freeze and policy were saved before terminal scoring. The experiment has </w:delText>
        </w:r>
      </w:del>
      <w:proofErr w:type="gramStart"/>
      <w:del w:id="2764" w:author="OpenAI Codex" w:date="2026-10-11T06:02:09Z">
        <w:r>
          <w:delText>130 fold</w:delText>
        </w:r>
      </w:del>
      <w:proofErr w:type="gramEnd"/>
      <w:del w:id="2765" w:author="OpenAI Codex" w:date="2026-10-11T06:02:09Z">
        <w:r>
          <w:delText xml:space="preserve"> fits and 26 final reference fits; final references do not select replacements from terminal outcomes.</w:delText>
        </w:r>
      </w:del>
    </w:p>
    <w:p w14:paraId="5A38A719" w14:textId="77777777" w:rsidR="001E4D08" w:rsidRDefault="00D6400B">
      <w:pPr>
        <w:rPr>
          <w:del w:id="2776" w:author="OpenAI Codex" w:date="2026-10-11T06:02:09Z"/>
        </w:rPr>
      </w:pPr>
      <w:del w:id="2767" w:author="OpenAI Codex" w:date="2026-10-11T06:02:09Z">
        <w:r>
          <w:delText xml:space="preserve">Reproduce: python -m experiments.experiment_4.run --output artifacts/generated/experiment4-reproduction-01. Verify: python -m </w:delText>
        </w:r>
      </w:del>
      <w:proofErr w:type="gramStart"/>
      <w:del w:id="2768" w:author="OpenAI Codex" w:date="2026-10-11T06:02:09Z">
        <w:r>
          <w:delText>experiments.experiment</w:delText>
        </w:r>
      </w:del>
      <w:proofErr w:type="gramEnd"/>
      <w:del w:id="2769" w:author="OpenAI Codex" w:date="2026-10-11T06:02:09Z">
        <w:r>
          <w:delText>_</w:delText>
        </w:r>
      </w:del>
      <w:proofErr w:type="gramStart"/>
      <w:del w:id="2770" w:author="OpenAI Codex" w:date="2026-10-11T06:02:09Z">
        <w:r>
          <w:delText>4.verify</w:delText>
        </w:r>
      </w:del>
      <w:proofErr w:type="gramEnd"/>
      <w:del w:id="2771" w:author="OpenAI Codex" w:date="2026-10-11T06:02:09Z">
        <w:r>
          <w:delText xml:space="preserve"> --run artifacts/generated/experiment4-reproduction-01. Summarize: python -m </w:delText>
        </w:r>
      </w:del>
      <w:proofErr w:type="gramStart"/>
      <w:del w:id="2772" w:author="OpenAI Codex" w:date="2026-10-11T06:02:09Z">
        <w:r>
          <w:delText>experiments.experiment</w:delText>
        </w:r>
      </w:del>
      <w:proofErr w:type="gramEnd"/>
      <w:del w:id="2773" w:author="OpenAI Codex" w:date="2026-10-11T06:02:09Z">
        <w:r>
          <w:delText>_</w:delText>
        </w:r>
      </w:del>
      <w:proofErr w:type="gramStart"/>
      <w:del w:id="2774" w:author="OpenAI Codex" w:date="2026-10-11T06:02:09Z">
        <w:r>
          <w:delText>4.summarize</w:delText>
        </w:r>
      </w:del>
      <w:proofErr w:type="gramEnd"/>
      <w:del w:id="2775" w:author="OpenAI Codex" w:date="2026-10-11T06:02:09Z">
        <w:r>
          <w:delText xml:space="preserve"> --run artifacts/generated/experiment4-reproduction-01. Use the recorded compatible environment. Every failed run must remain available; do not overwrite accepted evidence.</w:delText>
        </w:r>
      </w:del>
    </w:p>
    <w:sectPr w:rsidR="001E4D08" w:rsidSect="00034616">
      <w:headerReference w:type="default" r:id="rId31"/>
      <w:footerReference w:type="default" r:id="rId32"/>
      <w:footerReference w:type="first" r:id="rId33"/>
      <w:pgSz w:w="11909" w:h="16834"/>
      <w:pgMar w:top="1008" w:right="936" w:bottom="1008" w:left="936" w:header="576" w:footer="576"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u Qianzong" w:date="2026-10-11T04:07:00Z" w:initials="">
    <w:p w14:paraId="27384A70" w14:textId="77777777" w:rsidR="001E4D08" w:rsidRDefault="00D6400B">
      <w:r>
        <w:t>Final audit A02: the matched chronological plain LinearRegression/unpenalized Logistic baseline has not been run. Wording now discloses partial methodological coverage; no evidence was invented.</w:t>
      </w:r>
    </w:p>
  </w:comment>
  <w:comment w:id="1" w:author="Wu Qianzong" w:date="2026-10-11T04:07:00Z" w:initials="">
    <w:p w14:paraId="48275016" w14:textId="77777777" w:rsidR="001E4D08" w:rsidRDefault="00D6400B">
      <w:r>
        <w:t>Final audit A04: historical subgroup metrics are preserved. Bin labels now disclose 186 missing distances plus four valid zeros. No model or diagnostic receipts changed. A corrected boundary diagnostic would require a separate version.</w:t>
      </w:r>
    </w:p>
  </w:comment>
  <w:comment w:id="2" w:author="Wu Qianzong" w:date="2026-10-11T04:07:00Z" w:initials="">
    <w:p w14:paraId="69DDD885" w14:textId="77777777" w:rsidR="001E4D08" w:rsidRDefault="00D6400B">
      <w:r>
        <w:t>Final audit A12: AI scope is updated to include the substantive review/revision assistance. Team members should verify their own contributions and final declaration before submission.</w:t>
      </w:r>
    </w:p>
  </w:comment>
  <w:comment w:id="3" w:author="Wu Qianzong" w:date="2026-10-11T04:07:00Z" w:initials="">
    <w:p w14:paraId="358C7A7D" w14:textId="77777777" w:rsidR="001E4D08" w:rsidRDefault="00D6400B">
      <w:r>
        <w:t>Final audit A06: graphic regenerated from the saved historical cost/confusion-count CSV only. Currency label replaced with illustrative units; no fits, scoring or threshold reselection.</w:t>
      </w:r>
    </w:p>
  </w:comment>
  <w:comment w:id="4" w:author="Wu Qianzong" w:date="2026-10-11T03:29:00Z" w:initials="">
    <w:p w14:paraId="47B1B5EF" w14:textId="77777777" w:rsidR="00755CBB" w:rsidRDefault="00D6400B">
      <w:r>
        <w:t>Approved recheck 6: Figure E.6 regenerated from saved classification probabilities only. Frozen policy τ=0.17, loss=8114 (FP cost 1; FN cost 5). Restored cost curve and corrected marker/title/legend. No model fitting, scoring or policy reselection. Graphic hashes are recorded in the completion audit.</w:t>
      </w:r>
    </w:p>
  </w:comment>
  <w:comment w:id="5" w:author="Wu Qianzong" w:date="2026-10-11T04:07:00Z" w:initials="">
    <w:p w14:paraId="6943D20B" w14:textId="77777777" w:rsidR="001E4D08" w:rsidRDefault="00D6400B">
      <w:r>
        <w:t>Final audit A06: graphic regenerated from the same 77,139-order historical development calendar-month summaries with a descriptive title. No seasonal causal mechanism is established.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384A70" w15:done="0"/>
  <w15:commentEx w15:paraId="48275016" w15:done="0"/>
  <w15:commentEx w15:paraId="69DDD885" w15:done="0"/>
  <w15:commentEx w15:paraId="358C7A7D" w15:done="0"/>
  <w15:commentEx w15:paraId="47B1B5EF" w15:done="0"/>
  <w15:commentEx w15:paraId="6943D20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384A70" w16cid:durableId="27384A70"/>
  <w16cid:commentId w16cid:paraId="48275016" w16cid:durableId="48275016"/>
  <w16cid:commentId w16cid:paraId="69DDD885" w16cid:durableId="69DDD885"/>
  <w16cid:commentId w16cid:paraId="358C7A7D" w16cid:durableId="358C7A7D"/>
  <w16cid:commentId w16cid:paraId="47B1B5EF" w16cid:durableId="47B1B5EF"/>
  <w16cid:commentId w16cid:paraId="6943D20B" w16cid:durableId="6943D2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C4E2" w14:textId="77777777" w:rsidR="007B0CB5" w:rsidRDefault="007B0CB5">
      <w:pPr>
        <w:spacing w:after="0" w:line="240" w:lineRule="auto"/>
      </w:pPr>
      <w:r>
        <w:separator/>
      </w:r>
    </w:p>
  </w:endnote>
  <w:endnote w:type="continuationSeparator" w:id="0">
    <w:p w14:paraId="1C50BB16" w14:textId="77777777" w:rsidR="007B0CB5" w:rsidRDefault="007B0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9D94" w14:textId="367A037A" w:rsidR="006001A2" w:rsidRDefault="00EE501D">
    <w:pPr>
      <w:pStyle w:val="Footer"/>
      <w:jc w:val="center"/>
    </w:pPr>
    <w:r>
      <w:fldChar w:fldCharType="begin"/>
    </w:r>
    <w:r>
      <w:instrText>PAGE</w:instrText>
    </w:r>
    <w:r>
      <w:fldChar w:fldCharType="separate"/>
    </w:r>
    <w:r w:rsidR="002172A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62A6" w14:textId="24A3AEEA" w:rsidR="006001A2" w:rsidRDefault="00EE501D">
    <w:pPr>
      <w:pStyle w:val="Footer"/>
      <w:jc w:val="center"/>
    </w:pPr>
    <w:r>
      <w:fldChar w:fldCharType="begin"/>
    </w:r>
    <w:r>
      <w:instrText>PAGE</w:instrText>
    </w:r>
    <w:r>
      <w:fldChar w:fldCharType="separate"/>
    </w:r>
    <w:r w:rsidR="002172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3264D" w14:textId="77777777" w:rsidR="007B0CB5" w:rsidRDefault="007B0CB5">
      <w:pPr>
        <w:spacing w:after="0" w:line="240" w:lineRule="auto"/>
      </w:pPr>
      <w:r>
        <w:separator/>
      </w:r>
    </w:p>
  </w:footnote>
  <w:footnote w:type="continuationSeparator" w:id="0">
    <w:p w14:paraId="28B6BFE4" w14:textId="77777777" w:rsidR="007B0CB5" w:rsidRDefault="007B0C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34291" w14:textId="77777777" w:rsidR="006001A2" w:rsidRDefault="00EE501D">
    <w:pPr>
      <w:pStyle w:val="Header"/>
      <w:jc w:val="right"/>
    </w:pPr>
    <w:r>
      <w:rPr>
        <w:color w:val="718096"/>
        <w:sz w:val="17"/>
      </w:rPr>
      <w:t>IT5006 Milestone 2 Technical Report | Team 11 (</w:t>
    </w:r>
    <w:proofErr w:type="spellStart"/>
    <w:r>
      <w:rPr>
        <w:color w:val="718096"/>
        <w:sz w:val="17"/>
      </w:rPr>
      <w:t>SmartCommerce</w:t>
    </w:r>
    <w:proofErr w:type="spellEnd"/>
    <w:r>
      <w:rPr>
        <w:color w:val="718096"/>
        <w:sz w:val="17"/>
      </w:rPr>
      <w:t xml:space="preserv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620823">
    <w:abstractNumId w:val="8"/>
  </w:num>
  <w:num w:numId="2" w16cid:durableId="293756223">
    <w:abstractNumId w:val="6"/>
  </w:num>
  <w:num w:numId="3" w16cid:durableId="1804732349">
    <w:abstractNumId w:val="5"/>
  </w:num>
  <w:num w:numId="4" w16cid:durableId="535629443">
    <w:abstractNumId w:val="4"/>
  </w:num>
  <w:num w:numId="5" w16cid:durableId="1265117755">
    <w:abstractNumId w:val="7"/>
  </w:num>
  <w:num w:numId="6" w16cid:durableId="446201296">
    <w:abstractNumId w:val="3"/>
  </w:num>
  <w:num w:numId="7" w16cid:durableId="1410342415">
    <w:abstractNumId w:val="2"/>
  </w:num>
  <w:num w:numId="8" w16cid:durableId="277570565">
    <w:abstractNumId w:val="1"/>
  </w:num>
  <w:num w:numId="9" w16cid:durableId="927511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u Qianzong">
    <w15:presenceInfo w15:providerId="AD" w15:userId="S::e1539257@u.nus.edu::f57a17b4-4dc2-40d3-9e1b-a51a87713b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C29"/>
    <w:rsid w:val="000C3D7B"/>
    <w:rsid w:val="000F6F53"/>
    <w:rsid w:val="0015074B"/>
    <w:rsid w:val="001E4D08"/>
    <w:rsid w:val="0020124A"/>
    <w:rsid w:val="002172A0"/>
    <w:rsid w:val="0029639D"/>
    <w:rsid w:val="00302C5F"/>
    <w:rsid w:val="00316981"/>
    <w:rsid w:val="00326F90"/>
    <w:rsid w:val="003273DE"/>
    <w:rsid w:val="00354BC4"/>
    <w:rsid w:val="004121CE"/>
    <w:rsid w:val="00521806"/>
    <w:rsid w:val="005274CE"/>
    <w:rsid w:val="00563A45"/>
    <w:rsid w:val="00582F13"/>
    <w:rsid w:val="00595143"/>
    <w:rsid w:val="005C43DF"/>
    <w:rsid w:val="006001A2"/>
    <w:rsid w:val="00755CBB"/>
    <w:rsid w:val="007B0CB5"/>
    <w:rsid w:val="007C6158"/>
    <w:rsid w:val="00824AA6"/>
    <w:rsid w:val="008F044C"/>
    <w:rsid w:val="00965466"/>
    <w:rsid w:val="009D5544"/>
    <w:rsid w:val="00A14966"/>
    <w:rsid w:val="00AA1D8D"/>
    <w:rsid w:val="00AA7BD0"/>
    <w:rsid w:val="00B47730"/>
    <w:rsid w:val="00BF315A"/>
    <w:rsid w:val="00C535DB"/>
    <w:rsid w:val="00CB0664"/>
    <w:rsid w:val="00DC7DA0"/>
    <w:rsid w:val="00E332DC"/>
    <w:rsid w:val="00EB7E1E"/>
    <w:rsid w:val="00ED48A6"/>
    <w:rsid w:val="00EE501D"/>
    <w:rsid w:val="00EE5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D44F4C-0617-4A12-A3D5-7AD64BA3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cs="Times New Roman"/>
      <w:color w:val="1A1A1A"/>
    </w:rPr>
  </w:style>
  <w:style w:type="paragraph" w:styleId="Heading1">
    <w:name w:val="heading 1"/>
    <w:basedOn w:val="Normal"/>
    <w:next w:val="Normal"/>
    <w:link w:val="Heading1Char"/>
    <w:uiPriority w:val="9"/>
    <w:qFormat/>
    <w:rsid w:val="00FC693F"/>
    <w:pPr>
      <w:keepNext/>
      <w:keepLines/>
      <w:spacing w:before="320" w:after="100"/>
      <w:outlineLvl w:val="0"/>
    </w:pPr>
    <w:rPr>
      <w:b/>
      <w:bCs/>
      <w:color w:val="0F2A4A"/>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1E3A5F"/>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b/>
      <w:bCs/>
      <w:color w:val="2D37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400" w:after="160"/>
      <w:contextualSpacing/>
    </w:pPr>
    <w:rPr>
      <w:b/>
      <w:color w:val="0F2A4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i/>
      <w:iCs/>
      <w:color w:val="3341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64" w:lineRule="auto"/>
    </w:pPr>
    <w:rPr>
      <w:b/>
      <w:bCs/>
      <w:color w:val="2B2B2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E501D"/>
    <w:pPr>
      <w:spacing w:after="0" w:line="240" w:lineRule="auto"/>
    </w:pPr>
    <w:rPr>
      <w:rFonts w:ascii="Times New Roman" w:eastAsia="Times New Roman" w:hAnsi="Times New Roman" w:cs="Times New Roman"/>
      <w:color w:val="1A1A1A"/>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1A1A1A"/>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github.com/wuqianzong/Team11_IT5006_Ecommerce_Analytics_AY2627Sem1" TargetMode="External"/><Relationship Id="rId30" Type="http://schemas.openxmlformats.org/officeDocument/2006/relationships/image" Target="media/image18.png"/><Relationship Id="rId35" Type="http://schemas.microsoft.com/office/2011/relationships/people" Target="people.xml"/><Relationship Id="rId8" Type="http://schemas.openxmlformats.org/officeDocument/2006/relationships/hyperlink" Target="https://github.com/wuqianzong/Team11_IT5006_Ecommerce_Analytics_AY2627Sem1" TargetMode="External"/><Relationship Id="rId37" Type="http://schemas.openxmlformats.org/officeDocument/2006/relationships/image" Target="media/logical_image1.png"/><Relationship Id="rId38" Type="http://schemas.openxmlformats.org/officeDocument/2006/relationships/image" Target="media/logical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48</Pages>
  <Words>14018</Words>
  <Characters>79907</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IT5006 Milestone 2 Final Technical &amp; Strategic Report</vt:lpstr>
    </vt:vector>
  </TitlesOfParts>
  <Manager/>
  <Company/>
  <LinksUpToDate>false</LinksUpToDate>
  <CharactersWithSpaces>93738</CharactersWithSpaces>
  <SharedDoc>false</SharedDoc>
  <HyperlinkBase/>
  <HLinks>
    <vt:vector size="12" baseType="variant">
      <vt:variant>
        <vt:i4>1769559</vt:i4>
      </vt:variant>
      <vt:variant>
        <vt:i4>3</vt:i4>
      </vt:variant>
      <vt:variant>
        <vt:i4>0</vt:i4>
      </vt:variant>
      <vt:variant>
        <vt:i4>5</vt:i4>
      </vt:variant>
      <vt:variant>
        <vt:lpwstr>https://github.com/wuqianzong/Team11_IT5006_Ecommerce_Analytics_AY2627Sem1</vt:lpwstr>
      </vt:variant>
      <vt:variant>
        <vt:lpwstr/>
      </vt:variant>
      <vt:variant>
        <vt:i4>1769559</vt:i4>
      </vt:variant>
      <vt:variant>
        <vt:i4>0</vt:i4>
      </vt:variant>
      <vt:variant>
        <vt:i4>0</vt:i4>
      </vt:variant>
      <vt:variant>
        <vt:i4>5</vt:i4>
      </vt:variant>
      <vt:variant>
        <vt:lpwstr>https://github.com/wuqianzong/Team11_IT5006_Ecommerce_Analytics_AY2627Sem1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IT5006 Milestone 2 Final Technical &amp; Strategic Report</dc:title>
  <dc:subject>Order-Placement Fulfilment Lead Time and Detractor Risk Modeling</dc:subject>
  <dc:creator>Team 11 (SmartCommerce Analytics)</dc:creator>
  <cp:keywords/>
  <dc:description>Master compiled Word document containing all text, tables, formulas, and high-resolution charts.</dc:description>
  <cp:lastModifiedBy>Wu Qianzong</cp:lastModifiedBy>
  <cp:revision>7</cp:revision>
  <dcterms:created xsi:type="dcterms:W3CDTF">2013-12-23T23:15:00Z</dcterms:created>
  <dcterms:modified xsi:type="dcterms:W3CDTF">2026-10-11T05:50:00Z</dcterms:modified>
  <cp:category/>
</cp:coreProperties>
</file>